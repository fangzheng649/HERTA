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3"/>
        <w:tblpPr w:leftFromText="180" w:rightFromText="180" w:vertAnchor="text" w:horzAnchor="margin" w:tblpXSpec="center" w:tblpY="158"/>
        <w:tblW w:w="973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6"/>
        <w:gridCol w:w="1516"/>
        <w:gridCol w:w="236"/>
        <w:gridCol w:w="2719"/>
        <w:gridCol w:w="1134"/>
        <w:gridCol w:w="1131"/>
        <w:gridCol w:w="1470"/>
        <w:gridCol w:w="360"/>
        <w:gridCol w:w="6"/>
      </w:tblGrid>
      <w:tr w14:paraId="432DD7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6" w:type="dxa"/>
          <w:trHeight w:val="245" w:hRule="exact"/>
          <w:jc w:val="center"/>
        </w:trPr>
        <w:tc>
          <w:tcPr>
            <w:tcW w:w="9732" w:type="dxa"/>
            <w:gridSpan w:val="8"/>
            <w:tcBorders>
              <w:top w:val="thinThickSmallGap" w:color="FF0000" w:sz="24" w:space="0"/>
              <w:left w:val="thinThickSmallGap" w:color="FF0000" w:sz="24" w:space="0"/>
              <w:bottom w:val="nil"/>
              <w:right w:val="thickThinSmallGap" w:color="FF0000" w:sz="24" w:space="0"/>
            </w:tcBorders>
            <w:noWrap w:val="0"/>
            <w:vAlign w:val="top"/>
          </w:tcPr>
          <w:p w14:paraId="1E47F636">
            <w:pPr>
              <w:spacing w:line="240" w:lineRule="auto"/>
              <w:ind w:firstLine="0" w:firstLineChars="0"/>
              <w:jc w:val="center"/>
              <w:rPr>
                <w:rFonts w:hAnsi="Calibri"/>
                <w:sz w:val="21"/>
                <w:szCs w:val="22"/>
              </w:rPr>
            </w:pPr>
            <w:bookmarkStart w:id="179" w:name="_GoBack"/>
            <w:bookmarkEnd w:id="179"/>
          </w:p>
        </w:tc>
      </w:tr>
      <w:tr w14:paraId="341AAE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6" w:type="dxa"/>
          <w:cantSplit/>
          <w:trHeight w:val="525" w:hRule="atLeast"/>
          <w:jc w:val="center"/>
        </w:trPr>
        <w:tc>
          <w:tcPr>
            <w:tcW w:w="5637" w:type="dxa"/>
            <w:gridSpan w:val="4"/>
            <w:vMerge w:val="restart"/>
            <w:tcBorders>
              <w:top w:val="nil"/>
              <w:left w:val="thinThickSmallGap" w:color="FF0000" w:sz="24" w:space="0"/>
              <w:right w:val="nil"/>
            </w:tcBorders>
            <w:noWrap w:val="0"/>
            <w:vAlign w:val="top"/>
          </w:tcPr>
          <w:p w14:paraId="1F081277">
            <w:pPr>
              <w:spacing w:line="240" w:lineRule="auto"/>
              <w:ind w:firstLine="0" w:firstLineChars="0"/>
              <w:rPr>
                <w:rFonts w:hAnsi="Calibri"/>
                <w:sz w:val="21"/>
                <w:szCs w:val="22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 w:val="0"/>
            <w:vAlign w:val="bottom"/>
          </w:tcPr>
          <w:p w14:paraId="6D40E05F">
            <w:pPr>
              <w:wordWrap w:val="0"/>
              <w:spacing w:line="240" w:lineRule="auto"/>
              <w:ind w:firstLine="0" w:firstLineChars="0"/>
              <w:jc w:val="center"/>
              <w:rPr>
                <w:rFonts w:hAnsi="Calibri"/>
                <w:b/>
                <w:bCs/>
                <w:color w:val="FF0000"/>
                <w:sz w:val="21"/>
                <w:szCs w:val="21"/>
              </w:rPr>
            </w:pPr>
            <w:r>
              <w:rPr>
                <w:rFonts w:hAnsi="Calibri"/>
                <w:b/>
                <w:bCs/>
                <w:color w:val="FF0000"/>
                <w:sz w:val="21"/>
                <w:szCs w:val="21"/>
              </w:rPr>
              <w:t>编    号</w:t>
            </w:r>
          </w:p>
        </w:tc>
        <w:tc>
          <w:tcPr>
            <w:tcW w:w="2601" w:type="dxa"/>
            <w:gridSpan w:val="2"/>
            <w:tcBorders>
              <w:top w:val="nil"/>
              <w:left w:val="nil"/>
              <w:bottom w:val="single" w:color="FF0000" w:sz="4" w:space="0"/>
              <w:right w:val="nil"/>
            </w:tcBorders>
            <w:noWrap w:val="0"/>
            <w:vAlign w:val="bottom"/>
          </w:tcPr>
          <w:p w14:paraId="40D1E9F8">
            <w:pPr>
              <w:spacing w:line="240" w:lineRule="auto"/>
              <w:ind w:firstLine="0" w:firstLineChars="0"/>
              <w:jc w:val="center"/>
              <w:rPr>
                <w:rFonts w:hAnsi="Calibri"/>
                <w:b/>
                <w:color w:val="000000"/>
                <w:sz w:val="21"/>
                <w:szCs w:val="21"/>
              </w:rPr>
            </w:pPr>
            <w:r>
              <w:rPr>
                <w:rFonts w:hAnsi="Calibri"/>
                <w:b/>
                <w:color w:val="000000"/>
                <w:sz w:val="21"/>
                <w:szCs w:val="21"/>
              </w:rPr>
              <w:t>MCMI-01-PL03-Z-XY01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thickThinSmallGap" w:color="FF0000" w:sz="24" w:space="0"/>
            </w:tcBorders>
            <w:noWrap w:val="0"/>
            <w:vAlign w:val="bottom"/>
          </w:tcPr>
          <w:p w14:paraId="18AEAA77">
            <w:pPr>
              <w:spacing w:line="240" w:lineRule="auto"/>
              <w:ind w:firstLine="0" w:firstLineChars="0"/>
              <w:jc w:val="center"/>
              <w:rPr>
                <w:rFonts w:hAnsi="Calibri"/>
                <w:b/>
                <w:bCs/>
                <w:sz w:val="10"/>
                <w:szCs w:val="22"/>
              </w:rPr>
            </w:pPr>
          </w:p>
        </w:tc>
      </w:tr>
      <w:tr w14:paraId="7B6D53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6" w:type="dxa"/>
          <w:cantSplit/>
          <w:trHeight w:val="522" w:hRule="atLeast"/>
          <w:jc w:val="center"/>
        </w:trPr>
        <w:tc>
          <w:tcPr>
            <w:tcW w:w="5637" w:type="dxa"/>
            <w:gridSpan w:val="4"/>
            <w:vMerge w:val="continue"/>
            <w:tcBorders>
              <w:left w:val="thinThickSmallGap" w:color="FF0000" w:sz="24" w:space="0"/>
              <w:right w:val="nil"/>
            </w:tcBorders>
            <w:noWrap w:val="0"/>
            <w:vAlign w:val="top"/>
          </w:tcPr>
          <w:p w14:paraId="08DAA147">
            <w:pPr>
              <w:spacing w:line="240" w:lineRule="auto"/>
              <w:ind w:firstLine="0" w:firstLineChars="0"/>
              <w:jc w:val="center"/>
              <w:rPr>
                <w:rFonts w:hAnsi="Calibri"/>
                <w:sz w:val="21"/>
                <w:szCs w:val="22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 w:val="0"/>
            <w:vAlign w:val="bottom"/>
          </w:tcPr>
          <w:p w14:paraId="6DD98893">
            <w:pPr>
              <w:wordWrap w:val="0"/>
              <w:spacing w:line="240" w:lineRule="auto"/>
              <w:ind w:firstLine="0" w:firstLineChars="0"/>
              <w:jc w:val="center"/>
              <w:rPr>
                <w:rFonts w:hAnsi="Calibri"/>
                <w:b/>
                <w:bCs/>
                <w:color w:val="FF0000"/>
                <w:sz w:val="21"/>
                <w:szCs w:val="21"/>
              </w:rPr>
            </w:pPr>
            <w:r>
              <w:rPr>
                <w:rFonts w:hAnsi="Calibri"/>
                <w:b/>
                <w:bCs/>
                <w:color w:val="FF0000"/>
                <w:sz w:val="21"/>
                <w:szCs w:val="21"/>
              </w:rPr>
              <w:t>密    级</w:t>
            </w:r>
          </w:p>
        </w:tc>
        <w:tc>
          <w:tcPr>
            <w:tcW w:w="2601" w:type="dxa"/>
            <w:gridSpan w:val="2"/>
            <w:tcBorders>
              <w:top w:val="single" w:color="FF0000" w:sz="4" w:space="0"/>
              <w:left w:val="nil"/>
              <w:bottom w:val="single" w:color="FF0000" w:sz="4" w:space="0"/>
              <w:right w:val="nil"/>
            </w:tcBorders>
            <w:noWrap w:val="0"/>
            <w:vAlign w:val="bottom"/>
          </w:tcPr>
          <w:p w14:paraId="61BFACBB">
            <w:pPr>
              <w:spacing w:line="240" w:lineRule="auto"/>
              <w:ind w:firstLine="0" w:firstLineChars="0"/>
              <w:jc w:val="center"/>
              <w:rPr>
                <w:rFonts w:hAnsi="Calibri"/>
                <w:b/>
                <w:bCs/>
                <w:sz w:val="21"/>
                <w:szCs w:val="22"/>
              </w:rPr>
            </w:pPr>
            <w:r>
              <w:rPr>
                <w:rFonts w:hint="eastAsia" w:hAnsi="Calibri"/>
                <w:b/>
                <w:bCs/>
                <w:sz w:val="21"/>
                <w:szCs w:val="22"/>
              </w:rPr>
              <w:t>公开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thickThinSmallGap" w:color="FF0000" w:sz="24" w:space="0"/>
            </w:tcBorders>
            <w:noWrap w:val="0"/>
            <w:vAlign w:val="bottom"/>
          </w:tcPr>
          <w:p w14:paraId="6E84E1FE">
            <w:pPr>
              <w:spacing w:line="240" w:lineRule="auto"/>
              <w:ind w:firstLine="0" w:firstLineChars="0"/>
              <w:jc w:val="center"/>
              <w:rPr>
                <w:rFonts w:hAnsi="Calibri"/>
                <w:b/>
                <w:bCs/>
                <w:sz w:val="10"/>
                <w:szCs w:val="22"/>
              </w:rPr>
            </w:pPr>
          </w:p>
        </w:tc>
      </w:tr>
      <w:tr w14:paraId="3A1310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6" w:type="dxa"/>
          <w:cantSplit/>
          <w:trHeight w:val="525" w:hRule="atLeast"/>
          <w:jc w:val="center"/>
        </w:trPr>
        <w:tc>
          <w:tcPr>
            <w:tcW w:w="5637" w:type="dxa"/>
            <w:gridSpan w:val="4"/>
            <w:vMerge w:val="continue"/>
            <w:tcBorders>
              <w:left w:val="thinThickSmallGap" w:color="FF0000" w:sz="24" w:space="0"/>
              <w:right w:val="nil"/>
            </w:tcBorders>
            <w:noWrap w:val="0"/>
            <w:vAlign w:val="top"/>
          </w:tcPr>
          <w:p w14:paraId="0334E0BC">
            <w:pPr>
              <w:spacing w:line="240" w:lineRule="auto"/>
              <w:ind w:firstLine="0" w:firstLineChars="0"/>
              <w:jc w:val="center"/>
              <w:rPr>
                <w:rFonts w:hAnsi="Calibri"/>
                <w:sz w:val="21"/>
                <w:szCs w:val="22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 w:val="0"/>
            <w:vAlign w:val="bottom"/>
          </w:tcPr>
          <w:p w14:paraId="1E491F36">
            <w:pPr>
              <w:spacing w:line="240" w:lineRule="auto"/>
              <w:ind w:firstLine="0" w:firstLineChars="0"/>
              <w:jc w:val="center"/>
              <w:rPr>
                <w:rFonts w:hAnsi="Calibri"/>
                <w:b/>
                <w:bCs/>
                <w:color w:val="FF0000"/>
                <w:sz w:val="21"/>
                <w:szCs w:val="21"/>
              </w:rPr>
            </w:pPr>
            <w:r>
              <w:rPr>
                <w:rFonts w:hint="eastAsia" w:hAnsi="Calibri"/>
                <w:b/>
                <w:bCs/>
                <w:color w:val="FF0000"/>
                <w:sz w:val="21"/>
                <w:szCs w:val="21"/>
              </w:rPr>
              <w:t xml:space="preserve">页 </w:t>
            </w:r>
            <w:r>
              <w:rPr>
                <w:rFonts w:hAnsi="Calibri"/>
                <w:b/>
                <w:bCs/>
                <w:color w:val="FF0000"/>
                <w:sz w:val="21"/>
                <w:szCs w:val="21"/>
              </w:rPr>
              <w:t xml:space="preserve">   </w:t>
            </w:r>
            <w:r>
              <w:rPr>
                <w:rFonts w:hint="eastAsia" w:hAnsi="Calibri"/>
                <w:b/>
                <w:bCs/>
                <w:color w:val="FF0000"/>
                <w:sz w:val="21"/>
                <w:szCs w:val="21"/>
              </w:rPr>
              <w:t>数</w:t>
            </w:r>
          </w:p>
        </w:tc>
        <w:tc>
          <w:tcPr>
            <w:tcW w:w="2601" w:type="dxa"/>
            <w:gridSpan w:val="2"/>
            <w:tcBorders>
              <w:top w:val="single" w:color="FF0000" w:sz="4" w:space="0"/>
              <w:left w:val="nil"/>
              <w:bottom w:val="single" w:color="FF0000" w:sz="4" w:space="0"/>
              <w:right w:val="nil"/>
            </w:tcBorders>
            <w:noWrap w:val="0"/>
            <w:vAlign w:val="bottom"/>
          </w:tcPr>
          <w:p w14:paraId="7A5518B9">
            <w:pPr>
              <w:spacing w:line="240" w:lineRule="auto"/>
              <w:ind w:firstLine="0" w:firstLineChars="0"/>
              <w:jc w:val="center"/>
              <w:rPr>
                <w:rFonts w:hAnsi="Calibri"/>
                <w:b/>
                <w:bCs/>
                <w:sz w:val="21"/>
                <w:szCs w:val="22"/>
              </w:rPr>
            </w:pPr>
            <w:r>
              <w:rPr>
                <w:rFonts w:hint="eastAsia" w:hAnsi="Calibri"/>
                <w:b/>
                <w:bCs/>
                <w:sz w:val="21"/>
                <w:szCs w:val="22"/>
              </w:rPr>
              <w:t>Z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thickThinSmallGap" w:color="FF0000" w:sz="24" w:space="0"/>
            </w:tcBorders>
            <w:noWrap w:val="0"/>
            <w:vAlign w:val="bottom"/>
          </w:tcPr>
          <w:p w14:paraId="2BC962B7">
            <w:pPr>
              <w:spacing w:line="240" w:lineRule="auto"/>
              <w:ind w:firstLine="0" w:firstLineChars="0"/>
              <w:jc w:val="center"/>
              <w:rPr>
                <w:rFonts w:hAnsi="Calibri"/>
                <w:b/>
                <w:bCs/>
                <w:sz w:val="10"/>
                <w:szCs w:val="22"/>
              </w:rPr>
            </w:pPr>
          </w:p>
        </w:tc>
      </w:tr>
      <w:tr w14:paraId="13E745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6" w:type="dxa"/>
          <w:cantSplit/>
          <w:trHeight w:val="525" w:hRule="atLeast"/>
          <w:jc w:val="center"/>
        </w:trPr>
        <w:tc>
          <w:tcPr>
            <w:tcW w:w="5637" w:type="dxa"/>
            <w:gridSpan w:val="4"/>
            <w:vMerge w:val="continue"/>
            <w:tcBorders>
              <w:left w:val="thinThickSmallGap" w:color="FF0000" w:sz="24" w:space="0"/>
              <w:bottom w:val="nil"/>
              <w:right w:val="nil"/>
            </w:tcBorders>
            <w:noWrap w:val="0"/>
            <w:vAlign w:val="top"/>
          </w:tcPr>
          <w:p w14:paraId="0436F7E0">
            <w:pPr>
              <w:spacing w:line="240" w:lineRule="auto"/>
              <w:ind w:firstLine="0" w:firstLineChars="0"/>
              <w:jc w:val="center"/>
              <w:rPr>
                <w:rFonts w:hAnsi="Calibri"/>
                <w:sz w:val="21"/>
                <w:szCs w:val="22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 w:val="0"/>
            <w:vAlign w:val="bottom"/>
          </w:tcPr>
          <w:p w14:paraId="44506EF3">
            <w:pPr>
              <w:spacing w:line="240" w:lineRule="auto"/>
              <w:ind w:firstLine="0" w:firstLineChars="0"/>
              <w:jc w:val="center"/>
              <w:rPr>
                <w:rFonts w:hAnsi="Calibri"/>
                <w:b/>
                <w:bCs/>
                <w:color w:val="FF0000"/>
                <w:sz w:val="21"/>
                <w:szCs w:val="21"/>
              </w:rPr>
            </w:pPr>
            <w:r>
              <w:rPr>
                <w:rFonts w:hint="eastAsia" w:hAnsi="Calibri"/>
                <w:b/>
                <w:bCs/>
                <w:color w:val="FF0000"/>
                <w:sz w:val="21"/>
                <w:szCs w:val="21"/>
              </w:rPr>
              <w:t xml:space="preserve">阶 </w:t>
            </w:r>
            <w:r>
              <w:rPr>
                <w:rFonts w:hAnsi="Calibri"/>
                <w:b/>
                <w:bCs/>
                <w:color w:val="FF0000"/>
                <w:sz w:val="21"/>
                <w:szCs w:val="21"/>
              </w:rPr>
              <w:t xml:space="preserve">   </w:t>
            </w:r>
            <w:r>
              <w:rPr>
                <w:rFonts w:hint="eastAsia" w:hAnsi="Calibri"/>
                <w:b/>
                <w:bCs/>
                <w:color w:val="FF0000"/>
                <w:sz w:val="21"/>
                <w:szCs w:val="21"/>
              </w:rPr>
              <w:t>段</w:t>
            </w:r>
          </w:p>
        </w:tc>
        <w:tc>
          <w:tcPr>
            <w:tcW w:w="2601" w:type="dxa"/>
            <w:gridSpan w:val="2"/>
            <w:tcBorders>
              <w:top w:val="single" w:color="FF0000" w:sz="4" w:space="0"/>
              <w:left w:val="nil"/>
              <w:bottom w:val="single" w:color="FF0000" w:sz="4" w:space="0"/>
              <w:right w:val="nil"/>
            </w:tcBorders>
            <w:noWrap w:val="0"/>
            <w:vAlign w:val="bottom"/>
          </w:tcPr>
          <w:p w14:paraId="1FA9F211">
            <w:pPr>
              <w:spacing w:line="240" w:lineRule="auto"/>
              <w:ind w:firstLine="0" w:firstLineChars="0"/>
              <w:jc w:val="center"/>
              <w:rPr>
                <w:rFonts w:hint="eastAsia" w:hAnsi="Calibri"/>
                <w:b/>
                <w:bCs/>
                <w:sz w:val="21"/>
                <w:szCs w:val="22"/>
              </w:rPr>
            </w:pPr>
            <w:r>
              <w:rPr>
                <w:rFonts w:hint="eastAsia" w:hAnsi="Calibri"/>
                <w:b/>
                <w:bCs/>
                <w:sz w:val="21"/>
                <w:szCs w:val="22"/>
              </w:rPr>
              <w:t>46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thickThinSmallGap" w:color="FF0000" w:sz="24" w:space="0"/>
            </w:tcBorders>
            <w:noWrap w:val="0"/>
            <w:vAlign w:val="bottom"/>
          </w:tcPr>
          <w:p w14:paraId="5384A350">
            <w:pPr>
              <w:spacing w:line="240" w:lineRule="auto"/>
              <w:ind w:firstLine="0" w:firstLineChars="0"/>
              <w:jc w:val="center"/>
              <w:rPr>
                <w:rFonts w:hAnsi="Calibri"/>
                <w:b/>
                <w:bCs/>
                <w:sz w:val="10"/>
                <w:szCs w:val="22"/>
              </w:rPr>
            </w:pPr>
          </w:p>
        </w:tc>
      </w:tr>
      <w:tr w14:paraId="0FB542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6" w:type="dxa"/>
          <w:cantSplit/>
          <w:trHeight w:val="930" w:hRule="atLeast"/>
          <w:jc w:val="center"/>
        </w:trPr>
        <w:tc>
          <w:tcPr>
            <w:tcW w:w="9732" w:type="dxa"/>
            <w:gridSpan w:val="8"/>
            <w:tcBorders>
              <w:top w:val="nil"/>
              <w:left w:val="thinThickSmallGap" w:color="FF0000" w:sz="24" w:space="0"/>
              <w:bottom w:val="nil"/>
              <w:right w:val="thickThinSmallGap" w:color="FF0000" w:sz="24" w:space="0"/>
            </w:tcBorders>
            <w:noWrap w:val="0"/>
            <w:vAlign w:val="bottom"/>
          </w:tcPr>
          <w:p w14:paraId="36F4E9F1">
            <w:pPr>
              <w:spacing w:line="240" w:lineRule="auto"/>
              <w:ind w:firstLine="0" w:firstLineChars="0"/>
              <w:jc w:val="center"/>
              <w:rPr>
                <w:rFonts w:hAnsi="Calibri"/>
                <w:b/>
                <w:bCs/>
                <w:sz w:val="32"/>
                <w:szCs w:val="32"/>
              </w:rPr>
            </w:pPr>
          </w:p>
        </w:tc>
      </w:tr>
      <w:tr w14:paraId="67952F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6" w:type="dxa"/>
          <w:trHeight w:val="1093" w:hRule="atLeast"/>
          <w:jc w:val="center"/>
        </w:trPr>
        <w:tc>
          <w:tcPr>
            <w:tcW w:w="9732" w:type="dxa"/>
            <w:gridSpan w:val="8"/>
            <w:tcBorders>
              <w:top w:val="nil"/>
              <w:left w:val="thinThickSmallGap" w:color="FF0000" w:sz="24" w:space="0"/>
              <w:bottom w:val="nil"/>
              <w:right w:val="thickThinSmallGap" w:color="FF0000" w:sz="24" w:space="0"/>
            </w:tcBorders>
            <w:noWrap w:val="0"/>
            <w:vAlign w:val="bottom"/>
          </w:tcPr>
          <w:tbl>
            <w:tblPr>
              <w:tblStyle w:val="43"/>
              <w:tblpPr w:leftFromText="180" w:rightFromText="180" w:vertAnchor="text" w:horzAnchor="margin" w:tblpXSpec="center" w:tblpY="169"/>
              <w:tblOverlap w:val="never"/>
              <w:tblW w:w="7230" w:type="dxa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560"/>
              <w:gridCol w:w="240"/>
              <w:gridCol w:w="5430"/>
            </w:tblGrid>
            <w:tr w14:paraId="7EC29850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cantSplit/>
                <w:trHeight w:val="995" w:hRule="atLeast"/>
              </w:trPr>
              <w:tc>
                <w:tcPr>
                  <w:tcW w:w="1560" w:type="dxa"/>
                  <w:noWrap w:val="0"/>
                  <w:vAlign w:val="bottom"/>
                </w:tcPr>
                <w:p w14:paraId="4EE43BD8">
                  <w:pPr>
                    <w:ind w:firstLine="0" w:firstLineChars="0"/>
                    <w:jc w:val="center"/>
                    <w:rPr>
                      <w:rFonts w:hAnsi="Calibri"/>
                      <w:b/>
                      <w:bCs/>
                      <w:color w:val="FF0000"/>
                      <w:sz w:val="32"/>
                      <w:szCs w:val="32"/>
                    </w:rPr>
                  </w:pPr>
                  <w:r>
                    <w:rPr>
                      <w:rFonts w:hAnsi="Calibri"/>
                      <w:b/>
                      <w:bCs/>
                      <w:color w:val="FF0000"/>
                      <w:sz w:val="32"/>
                      <w:szCs w:val="32"/>
                    </w:rPr>
                    <w:t>型号代号</w:t>
                  </w:r>
                </w:p>
              </w:tc>
              <w:tc>
                <w:tcPr>
                  <w:tcW w:w="240" w:type="dxa"/>
                  <w:tcBorders>
                    <w:left w:val="nil"/>
                    <w:bottom w:val="single" w:color="FF0000" w:sz="4" w:space="0"/>
                  </w:tcBorders>
                  <w:noWrap w:val="0"/>
                  <w:vAlign w:val="bottom"/>
                </w:tcPr>
                <w:p w14:paraId="2DB7C10D">
                  <w:pPr>
                    <w:ind w:firstLine="0" w:firstLineChars="0"/>
                    <w:jc w:val="center"/>
                    <w:rPr>
                      <w:rFonts w:hAnsi="Calibri"/>
                      <w:b/>
                      <w:bCs/>
                      <w:sz w:val="21"/>
                      <w:szCs w:val="22"/>
                    </w:rPr>
                  </w:pPr>
                </w:p>
              </w:tc>
              <w:tc>
                <w:tcPr>
                  <w:tcW w:w="5430" w:type="dxa"/>
                  <w:tcBorders>
                    <w:left w:val="nil"/>
                    <w:bottom w:val="single" w:color="FF0000" w:sz="4" w:space="0"/>
                  </w:tcBorders>
                  <w:noWrap w:val="0"/>
                  <w:vAlign w:val="bottom"/>
                </w:tcPr>
                <w:p w14:paraId="7CE37E1C">
                  <w:pPr>
                    <w:spacing w:line="240" w:lineRule="auto"/>
                    <w:ind w:firstLine="0" w:firstLineChars="0"/>
                    <w:rPr>
                      <w:rFonts w:hAnsi="Calibri"/>
                      <w:b/>
                      <w:bCs/>
                      <w:sz w:val="32"/>
                      <w:szCs w:val="32"/>
                    </w:rPr>
                  </w:pPr>
                </w:p>
              </w:tc>
            </w:tr>
            <w:tr w14:paraId="2FACD5AB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cantSplit/>
                <w:trHeight w:val="1111" w:hRule="exact"/>
              </w:trPr>
              <w:tc>
                <w:tcPr>
                  <w:tcW w:w="1560" w:type="dxa"/>
                  <w:noWrap w:val="0"/>
                  <w:vAlign w:val="bottom"/>
                </w:tcPr>
                <w:p w14:paraId="5FAAAEB3">
                  <w:pPr>
                    <w:ind w:firstLine="0" w:firstLineChars="0"/>
                    <w:jc w:val="center"/>
                    <w:rPr>
                      <w:rFonts w:hAnsi="Calibri"/>
                      <w:b/>
                      <w:color w:val="FF0000"/>
                      <w:sz w:val="32"/>
                      <w:szCs w:val="32"/>
                    </w:rPr>
                  </w:pPr>
                  <w:r>
                    <w:rPr>
                      <w:rFonts w:hAnsi="Calibri"/>
                      <w:b/>
                      <w:color w:val="FF0000"/>
                      <w:sz w:val="32"/>
                      <w:szCs w:val="32"/>
                    </w:rPr>
                    <w:t>文件名称</w:t>
                  </w:r>
                </w:p>
              </w:tc>
              <w:tc>
                <w:tcPr>
                  <w:tcW w:w="240" w:type="dxa"/>
                  <w:tcBorders>
                    <w:top w:val="single" w:color="FF0000" w:sz="4" w:space="0"/>
                    <w:left w:val="nil"/>
                    <w:bottom w:val="single" w:color="FF0000" w:sz="4" w:space="0"/>
                  </w:tcBorders>
                  <w:noWrap w:val="0"/>
                  <w:vAlign w:val="bottom"/>
                </w:tcPr>
                <w:p w14:paraId="0FD57741">
                  <w:pPr>
                    <w:ind w:firstLine="0" w:firstLineChars="0"/>
                    <w:jc w:val="center"/>
                    <w:rPr>
                      <w:rFonts w:hAnsi="Calibri"/>
                      <w:b/>
                      <w:bCs/>
                      <w:sz w:val="21"/>
                      <w:szCs w:val="22"/>
                    </w:rPr>
                  </w:pPr>
                </w:p>
              </w:tc>
              <w:tc>
                <w:tcPr>
                  <w:tcW w:w="5430" w:type="dxa"/>
                  <w:tcBorders>
                    <w:top w:val="single" w:color="FF0000" w:sz="4" w:space="0"/>
                    <w:left w:val="nil"/>
                    <w:bottom w:val="single" w:color="FF0000" w:sz="4" w:space="0"/>
                  </w:tcBorders>
                  <w:noWrap w:val="0"/>
                  <w:vAlign w:val="bottom"/>
                </w:tcPr>
                <w:p w14:paraId="2E34E965">
                  <w:pPr>
                    <w:spacing w:line="240" w:lineRule="auto"/>
                    <w:ind w:firstLine="0" w:firstLineChars="0"/>
                    <w:jc w:val="left"/>
                    <w:rPr>
                      <w:rFonts w:hint="eastAsia"/>
                      <w:b/>
                      <w:bCs/>
                      <w:sz w:val="30"/>
                      <w:szCs w:val="30"/>
                    </w:rPr>
                  </w:pPr>
                  <w:r>
                    <w:rPr>
                      <w:rFonts w:hint="eastAsia"/>
                      <w:b/>
                      <w:bCs/>
                      <w:sz w:val="30"/>
                      <w:szCs w:val="30"/>
                    </w:rPr>
                    <w:t>MCMI星座卫星AI处理机CAN总线</w:t>
                  </w:r>
                </w:p>
                <w:p w14:paraId="1D81B5D4">
                  <w:pPr>
                    <w:spacing w:line="240" w:lineRule="auto"/>
                    <w:ind w:firstLine="0" w:firstLineChars="0"/>
                    <w:jc w:val="left"/>
                    <w:rPr>
                      <w:rFonts w:hAnsi="Calibri"/>
                      <w:b/>
                      <w:bCs/>
                      <w:sz w:val="30"/>
                      <w:szCs w:val="30"/>
                    </w:rPr>
                  </w:pPr>
                  <w:r>
                    <w:rPr>
                      <w:rFonts w:hint="eastAsia"/>
                      <w:b/>
                      <w:bCs/>
                      <w:sz w:val="30"/>
                      <w:szCs w:val="30"/>
                    </w:rPr>
                    <w:t>通信协议</w:t>
                  </w:r>
                </w:p>
              </w:tc>
            </w:tr>
          </w:tbl>
          <w:p w14:paraId="7CE1675A">
            <w:pPr>
              <w:spacing w:line="240" w:lineRule="auto"/>
              <w:ind w:firstLine="0" w:firstLineChars="0"/>
              <w:jc w:val="center"/>
              <w:rPr>
                <w:rFonts w:hAnsi="Calibri"/>
                <w:b/>
                <w:bCs/>
                <w:sz w:val="21"/>
                <w:szCs w:val="22"/>
              </w:rPr>
            </w:pPr>
          </w:p>
        </w:tc>
      </w:tr>
      <w:tr w14:paraId="35F63A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6" w:type="dxa"/>
          <w:trHeight w:val="1623" w:hRule="atLeast"/>
          <w:jc w:val="center"/>
        </w:trPr>
        <w:tc>
          <w:tcPr>
            <w:tcW w:w="9732" w:type="dxa"/>
            <w:gridSpan w:val="8"/>
            <w:tcBorders>
              <w:top w:val="nil"/>
              <w:left w:val="thinThickSmallGap" w:color="FF0000" w:sz="24" w:space="0"/>
              <w:bottom w:val="nil"/>
              <w:right w:val="thickThinSmallGap" w:color="FF0000" w:sz="24" w:space="0"/>
            </w:tcBorders>
            <w:noWrap w:val="0"/>
            <w:vAlign w:val="bottom"/>
          </w:tcPr>
          <w:p w14:paraId="076C1E0C">
            <w:pPr>
              <w:tabs>
                <w:tab w:val="left" w:pos="-200"/>
              </w:tabs>
              <w:spacing w:line="240" w:lineRule="auto"/>
              <w:ind w:left="-228" w:leftChars="-95" w:firstLineChars="95"/>
              <w:jc w:val="left"/>
              <w:rPr>
                <w:rFonts w:hAnsi="Calibri"/>
                <w:b/>
                <w:bCs/>
                <w:sz w:val="21"/>
                <w:szCs w:val="22"/>
              </w:rPr>
            </w:pPr>
            <w:r>
              <w:rPr>
                <w:rFonts w:hint="eastAsia" w:hAnsi="Calibri"/>
                <w:b/>
                <w:bCs/>
                <w:sz w:val="21"/>
                <w:szCs w:val="22"/>
              </w:rPr>
              <w:tab/>
            </w:r>
          </w:p>
          <w:p w14:paraId="789CA2BF">
            <w:pPr>
              <w:spacing w:line="240" w:lineRule="auto"/>
              <w:ind w:firstLine="0" w:firstLineChars="0"/>
              <w:jc w:val="center"/>
              <w:rPr>
                <w:rFonts w:hAnsi="Calibri"/>
                <w:b/>
                <w:bCs/>
                <w:sz w:val="21"/>
                <w:szCs w:val="22"/>
              </w:rPr>
            </w:pPr>
          </w:p>
        </w:tc>
      </w:tr>
      <w:tr w14:paraId="709A6B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4" w:hRule="exact"/>
          <w:jc w:val="center"/>
        </w:trPr>
        <w:tc>
          <w:tcPr>
            <w:tcW w:w="1166" w:type="dxa"/>
            <w:vMerge w:val="restart"/>
            <w:tcBorders>
              <w:top w:val="nil"/>
              <w:left w:val="thinThickSmallGap" w:color="FF0000" w:sz="24" w:space="0"/>
              <w:right w:val="nil"/>
            </w:tcBorders>
            <w:noWrap w:val="0"/>
            <w:vAlign w:val="center"/>
          </w:tcPr>
          <w:p w14:paraId="416C8447">
            <w:pPr>
              <w:spacing w:line="240" w:lineRule="auto"/>
              <w:ind w:firstLine="0" w:firstLineChars="0"/>
              <w:jc w:val="center"/>
              <w:rPr>
                <w:rFonts w:hAnsi="Calibri"/>
                <w:b/>
                <w:bCs/>
                <w:color w:val="FF0000"/>
                <w:sz w:val="28"/>
                <w:szCs w:val="28"/>
              </w:rPr>
            </w:pPr>
          </w:p>
        </w:tc>
        <w:tc>
          <w:tcPr>
            <w:tcW w:w="151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bottom"/>
          </w:tcPr>
          <w:p w14:paraId="799D9984">
            <w:pPr>
              <w:spacing w:line="240" w:lineRule="auto"/>
              <w:ind w:firstLine="0" w:firstLineChars="0"/>
              <w:jc w:val="center"/>
              <w:rPr>
                <w:rFonts w:hAnsi="Calibri"/>
                <w:b/>
                <w:bCs/>
                <w:color w:val="FF0000"/>
                <w:sz w:val="28"/>
                <w:szCs w:val="28"/>
              </w:rPr>
            </w:pPr>
            <w:r>
              <w:rPr>
                <w:rFonts w:hAnsi="Calibri"/>
                <w:b/>
                <w:bCs/>
                <w:color w:val="FF0000"/>
                <w:sz w:val="28"/>
                <w:szCs w:val="28"/>
              </w:rPr>
              <w:t>编制单位</w:t>
            </w:r>
          </w:p>
        </w:tc>
        <w:tc>
          <w:tcPr>
            <w:tcW w:w="236" w:type="dxa"/>
            <w:tcBorders>
              <w:top w:val="nil"/>
              <w:left w:val="nil"/>
              <w:bottom w:val="single" w:color="FF0000" w:sz="4" w:space="0"/>
              <w:right w:val="nil"/>
            </w:tcBorders>
            <w:noWrap w:val="0"/>
            <w:vAlign w:val="bottom"/>
          </w:tcPr>
          <w:p w14:paraId="2475CB01">
            <w:pPr>
              <w:spacing w:line="240" w:lineRule="auto"/>
              <w:ind w:firstLine="0" w:firstLineChars="0"/>
              <w:jc w:val="center"/>
              <w:rPr>
                <w:rFonts w:hAnsi="Calibri"/>
                <w:b/>
                <w:bCs/>
                <w:sz w:val="28"/>
                <w:szCs w:val="28"/>
              </w:rPr>
            </w:pPr>
          </w:p>
        </w:tc>
        <w:tc>
          <w:tcPr>
            <w:tcW w:w="4984" w:type="dxa"/>
            <w:gridSpan w:val="3"/>
            <w:tcBorders>
              <w:top w:val="nil"/>
              <w:left w:val="nil"/>
              <w:bottom w:val="single" w:color="FF0000" w:sz="4" w:space="0"/>
              <w:right w:val="nil"/>
            </w:tcBorders>
            <w:noWrap w:val="0"/>
            <w:vAlign w:val="bottom"/>
          </w:tcPr>
          <w:p w14:paraId="3658088D">
            <w:pPr>
              <w:spacing w:line="240" w:lineRule="atLeast"/>
              <w:ind w:firstLine="0" w:firstLineChars="0"/>
              <w:jc w:val="left"/>
              <w:rPr>
                <w:rFonts w:hAnsi="Calibri"/>
                <w:b/>
                <w:bCs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sz w:val="28"/>
                <w:szCs w:val="28"/>
              </w:rPr>
              <w:t>研究院</w:t>
            </w:r>
          </w:p>
        </w:tc>
        <w:tc>
          <w:tcPr>
            <w:tcW w:w="1836" w:type="dxa"/>
            <w:gridSpan w:val="3"/>
            <w:vMerge w:val="restart"/>
            <w:tcBorders>
              <w:top w:val="nil"/>
              <w:left w:val="nil"/>
              <w:right w:val="thickThinSmallGap" w:color="FF0000" w:sz="24" w:space="0"/>
            </w:tcBorders>
            <w:noWrap w:val="0"/>
            <w:vAlign w:val="center"/>
          </w:tcPr>
          <w:p w14:paraId="6DE570B5">
            <w:pPr>
              <w:spacing w:line="240" w:lineRule="atLeast"/>
              <w:ind w:firstLine="0" w:firstLineChars="0"/>
              <w:jc w:val="center"/>
              <w:rPr>
                <w:rFonts w:hAnsi="Calibri"/>
                <w:sz w:val="21"/>
                <w:szCs w:val="22"/>
              </w:rPr>
            </w:pPr>
          </w:p>
        </w:tc>
      </w:tr>
      <w:tr w14:paraId="23D74C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4" w:hRule="exact"/>
          <w:jc w:val="center"/>
        </w:trPr>
        <w:tc>
          <w:tcPr>
            <w:tcW w:w="1166" w:type="dxa"/>
            <w:vMerge w:val="continue"/>
            <w:tcBorders>
              <w:left w:val="thinThickSmallGap" w:color="FF0000" w:sz="24" w:space="0"/>
              <w:right w:val="nil"/>
            </w:tcBorders>
            <w:noWrap w:val="0"/>
            <w:vAlign w:val="center"/>
          </w:tcPr>
          <w:p w14:paraId="6069702E">
            <w:pPr>
              <w:spacing w:line="240" w:lineRule="auto"/>
              <w:ind w:firstLine="0" w:firstLineChars="0"/>
              <w:jc w:val="center"/>
              <w:rPr>
                <w:rFonts w:hAnsi="Calibri"/>
                <w:b/>
                <w:bCs/>
                <w:color w:val="FF0000"/>
                <w:sz w:val="28"/>
                <w:szCs w:val="28"/>
              </w:rPr>
            </w:pPr>
          </w:p>
        </w:tc>
        <w:tc>
          <w:tcPr>
            <w:tcW w:w="151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bottom"/>
          </w:tcPr>
          <w:p w14:paraId="2B08D548">
            <w:pPr>
              <w:spacing w:line="240" w:lineRule="auto"/>
              <w:ind w:firstLine="0" w:firstLineChars="0"/>
              <w:jc w:val="center"/>
              <w:rPr>
                <w:rFonts w:hAnsi="Calibri"/>
                <w:b/>
                <w:bCs/>
                <w:color w:val="FF0000"/>
                <w:sz w:val="28"/>
                <w:szCs w:val="28"/>
              </w:rPr>
            </w:pPr>
            <w:r>
              <w:rPr>
                <w:rFonts w:hAnsi="Calibri"/>
                <w:b/>
                <w:bCs/>
                <w:color w:val="FF0000"/>
                <w:sz w:val="28"/>
                <w:szCs w:val="28"/>
              </w:rPr>
              <w:t>编　　写</w:t>
            </w:r>
          </w:p>
        </w:tc>
        <w:tc>
          <w:tcPr>
            <w:tcW w:w="236" w:type="dxa"/>
            <w:tcBorders>
              <w:top w:val="single" w:color="FF0000" w:sz="4" w:space="0"/>
              <w:left w:val="nil"/>
              <w:bottom w:val="single" w:color="FF0000" w:sz="4" w:space="0"/>
              <w:right w:val="nil"/>
            </w:tcBorders>
            <w:noWrap w:val="0"/>
            <w:vAlign w:val="bottom"/>
          </w:tcPr>
          <w:p w14:paraId="7A2238AA">
            <w:pPr>
              <w:spacing w:line="240" w:lineRule="auto"/>
              <w:ind w:firstLine="0" w:firstLineChars="0"/>
              <w:jc w:val="center"/>
              <w:rPr>
                <w:rFonts w:hAnsi="Calibri"/>
                <w:b/>
                <w:bCs/>
                <w:sz w:val="28"/>
                <w:szCs w:val="28"/>
              </w:rPr>
            </w:pPr>
          </w:p>
        </w:tc>
        <w:tc>
          <w:tcPr>
            <w:tcW w:w="4984" w:type="dxa"/>
            <w:gridSpan w:val="3"/>
            <w:tcBorders>
              <w:top w:val="single" w:color="FF0000" w:sz="4" w:space="0"/>
              <w:left w:val="nil"/>
              <w:bottom w:val="single" w:color="FF0000" w:sz="4" w:space="0"/>
              <w:right w:val="nil"/>
            </w:tcBorders>
            <w:noWrap w:val="0"/>
            <w:vAlign w:val="bottom"/>
          </w:tcPr>
          <w:p w14:paraId="4951A5D6">
            <w:pPr>
              <w:spacing w:line="240" w:lineRule="auto"/>
              <w:ind w:firstLine="0" w:firstLineChars="0"/>
              <w:jc w:val="left"/>
              <w:rPr>
                <w:rFonts w:hAnsi="Calibri"/>
                <w:b/>
                <w:bCs/>
                <w:sz w:val="28"/>
                <w:szCs w:val="28"/>
              </w:rPr>
            </w:pPr>
          </w:p>
        </w:tc>
        <w:tc>
          <w:tcPr>
            <w:tcW w:w="1836" w:type="dxa"/>
            <w:gridSpan w:val="3"/>
            <w:vMerge w:val="continue"/>
            <w:tcBorders>
              <w:left w:val="nil"/>
              <w:right w:val="thickThinSmallGap" w:color="FF0000" w:sz="24" w:space="0"/>
            </w:tcBorders>
            <w:noWrap w:val="0"/>
            <w:vAlign w:val="center"/>
          </w:tcPr>
          <w:p w14:paraId="107FC194">
            <w:pPr>
              <w:spacing w:line="240" w:lineRule="auto"/>
              <w:ind w:firstLine="0" w:firstLineChars="0"/>
              <w:jc w:val="center"/>
              <w:rPr>
                <w:rFonts w:hAnsi="Calibri"/>
                <w:sz w:val="21"/>
                <w:szCs w:val="22"/>
              </w:rPr>
            </w:pPr>
          </w:p>
        </w:tc>
      </w:tr>
      <w:tr w14:paraId="2281A2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4" w:hRule="exact"/>
          <w:jc w:val="center"/>
        </w:trPr>
        <w:tc>
          <w:tcPr>
            <w:tcW w:w="1166" w:type="dxa"/>
            <w:vMerge w:val="continue"/>
            <w:tcBorders>
              <w:left w:val="thinThickSmallGap" w:color="FF0000" w:sz="24" w:space="0"/>
              <w:right w:val="nil"/>
            </w:tcBorders>
            <w:noWrap w:val="0"/>
            <w:vAlign w:val="center"/>
          </w:tcPr>
          <w:p w14:paraId="2CCA2397">
            <w:pPr>
              <w:spacing w:line="240" w:lineRule="auto"/>
              <w:ind w:firstLine="0" w:firstLineChars="0"/>
              <w:jc w:val="center"/>
              <w:rPr>
                <w:rFonts w:hAnsi="Calibri"/>
                <w:b/>
                <w:bCs/>
                <w:color w:val="FF0000"/>
                <w:sz w:val="28"/>
                <w:szCs w:val="28"/>
              </w:rPr>
            </w:pPr>
          </w:p>
        </w:tc>
        <w:tc>
          <w:tcPr>
            <w:tcW w:w="151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bottom"/>
          </w:tcPr>
          <w:p w14:paraId="308F1CCA">
            <w:pPr>
              <w:spacing w:line="240" w:lineRule="auto"/>
              <w:ind w:firstLine="0" w:firstLineChars="0"/>
              <w:jc w:val="center"/>
              <w:rPr>
                <w:rFonts w:hAnsi="Calibri"/>
                <w:b/>
                <w:bCs/>
                <w:color w:val="FF0000"/>
                <w:sz w:val="28"/>
                <w:szCs w:val="28"/>
              </w:rPr>
            </w:pPr>
            <w:r>
              <w:rPr>
                <w:rFonts w:hAnsi="Calibri"/>
                <w:b/>
                <w:bCs/>
                <w:color w:val="FF0000"/>
                <w:sz w:val="28"/>
                <w:szCs w:val="28"/>
              </w:rPr>
              <w:t>校　　对</w:t>
            </w:r>
          </w:p>
        </w:tc>
        <w:tc>
          <w:tcPr>
            <w:tcW w:w="236" w:type="dxa"/>
            <w:tcBorders>
              <w:top w:val="single" w:color="FF0000" w:sz="4" w:space="0"/>
              <w:left w:val="nil"/>
              <w:bottom w:val="single" w:color="FF0000" w:sz="4" w:space="0"/>
              <w:right w:val="nil"/>
            </w:tcBorders>
            <w:noWrap w:val="0"/>
            <w:vAlign w:val="bottom"/>
          </w:tcPr>
          <w:p w14:paraId="3688B0F7">
            <w:pPr>
              <w:spacing w:line="240" w:lineRule="auto"/>
              <w:ind w:firstLine="0" w:firstLineChars="0"/>
              <w:jc w:val="center"/>
              <w:rPr>
                <w:rFonts w:hAnsi="Calibri"/>
                <w:b/>
                <w:bCs/>
                <w:sz w:val="28"/>
                <w:szCs w:val="28"/>
              </w:rPr>
            </w:pPr>
          </w:p>
        </w:tc>
        <w:tc>
          <w:tcPr>
            <w:tcW w:w="4984" w:type="dxa"/>
            <w:gridSpan w:val="3"/>
            <w:tcBorders>
              <w:top w:val="single" w:color="FF0000" w:sz="4" w:space="0"/>
              <w:left w:val="nil"/>
              <w:bottom w:val="single" w:color="FF0000" w:sz="4" w:space="0"/>
              <w:right w:val="nil"/>
            </w:tcBorders>
            <w:noWrap w:val="0"/>
            <w:vAlign w:val="bottom"/>
          </w:tcPr>
          <w:p w14:paraId="07A88EC3">
            <w:pPr>
              <w:spacing w:line="240" w:lineRule="auto"/>
              <w:ind w:firstLine="0" w:firstLineChars="0"/>
              <w:jc w:val="left"/>
              <w:rPr>
                <w:rFonts w:hAnsi="Calibri"/>
                <w:b/>
                <w:bCs/>
                <w:sz w:val="28"/>
                <w:szCs w:val="28"/>
              </w:rPr>
            </w:pPr>
          </w:p>
        </w:tc>
        <w:tc>
          <w:tcPr>
            <w:tcW w:w="1836" w:type="dxa"/>
            <w:gridSpan w:val="3"/>
            <w:vMerge w:val="continue"/>
            <w:tcBorders>
              <w:left w:val="nil"/>
              <w:right w:val="thickThinSmallGap" w:color="FF0000" w:sz="24" w:space="0"/>
            </w:tcBorders>
            <w:noWrap w:val="0"/>
            <w:vAlign w:val="center"/>
          </w:tcPr>
          <w:p w14:paraId="197C8764">
            <w:pPr>
              <w:spacing w:line="240" w:lineRule="auto"/>
              <w:ind w:firstLine="0" w:firstLineChars="0"/>
              <w:jc w:val="center"/>
              <w:rPr>
                <w:rFonts w:hAnsi="Calibri"/>
                <w:sz w:val="21"/>
                <w:szCs w:val="22"/>
              </w:rPr>
            </w:pPr>
          </w:p>
        </w:tc>
      </w:tr>
      <w:tr w14:paraId="1BE947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4" w:hRule="exact"/>
          <w:jc w:val="center"/>
        </w:trPr>
        <w:tc>
          <w:tcPr>
            <w:tcW w:w="1166" w:type="dxa"/>
            <w:vMerge w:val="continue"/>
            <w:tcBorders>
              <w:left w:val="thinThickSmallGap" w:color="FF0000" w:sz="24" w:space="0"/>
              <w:right w:val="nil"/>
            </w:tcBorders>
            <w:noWrap w:val="0"/>
            <w:vAlign w:val="center"/>
          </w:tcPr>
          <w:p w14:paraId="0531A793">
            <w:pPr>
              <w:spacing w:line="240" w:lineRule="auto"/>
              <w:ind w:firstLine="0" w:firstLineChars="0"/>
              <w:jc w:val="center"/>
              <w:rPr>
                <w:rFonts w:hAnsi="Calibri"/>
                <w:b/>
                <w:bCs/>
                <w:color w:val="FF0000"/>
                <w:sz w:val="28"/>
                <w:szCs w:val="28"/>
              </w:rPr>
            </w:pPr>
          </w:p>
        </w:tc>
        <w:tc>
          <w:tcPr>
            <w:tcW w:w="151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bottom"/>
          </w:tcPr>
          <w:p w14:paraId="67E0F4E5">
            <w:pPr>
              <w:spacing w:line="240" w:lineRule="auto"/>
              <w:ind w:firstLine="0" w:firstLineChars="0"/>
              <w:jc w:val="center"/>
              <w:rPr>
                <w:rFonts w:hAnsi="Calibri"/>
                <w:b/>
                <w:bCs/>
                <w:color w:val="FF0000"/>
                <w:sz w:val="28"/>
                <w:szCs w:val="28"/>
              </w:rPr>
            </w:pPr>
            <w:r>
              <w:rPr>
                <w:rFonts w:hAnsi="Calibri"/>
                <w:b/>
                <w:bCs/>
                <w:color w:val="FF0000"/>
                <w:sz w:val="28"/>
                <w:szCs w:val="28"/>
              </w:rPr>
              <w:t>审　　核</w:t>
            </w:r>
          </w:p>
        </w:tc>
        <w:tc>
          <w:tcPr>
            <w:tcW w:w="236" w:type="dxa"/>
            <w:tcBorders>
              <w:top w:val="single" w:color="FF0000" w:sz="4" w:space="0"/>
              <w:left w:val="nil"/>
              <w:bottom w:val="single" w:color="FF0000" w:sz="4" w:space="0"/>
              <w:right w:val="nil"/>
            </w:tcBorders>
            <w:noWrap w:val="0"/>
            <w:vAlign w:val="bottom"/>
          </w:tcPr>
          <w:p w14:paraId="59929D4C">
            <w:pPr>
              <w:spacing w:line="240" w:lineRule="auto"/>
              <w:ind w:firstLine="0" w:firstLineChars="0"/>
              <w:jc w:val="center"/>
              <w:rPr>
                <w:rFonts w:hAnsi="Calibri"/>
                <w:b/>
                <w:bCs/>
                <w:sz w:val="28"/>
                <w:szCs w:val="28"/>
              </w:rPr>
            </w:pPr>
          </w:p>
        </w:tc>
        <w:tc>
          <w:tcPr>
            <w:tcW w:w="4984" w:type="dxa"/>
            <w:gridSpan w:val="3"/>
            <w:tcBorders>
              <w:top w:val="single" w:color="FF0000" w:sz="4" w:space="0"/>
              <w:left w:val="nil"/>
              <w:bottom w:val="single" w:color="FF0000" w:sz="4" w:space="0"/>
              <w:right w:val="nil"/>
            </w:tcBorders>
            <w:noWrap w:val="0"/>
            <w:vAlign w:val="bottom"/>
          </w:tcPr>
          <w:p w14:paraId="71B90BE1">
            <w:pPr>
              <w:spacing w:line="240" w:lineRule="auto"/>
              <w:ind w:firstLine="0" w:firstLineChars="0"/>
              <w:jc w:val="left"/>
              <w:rPr>
                <w:rFonts w:hAnsi="Calibri"/>
                <w:b/>
                <w:bCs/>
                <w:sz w:val="28"/>
                <w:szCs w:val="28"/>
              </w:rPr>
            </w:pPr>
          </w:p>
        </w:tc>
        <w:tc>
          <w:tcPr>
            <w:tcW w:w="1836" w:type="dxa"/>
            <w:gridSpan w:val="3"/>
            <w:vMerge w:val="continue"/>
            <w:tcBorders>
              <w:left w:val="nil"/>
              <w:right w:val="thickThinSmallGap" w:color="FF0000" w:sz="24" w:space="0"/>
            </w:tcBorders>
            <w:noWrap w:val="0"/>
            <w:vAlign w:val="center"/>
          </w:tcPr>
          <w:p w14:paraId="528C4DCF">
            <w:pPr>
              <w:spacing w:line="240" w:lineRule="auto"/>
              <w:ind w:firstLine="0" w:firstLineChars="0"/>
              <w:jc w:val="center"/>
              <w:rPr>
                <w:rFonts w:hAnsi="Calibri"/>
                <w:sz w:val="21"/>
                <w:szCs w:val="22"/>
              </w:rPr>
            </w:pPr>
          </w:p>
        </w:tc>
      </w:tr>
      <w:tr w14:paraId="451F39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4" w:hRule="exact"/>
          <w:jc w:val="center"/>
        </w:trPr>
        <w:tc>
          <w:tcPr>
            <w:tcW w:w="1166" w:type="dxa"/>
            <w:vMerge w:val="continue"/>
            <w:tcBorders>
              <w:left w:val="thinThickSmallGap" w:color="FF0000" w:sz="24" w:space="0"/>
              <w:right w:val="nil"/>
            </w:tcBorders>
            <w:noWrap w:val="0"/>
            <w:vAlign w:val="center"/>
          </w:tcPr>
          <w:p w14:paraId="0A41A902">
            <w:pPr>
              <w:spacing w:line="240" w:lineRule="auto"/>
              <w:ind w:firstLine="0" w:firstLineChars="0"/>
              <w:jc w:val="center"/>
              <w:rPr>
                <w:rFonts w:hAnsi="Calibri"/>
                <w:b/>
                <w:bCs/>
                <w:color w:val="FF0000"/>
                <w:sz w:val="28"/>
                <w:szCs w:val="28"/>
              </w:rPr>
            </w:pPr>
          </w:p>
        </w:tc>
        <w:tc>
          <w:tcPr>
            <w:tcW w:w="151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bottom"/>
          </w:tcPr>
          <w:p w14:paraId="7D40629B">
            <w:pPr>
              <w:spacing w:line="240" w:lineRule="auto"/>
              <w:ind w:firstLine="0" w:firstLineChars="0"/>
              <w:jc w:val="center"/>
              <w:rPr>
                <w:rFonts w:hAnsi="Calibri"/>
                <w:b/>
                <w:bCs/>
                <w:color w:val="FF0000"/>
                <w:sz w:val="28"/>
                <w:szCs w:val="28"/>
              </w:rPr>
            </w:pPr>
            <w:r>
              <w:rPr>
                <w:rFonts w:hAnsi="Calibri"/>
                <w:b/>
                <w:bCs/>
                <w:color w:val="FF0000"/>
                <w:sz w:val="28"/>
                <w:szCs w:val="28"/>
              </w:rPr>
              <w:t>标　　审</w:t>
            </w:r>
          </w:p>
        </w:tc>
        <w:tc>
          <w:tcPr>
            <w:tcW w:w="236" w:type="dxa"/>
            <w:tcBorders>
              <w:top w:val="single" w:color="FF0000" w:sz="4" w:space="0"/>
              <w:left w:val="nil"/>
              <w:bottom w:val="single" w:color="FF0000" w:sz="4" w:space="0"/>
              <w:right w:val="nil"/>
            </w:tcBorders>
            <w:noWrap w:val="0"/>
            <w:vAlign w:val="bottom"/>
          </w:tcPr>
          <w:p w14:paraId="33987CD1">
            <w:pPr>
              <w:spacing w:line="240" w:lineRule="auto"/>
              <w:ind w:firstLine="0" w:firstLineChars="0"/>
              <w:jc w:val="center"/>
              <w:rPr>
                <w:rFonts w:hAnsi="Calibri"/>
                <w:b/>
                <w:bCs/>
                <w:sz w:val="28"/>
                <w:szCs w:val="28"/>
              </w:rPr>
            </w:pPr>
          </w:p>
        </w:tc>
        <w:tc>
          <w:tcPr>
            <w:tcW w:w="4984" w:type="dxa"/>
            <w:gridSpan w:val="3"/>
            <w:tcBorders>
              <w:top w:val="single" w:color="FF0000" w:sz="4" w:space="0"/>
              <w:left w:val="nil"/>
              <w:bottom w:val="single" w:color="FF0000" w:sz="4" w:space="0"/>
              <w:right w:val="nil"/>
            </w:tcBorders>
            <w:noWrap w:val="0"/>
            <w:vAlign w:val="bottom"/>
          </w:tcPr>
          <w:p w14:paraId="43B32569">
            <w:pPr>
              <w:spacing w:line="240" w:lineRule="auto"/>
              <w:ind w:firstLine="0" w:firstLineChars="0"/>
              <w:jc w:val="left"/>
              <w:rPr>
                <w:rFonts w:hAnsi="Calibri"/>
                <w:b/>
                <w:bCs/>
                <w:sz w:val="28"/>
                <w:szCs w:val="28"/>
              </w:rPr>
            </w:pPr>
          </w:p>
        </w:tc>
        <w:tc>
          <w:tcPr>
            <w:tcW w:w="1836" w:type="dxa"/>
            <w:gridSpan w:val="3"/>
            <w:vMerge w:val="continue"/>
            <w:tcBorders>
              <w:left w:val="nil"/>
              <w:right w:val="thickThinSmallGap" w:color="FF0000" w:sz="24" w:space="0"/>
            </w:tcBorders>
            <w:noWrap w:val="0"/>
            <w:vAlign w:val="center"/>
          </w:tcPr>
          <w:p w14:paraId="6E841E7E">
            <w:pPr>
              <w:spacing w:line="240" w:lineRule="auto"/>
              <w:ind w:firstLine="0" w:firstLineChars="0"/>
              <w:jc w:val="center"/>
              <w:rPr>
                <w:rFonts w:hAnsi="Calibri"/>
                <w:sz w:val="21"/>
                <w:szCs w:val="22"/>
              </w:rPr>
            </w:pPr>
          </w:p>
        </w:tc>
      </w:tr>
      <w:tr w14:paraId="200EB6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4" w:hRule="exact"/>
          <w:jc w:val="center"/>
        </w:trPr>
        <w:tc>
          <w:tcPr>
            <w:tcW w:w="1166" w:type="dxa"/>
            <w:vMerge w:val="continue"/>
            <w:tcBorders>
              <w:left w:val="thinThickSmallGap" w:color="FF0000" w:sz="24" w:space="0"/>
              <w:bottom w:val="nil"/>
              <w:right w:val="nil"/>
            </w:tcBorders>
            <w:noWrap w:val="0"/>
            <w:vAlign w:val="center"/>
          </w:tcPr>
          <w:p w14:paraId="58444514">
            <w:pPr>
              <w:spacing w:line="240" w:lineRule="auto"/>
              <w:ind w:firstLine="0" w:firstLineChars="0"/>
              <w:jc w:val="center"/>
              <w:rPr>
                <w:rFonts w:hAnsi="Calibri"/>
                <w:b/>
                <w:bCs/>
                <w:color w:val="FF0000"/>
                <w:sz w:val="28"/>
                <w:szCs w:val="28"/>
              </w:rPr>
            </w:pPr>
          </w:p>
        </w:tc>
        <w:tc>
          <w:tcPr>
            <w:tcW w:w="151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bottom"/>
          </w:tcPr>
          <w:p w14:paraId="56752890">
            <w:pPr>
              <w:spacing w:line="240" w:lineRule="auto"/>
              <w:ind w:firstLine="0" w:firstLineChars="0"/>
              <w:jc w:val="center"/>
              <w:rPr>
                <w:rFonts w:hAnsi="Calibri"/>
                <w:b/>
                <w:bCs/>
                <w:color w:val="FF0000"/>
                <w:sz w:val="28"/>
                <w:szCs w:val="28"/>
              </w:rPr>
            </w:pPr>
            <w:r>
              <w:rPr>
                <w:rFonts w:hAnsi="Calibri"/>
                <w:b/>
                <w:bCs/>
                <w:color w:val="FF0000"/>
                <w:sz w:val="28"/>
                <w:szCs w:val="28"/>
              </w:rPr>
              <w:t>批　　准</w:t>
            </w:r>
          </w:p>
        </w:tc>
        <w:tc>
          <w:tcPr>
            <w:tcW w:w="236" w:type="dxa"/>
            <w:tcBorders>
              <w:top w:val="single" w:color="FF0000" w:sz="4" w:space="0"/>
              <w:left w:val="nil"/>
              <w:bottom w:val="single" w:color="FF0000" w:sz="4" w:space="0"/>
              <w:right w:val="nil"/>
            </w:tcBorders>
            <w:noWrap w:val="0"/>
            <w:vAlign w:val="bottom"/>
          </w:tcPr>
          <w:p w14:paraId="75EF8ABB">
            <w:pPr>
              <w:spacing w:line="240" w:lineRule="auto"/>
              <w:ind w:firstLine="0" w:firstLineChars="0"/>
              <w:jc w:val="center"/>
              <w:rPr>
                <w:rFonts w:hAnsi="Calibri"/>
                <w:b/>
                <w:bCs/>
                <w:sz w:val="28"/>
                <w:szCs w:val="28"/>
              </w:rPr>
            </w:pPr>
          </w:p>
        </w:tc>
        <w:tc>
          <w:tcPr>
            <w:tcW w:w="4984" w:type="dxa"/>
            <w:gridSpan w:val="3"/>
            <w:tcBorders>
              <w:top w:val="single" w:color="FF0000" w:sz="4" w:space="0"/>
              <w:left w:val="nil"/>
              <w:bottom w:val="single" w:color="FF0000" w:sz="4" w:space="0"/>
              <w:right w:val="nil"/>
            </w:tcBorders>
            <w:noWrap w:val="0"/>
            <w:vAlign w:val="bottom"/>
          </w:tcPr>
          <w:p w14:paraId="7980294C">
            <w:pPr>
              <w:spacing w:line="240" w:lineRule="auto"/>
              <w:ind w:firstLine="0" w:firstLineChars="0"/>
              <w:jc w:val="left"/>
              <w:rPr>
                <w:rFonts w:hAnsi="Calibri"/>
                <w:b/>
                <w:bCs/>
                <w:sz w:val="28"/>
                <w:szCs w:val="28"/>
              </w:rPr>
            </w:pPr>
          </w:p>
        </w:tc>
        <w:tc>
          <w:tcPr>
            <w:tcW w:w="1836" w:type="dxa"/>
            <w:gridSpan w:val="3"/>
            <w:vMerge w:val="continue"/>
            <w:tcBorders>
              <w:left w:val="nil"/>
              <w:bottom w:val="nil"/>
              <w:right w:val="thickThinSmallGap" w:color="FF0000" w:sz="24" w:space="0"/>
            </w:tcBorders>
            <w:noWrap w:val="0"/>
            <w:vAlign w:val="center"/>
          </w:tcPr>
          <w:p w14:paraId="4C691C27">
            <w:pPr>
              <w:spacing w:line="240" w:lineRule="auto"/>
              <w:ind w:firstLine="0" w:firstLineChars="0"/>
              <w:jc w:val="center"/>
              <w:rPr>
                <w:rFonts w:hAnsi="Calibri"/>
                <w:sz w:val="21"/>
                <w:szCs w:val="22"/>
              </w:rPr>
            </w:pPr>
          </w:p>
        </w:tc>
      </w:tr>
      <w:tr w14:paraId="020681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6" w:type="dxa"/>
          <w:trHeight w:val="1084" w:hRule="exact"/>
          <w:jc w:val="center"/>
        </w:trPr>
        <w:tc>
          <w:tcPr>
            <w:tcW w:w="9732" w:type="dxa"/>
            <w:gridSpan w:val="8"/>
            <w:tcBorders>
              <w:top w:val="nil"/>
              <w:left w:val="thinThickSmallGap" w:color="FF0000" w:sz="24" w:space="0"/>
              <w:bottom w:val="nil"/>
              <w:right w:val="thickThinSmallGap" w:color="FF0000" w:sz="24" w:space="0"/>
            </w:tcBorders>
            <w:noWrap w:val="0"/>
            <w:vAlign w:val="center"/>
          </w:tcPr>
          <w:p w14:paraId="378624B6">
            <w:pPr>
              <w:spacing w:line="240" w:lineRule="auto"/>
              <w:ind w:firstLine="0" w:firstLineChars="0"/>
              <w:jc w:val="center"/>
              <w:rPr>
                <w:rFonts w:hAnsi="Calibri"/>
                <w:b/>
                <w:bCs/>
                <w:color w:val="FF0000"/>
                <w:sz w:val="21"/>
                <w:szCs w:val="22"/>
              </w:rPr>
            </w:pPr>
          </w:p>
        </w:tc>
      </w:tr>
      <w:tr w14:paraId="148704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6" w:type="dxa"/>
          <w:trHeight w:val="1692" w:hRule="atLeast"/>
          <w:jc w:val="center"/>
        </w:trPr>
        <w:tc>
          <w:tcPr>
            <w:tcW w:w="9732" w:type="dxa"/>
            <w:gridSpan w:val="8"/>
            <w:tcBorders>
              <w:top w:val="nil"/>
              <w:left w:val="thinThickSmallGap" w:color="FF0000" w:sz="24" w:space="0"/>
              <w:bottom w:val="thickThinSmallGap" w:color="FF0000" w:sz="24" w:space="0"/>
              <w:right w:val="thickThinSmallGap" w:color="FF0000" w:sz="24" w:space="0"/>
            </w:tcBorders>
            <w:noWrap w:val="0"/>
            <w:vAlign w:val="center"/>
          </w:tcPr>
          <w:p w14:paraId="19EB1364">
            <w:pPr>
              <w:spacing w:line="240" w:lineRule="auto"/>
              <w:ind w:firstLine="0" w:firstLineChars="0"/>
              <w:jc w:val="center"/>
              <w:rPr>
                <w:rFonts w:hAnsi="Calibri"/>
                <w:b/>
                <w:bCs/>
                <w:sz w:val="28"/>
                <w:szCs w:val="22"/>
              </w:rPr>
            </w:pPr>
            <w:r>
              <w:rPr>
                <w:rFonts w:hAnsi="Calibri"/>
                <w:b/>
                <w:bCs/>
                <w:color w:val="FF0000"/>
                <w:sz w:val="28"/>
                <w:szCs w:val="22"/>
              </w:rPr>
              <w:t>研究院</w:t>
            </w:r>
          </w:p>
        </w:tc>
      </w:tr>
    </w:tbl>
    <w:p w14:paraId="385C4E9C">
      <w:pPr>
        <w:ind w:firstLine="480"/>
        <w:rPr>
          <w:vanish/>
        </w:rPr>
      </w:pPr>
    </w:p>
    <w:tbl>
      <w:tblPr>
        <w:tblStyle w:val="43"/>
        <w:tblpPr w:leftFromText="181" w:rightFromText="181" w:vertAnchor="page" w:horzAnchor="page" w:tblpX="1" w:tblpY="5104"/>
        <w:tblW w:w="1137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7"/>
      </w:tblGrid>
      <w:tr w14:paraId="4C79C522">
        <w:trPr>
          <w:cantSplit/>
        </w:trPr>
        <w:tc>
          <w:tcPr>
            <w:tcW w:w="1137" w:type="dxa"/>
            <w:tcBorders>
              <w:bottom w:val="single" w:color="FF0000" w:sz="8" w:space="0"/>
            </w:tcBorders>
            <w:noWrap w:val="0"/>
            <w:tcMar>
              <w:left w:w="0" w:type="dxa"/>
              <w:right w:w="0" w:type="dxa"/>
            </w:tcMar>
            <w:vAlign w:val="top"/>
          </w:tcPr>
          <w:p w14:paraId="595F6E0B">
            <w:pPr>
              <w:ind w:right="-174" w:firstLine="240" w:firstLineChars="100"/>
              <w:rPr>
                <w:b/>
                <w:bCs/>
                <w:color w:val="FF0000"/>
              </w:rPr>
            </w:pPr>
            <w:r>
              <w:rPr>
                <w:b/>
                <w:bCs/>
                <w:color w:val="FF0000"/>
              </w:rPr>
              <w:t>会  签</w:t>
            </w:r>
          </w:p>
        </w:tc>
      </w:tr>
      <w:tr w14:paraId="62EAAF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5" w:hRule="atLeast"/>
        </w:trPr>
        <w:tc>
          <w:tcPr>
            <w:tcW w:w="1137" w:type="dxa"/>
            <w:tcBorders>
              <w:top w:val="single" w:color="FF0000" w:sz="8" w:space="0"/>
              <w:bottom w:val="single" w:color="FF0000" w:sz="8" w:space="0"/>
            </w:tcBorders>
            <w:noWrap w:val="0"/>
            <w:tcMar>
              <w:left w:w="0" w:type="dxa"/>
              <w:right w:w="57" w:type="dxa"/>
            </w:tcMar>
            <w:vAlign w:val="bottom"/>
          </w:tcPr>
          <w:p w14:paraId="6B44C64D">
            <w:pPr>
              <w:ind w:left="-240" w:leftChars="-100" w:right="-264" w:rightChars="-110" w:firstLine="428" w:firstLineChars="238"/>
              <w:rPr>
                <w:sz w:val="18"/>
                <w:szCs w:val="18"/>
              </w:rPr>
            </w:pPr>
          </w:p>
        </w:tc>
      </w:tr>
      <w:tr w14:paraId="46AC36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5" w:hRule="atLeast"/>
        </w:trPr>
        <w:tc>
          <w:tcPr>
            <w:tcW w:w="1137" w:type="dxa"/>
            <w:tcBorders>
              <w:top w:val="single" w:color="FF0000" w:sz="8" w:space="0"/>
              <w:bottom w:val="single" w:color="FF0000" w:sz="8" w:space="0"/>
            </w:tcBorders>
            <w:noWrap w:val="0"/>
            <w:tcMar>
              <w:left w:w="0" w:type="dxa"/>
              <w:right w:w="57" w:type="dxa"/>
            </w:tcMar>
            <w:vAlign w:val="bottom"/>
          </w:tcPr>
          <w:p w14:paraId="12F9ECD6">
            <w:pPr>
              <w:ind w:left="-240" w:leftChars="-100" w:firstLine="471" w:firstLineChars="262"/>
              <w:rPr>
                <w:sz w:val="18"/>
                <w:szCs w:val="18"/>
              </w:rPr>
            </w:pPr>
          </w:p>
        </w:tc>
      </w:tr>
      <w:tr w14:paraId="3F882A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5" w:hRule="atLeast"/>
        </w:trPr>
        <w:tc>
          <w:tcPr>
            <w:tcW w:w="1137" w:type="dxa"/>
            <w:tcBorders>
              <w:top w:val="single" w:color="FF0000" w:sz="8" w:space="0"/>
              <w:bottom w:val="single" w:color="FF0000" w:sz="8" w:space="0"/>
            </w:tcBorders>
            <w:noWrap w:val="0"/>
            <w:tcMar>
              <w:left w:w="0" w:type="dxa"/>
              <w:right w:w="57" w:type="dxa"/>
            </w:tcMar>
            <w:vAlign w:val="bottom"/>
          </w:tcPr>
          <w:p w14:paraId="001717DD">
            <w:pPr>
              <w:ind w:left="-240" w:leftChars="-100" w:firstLine="471" w:firstLineChars="262"/>
              <w:rPr>
                <w:sz w:val="18"/>
                <w:szCs w:val="18"/>
              </w:rPr>
            </w:pPr>
          </w:p>
        </w:tc>
      </w:tr>
      <w:tr w14:paraId="645EFC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5" w:hRule="atLeast"/>
        </w:trPr>
        <w:tc>
          <w:tcPr>
            <w:tcW w:w="1137" w:type="dxa"/>
            <w:tcBorders>
              <w:top w:val="single" w:color="FF0000" w:sz="8" w:space="0"/>
              <w:bottom w:val="single" w:color="FF0000" w:sz="8" w:space="0"/>
            </w:tcBorders>
            <w:noWrap w:val="0"/>
            <w:tcMar>
              <w:left w:w="0" w:type="dxa"/>
              <w:right w:w="57" w:type="dxa"/>
            </w:tcMar>
            <w:vAlign w:val="bottom"/>
          </w:tcPr>
          <w:p w14:paraId="62EF19F7">
            <w:pPr>
              <w:ind w:left="-240" w:leftChars="-100" w:firstLine="471" w:firstLineChars="262"/>
              <w:rPr>
                <w:sz w:val="18"/>
                <w:szCs w:val="18"/>
              </w:rPr>
            </w:pPr>
          </w:p>
        </w:tc>
      </w:tr>
      <w:tr w14:paraId="7C91FB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5" w:hRule="atLeast"/>
        </w:trPr>
        <w:tc>
          <w:tcPr>
            <w:tcW w:w="1137" w:type="dxa"/>
            <w:tcBorders>
              <w:top w:val="single" w:color="FF0000" w:sz="8" w:space="0"/>
              <w:bottom w:val="single" w:color="FF0000" w:sz="8" w:space="0"/>
            </w:tcBorders>
            <w:noWrap w:val="0"/>
            <w:tcMar>
              <w:left w:w="0" w:type="dxa"/>
              <w:right w:w="57" w:type="dxa"/>
            </w:tcMar>
            <w:vAlign w:val="bottom"/>
          </w:tcPr>
          <w:p w14:paraId="10FB4FB4">
            <w:pPr>
              <w:ind w:left="-240" w:leftChars="-100" w:firstLine="471" w:firstLineChars="262"/>
              <w:rPr>
                <w:sz w:val="18"/>
                <w:szCs w:val="18"/>
              </w:rPr>
            </w:pPr>
          </w:p>
        </w:tc>
      </w:tr>
      <w:tr w14:paraId="162CDA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5" w:hRule="atLeast"/>
        </w:trPr>
        <w:tc>
          <w:tcPr>
            <w:tcW w:w="1137" w:type="dxa"/>
            <w:tcBorders>
              <w:top w:val="single" w:color="FF0000" w:sz="8" w:space="0"/>
              <w:bottom w:val="single" w:color="FF0000" w:sz="8" w:space="0"/>
            </w:tcBorders>
            <w:noWrap w:val="0"/>
            <w:tcMar>
              <w:left w:w="0" w:type="dxa"/>
              <w:right w:w="57" w:type="dxa"/>
            </w:tcMar>
            <w:vAlign w:val="bottom"/>
          </w:tcPr>
          <w:p w14:paraId="37895A01">
            <w:pPr>
              <w:ind w:left="-240" w:leftChars="-100" w:firstLine="471" w:firstLineChars="262"/>
              <w:rPr>
                <w:sz w:val="18"/>
                <w:szCs w:val="18"/>
              </w:rPr>
            </w:pPr>
          </w:p>
        </w:tc>
      </w:tr>
      <w:tr w14:paraId="69F380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5" w:hRule="atLeast"/>
        </w:trPr>
        <w:tc>
          <w:tcPr>
            <w:tcW w:w="1137" w:type="dxa"/>
            <w:tcBorders>
              <w:top w:val="single" w:color="FF0000" w:sz="8" w:space="0"/>
              <w:bottom w:val="single" w:color="FF0000" w:sz="8" w:space="0"/>
            </w:tcBorders>
            <w:noWrap w:val="0"/>
            <w:tcMar>
              <w:left w:w="0" w:type="dxa"/>
              <w:right w:w="57" w:type="dxa"/>
            </w:tcMar>
            <w:vAlign w:val="bottom"/>
          </w:tcPr>
          <w:p w14:paraId="39165920">
            <w:pPr>
              <w:ind w:left="-240" w:leftChars="-100" w:firstLine="471" w:firstLineChars="262"/>
              <w:rPr>
                <w:sz w:val="18"/>
                <w:szCs w:val="18"/>
              </w:rPr>
            </w:pPr>
          </w:p>
        </w:tc>
      </w:tr>
      <w:tr w14:paraId="6AF1D9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5" w:hRule="atLeast"/>
        </w:trPr>
        <w:tc>
          <w:tcPr>
            <w:tcW w:w="1137" w:type="dxa"/>
            <w:tcBorders>
              <w:top w:val="single" w:color="FF0000" w:sz="8" w:space="0"/>
              <w:bottom w:val="single" w:color="FF0000" w:sz="8" w:space="0"/>
            </w:tcBorders>
            <w:noWrap w:val="0"/>
            <w:tcMar>
              <w:left w:w="0" w:type="dxa"/>
              <w:right w:w="57" w:type="dxa"/>
            </w:tcMar>
            <w:vAlign w:val="bottom"/>
          </w:tcPr>
          <w:p w14:paraId="15CF6A07">
            <w:pPr>
              <w:ind w:left="-240" w:leftChars="-100" w:firstLine="471" w:firstLineChars="262"/>
              <w:rPr>
                <w:sz w:val="18"/>
                <w:szCs w:val="18"/>
              </w:rPr>
            </w:pPr>
          </w:p>
        </w:tc>
      </w:tr>
    </w:tbl>
    <w:p w14:paraId="0DAD38BD">
      <w:pPr>
        <w:ind w:firstLine="480"/>
        <w:rPr>
          <w:vanish/>
        </w:rPr>
      </w:pPr>
    </w:p>
    <w:p w14:paraId="7FC86DB1">
      <w:pPr>
        <w:ind w:firstLine="480"/>
        <w:rPr>
          <w:vanish/>
        </w:rPr>
      </w:pPr>
    </w:p>
    <w:p w14:paraId="2F6DA6C0">
      <w:pPr>
        <w:ind w:firstLine="480"/>
        <w:rPr>
          <w:vanish/>
        </w:rPr>
      </w:pPr>
    </w:p>
    <w:p w14:paraId="5C96CDDE">
      <w:pPr>
        <w:ind w:firstLine="480"/>
        <w:rPr>
          <w:vanish/>
        </w:rPr>
      </w:pPr>
    </w:p>
    <w:p w14:paraId="5E7EE4AA">
      <w:pPr>
        <w:ind w:firstLine="0" w:firstLineChars="0"/>
        <w:rPr>
          <w:lang/>
        </w:rPr>
        <w:sectPr>
          <w:headerReference r:id="rId9" w:type="first"/>
          <w:footerReference r:id="rId12" w:type="first"/>
          <w:headerReference r:id="rId7" w:type="default"/>
          <w:footerReference r:id="rId10" w:type="default"/>
          <w:headerReference r:id="rId8" w:type="even"/>
          <w:footerReference r:id="rId11" w:type="even"/>
          <w:pgSz w:w="11906" w:h="16838"/>
          <w:pgMar w:top="1304" w:right="1134" w:bottom="1304" w:left="1418" w:header="851" w:footer="992" w:gutter="0"/>
          <w:cols w:space="720" w:num="1"/>
          <w:docGrid w:type="linesAndChars" w:linePitch="312" w:charSpace="0"/>
        </w:sectPr>
      </w:pPr>
    </w:p>
    <w:p w14:paraId="17D2B11E">
      <w:pPr>
        <w:ind w:firstLine="0" w:firstLineChars="0"/>
        <w:rPr>
          <w:lang/>
        </w:rPr>
      </w:pPr>
    </w:p>
    <w:tbl>
      <w:tblPr>
        <w:tblStyle w:val="43"/>
        <w:tblW w:w="85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4"/>
        <w:gridCol w:w="1142"/>
        <w:gridCol w:w="1417"/>
        <w:gridCol w:w="1276"/>
        <w:gridCol w:w="3693"/>
      </w:tblGrid>
      <w:tr w14:paraId="2BA8D1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914" w:hRule="atLeast"/>
          <w:jc w:val="center"/>
        </w:trPr>
        <w:tc>
          <w:tcPr>
            <w:tcW w:w="8522" w:type="dxa"/>
            <w:gridSpan w:val="5"/>
            <w:noWrap w:val="0"/>
            <w:vAlign w:val="top"/>
          </w:tcPr>
          <w:p w14:paraId="7105080A">
            <w:pPr>
              <w:ind w:firstLine="0" w:firstLineChars="0"/>
              <w:rPr>
                <w:rFonts w:ascii="SimSun" w:hAnsi="SimSun"/>
                <w:b/>
                <w:bCs/>
                <w:sz w:val="28"/>
                <w:szCs w:val="28"/>
              </w:rPr>
            </w:pPr>
            <w:r>
              <w:rPr>
                <w:rFonts w:ascii="SimSun" w:hAnsi="SimSun"/>
                <w:b/>
                <w:bCs/>
                <w:sz w:val="28"/>
                <w:szCs w:val="28"/>
              </w:rPr>
              <w:t>内容摘要：</w:t>
            </w:r>
          </w:p>
          <w:p w14:paraId="7EF5F032">
            <w:pPr>
              <w:pStyle w:val="125"/>
              <w:spacing w:before="312" w:after="156"/>
              <w:ind w:firstLine="0" w:firstLineChars="0"/>
              <w:rPr>
                <w:rFonts w:hint="eastAsia" w:ascii="SimSun" w:hAnsi="SimSun"/>
                <w:bCs/>
              </w:rPr>
            </w:pPr>
            <w:r>
              <w:rPr>
                <w:rFonts w:hint="eastAsia"/>
              </w:rPr>
              <w:t>该文件对MCMI星座卫星的AI处理机CAN总线通信协议进行了规范，规定了CAN通信接口、电气特性、数据交换方式、数据协议等</w:t>
            </w:r>
            <w:r>
              <w:t>。</w:t>
            </w:r>
          </w:p>
        </w:tc>
      </w:tr>
      <w:tr w14:paraId="4C5648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338" w:hRule="atLeast"/>
          <w:jc w:val="center"/>
        </w:trPr>
        <w:tc>
          <w:tcPr>
            <w:tcW w:w="994" w:type="dxa"/>
            <w:noWrap w:val="0"/>
            <w:textDirection w:val="tbRlV"/>
            <w:vAlign w:val="center"/>
          </w:tcPr>
          <w:p w14:paraId="0BEBAD4C">
            <w:pPr>
              <w:ind w:right="113" w:firstLine="0" w:firstLineChars="0"/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主 题 词</w:t>
            </w:r>
          </w:p>
        </w:tc>
        <w:tc>
          <w:tcPr>
            <w:tcW w:w="7528" w:type="dxa"/>
            <w:gridSpan w:val="4"/>
            <w:noWrap w:val="0"/>
            <w:vAlign w:val="top"/>
          </w:tcPr>
          <w:p w14:paraId="0135DC99">
            <w:pPr>
              <w:pStyle w:val="125"/>
              <w:spacing w:before="312" w:after="156"/>
              <w:ind w:firstLine="0" w:firstLineChars="0"/>
            </w:pPr>
            <w:r>
              <w:rPr>
                <w:kern w:val="2"/>
                <w:sz w:val="24"/>
                <w:szCs w:val="24"/>
              </w:rPr>
              <w:t>CAN</w:t>
            </w:r>
            <w:r>
              <w:rPr>
                <w:rFonts w:hint="eastAsia"/>
                <w:kern w:val="2"/>
                <w:sz w:val="24"/>
                <w:szCs w:val="24"/>
              </w:rPr>
              <w:t>通信协议</w:t>
            </w:r>
          </w:p>
        </w:tc>
      </w:tr>
      <w:tr w14:paraId="48EE04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66" w:hRule="atLeast"/>
          <w:jc w:val="center"/>
        </w:trPr>
        <w:tc>
          <w:tcPr>
            <w:tcW w:w="994" w:type="dxa"/>
            <w:vMerge w:val="restart"/>
            <w:noWrap w:val="0"/>
            <w:textDirection w:val="tbRlV"/>
            <w:vAlign w:val="center"/>
          </w:tcPr>
          <w:p w14:paraId="3CA92CBA">
            <w:pPr>
              <w:ind w:right="113" w:firstLine="0" w:firstLineChars="0"/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更      改      栏</w:t>
            </w:r>
          </w:p>
        </w:tc>
        <w:tc>
          <w:tcPr>
            <w:tcW w:w="1142" w:type="dxa"/>
            <w:noWrap w:val="0"/>
            <w:vAlign w:val="center"/>
          </w:tcPr>
          <w:p w14:paraId="38F1112F">
            <w:pPr>
              <w:ind w:firstLine="0" w:firstLineChars="0"/>
              <w:jc w:val="center"/>
              <w:rPr>
                <w:b/>
                <w:bCs/>
                <w:sz w:val="28"/>
              </w:rPr>
            </w:pPr>
            <w:r>
              <w:rPr>
                <w:rFonts w:hint="eastAsia"/>
                <w:b/>
                <w:bCs/>
                <w:sz w:val="28"/>
              </w:rPr>
              <w:t>版本</w:t>
            </w:r>
          </w:p>
        </w:tc>
        <w:tc>
          <w:tcPr>
            <w:tcW w:w="1417" w:type="dxa"/>
            <w:noWrap w:val="0"/>
            <w:vAlign w:val="center"/>
          </w:tcPr>
          <w:p w14:paraId="0EF0376E">
            <w:pPr>
              <w:ind w:firstLine="0" w:firstLineChars="0"/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更改日期</w:t>
            </w:r>
          </w:p>
        </w:tc>
        <w:tc>
          <w:tcPr>
            <w:tcW w:w="1276" w:type="dxa"/>
            <w:noWrap w:val="0"/>
            <w:vAlign w:val="center"/>
          </w:tcPr>
          <w:p w14:paraId="49DE301D">
            <w:pPr>
              <w:ind w:firstLine="0" w:firstLineChars="0"/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更改人</w:t>
            </w:r>
          </w:p>
        </w:tc>
        <w:tc>
          <w:tcPr>
            <w:tcW w:w="3693" w:type="dxa"/>
            <w:noWrap w:val="0"/>
            <w:vAlign w:val="center"/>
          </w:tcPr>
          <w:p w14:paraId="39B482B0">
            <w:pPr>
              <w:ind w:firstLine="0" w:firstLineChars="0"/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更改办法</w:t>
            </w:r>
          </w:p>
        </w:tc>
      </w:tr>
      <w:tr w14:paraId="2EF830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21" w:hRule="atLeast"/>
          <w:jc w:val="center"/>
        </w:trPr>
        <w:tc>
          <w:tcPr>
            <w:tcW w:w="994" w:type="dxa"/>
            <w:vMerge w:val="continue"/>
            <w:noWrap w:val="0"/>
            <w:vAlign w:val="top"/>
          </w:tcPr>
          <w:p w14:paraId="55479808">
            <w:pPr>
              <w:ind w:firstLine="0" w:firstLineChars="0"/>
              <w:rPr>
                <w:b/>
                <w:bCs/>
                <w:sz w:val="28"/>
              </w:rPr>
            </w:pPr>
          </w:p>
        </w:tc>
        <w:tc>
          <w:tcPr>
            <w:tcW w:w="1142" w:type="dxa"/>
            <w:noWrap w:val="0"/>
            <w:vAlign w:val="center"/>
          </w:tcPr>
          <w:p w14:paraId="15E48319">
            <w:pPr>
              <w:ind w:firstLine="0" w:firstLineChars="0"/>
              <w:jc w:val="center"/>
              <w:rPr>
                <w:bCs/>
                <w:sz w:val="21"/>
                <w:szCs w:val="21"/>
              </w:rPr>
            </w:pPr>
            <w:r>
              <w:rPr>
                <w:bCs/>
                <w:sz w:val="21"/>
                <w:szCs w:val="21"/>
              </w:rPr>
              <w:t>V1.0</w:t>
            </w:r>
          </w:p>
        </w:tc>
        <w:tc>
          <w:tcPr>
            <w:tcW w:w="1417" w:type="dxa"/>
            <w:noWrap w:val="0"/>
            <w:vAlign w:val="center"/>
          </w:tcPr>
          <w:p w14:paraId="16B3F808">
            <w:pPr>
              <w:ind w:firstLine="0" w:firstLineChars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  <w:r>
              <w:rPr>
                <w:sz w:val="21"/>
                <w:szCs w:val="21"/>
              </w:rPr>
              <w:t>02</w:t>
            </w:r>
            <w:r>
              <w:rPr>
                <w:rFonts w:hint="eastAsia"/>
                <w:sz w:val="21"/>
                <w:szCs w:val="21"/>
              </w:rPr>
              <w:t>50418</w:t>
            </w:r>
          </w:p>
        </w:tc>
        <w:tc>
          <w:tcPr>
            <w:tcW w:w="1276" w:type="dxa"/>
            <w:noWrap w:val="0"/>
            <w:vAlign w:val="center"/>
          </w:tcPr>
          <w:p w14:paraId="571F69AE">
            <w:pPr>
              <w:ind w:firstLine="0" w:firstLineChars="0"/>
              <w:jc w:val="center"/>
              <w:rPr>
                <w:rFonts w:ascii="SimSun" w:hAnsi="SimSun"/>
                <w:sz w:val="21"/>
                <w:szCs w:val="21"/>
              </w:rPr>
            </w:pPr>
            <w:r>
              <w:rPr>
                <w:rFonts w:hint="eastAsia" w:ascii="SimSun" w:hAnsi="SimSun"/>
                <w:sz w:val="21"/>
                <w:szCs w:val="21"/>
              </w:rPr>
              <w:t>胡滨</w:t>
            </w:r>
          </w:p>
        </w:tc>
        <w:tc>
          <w:tcPr>
            <w:tcW w:w="3693" w:type="dxa"/>
            <w:noWrap w:val="0"/>
            <w:vAlign w:val="center"/>
          </w:tcPr>
          <w:p w14:paraId="61454811">
            <w:pPr>
              <w:ind w:firstLine="0" w:firstLineChars="0"/>
              <w:rPr>
                <w:rFonts w:ascii="SimSun" w:hAnsi="SimSun"/>
                <w:sz w:val="21"/>
                <w:szCs w:val="21"/>
              </w:rPr>
            </w:pPr>
            <w:r>
              <w:rPr>
                <w:rFonts w:hint="eastAsia" w:ascii="SimSun" w:hAnsi="SimSun"/>
                <w:sz w:val="21"/>
                <w:szCs w:val="21"/>
              </w:rPr>
              <w:t>初始版，基于《MCMI星座卫星_单机CAN总线通信协议要求及模板 V1.2.2》编制，修改封面，增加目录。</w:t>
            </w:r>
          </w:p>
        </w:tc>
      </w:tr>
      <w:tr w14:paraId="579EA4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  <w:jc w:val="center"/>
        </w:trPr>
        <w:tc>
          <w:tcPr>
            <w:tcW w:w="994" w:type="dxa"/>
            <w:vMerge w:val="continue"/>
            <w:noWrap w:val="0"/>
            <w:vAlign w:val="top"/>
          </w:tcPr>
          <w:p w14:paraId="1C72B092">
            <w:pPr>
              <w:ind w:firstLine="0" w:firstLineChars="0"/>
              <w:rPr>
                <w:b/>
                <w:bCs/>
                <w:sz w:val="28"/>
              </w:rPr>
            </w:pPr>
          </w:p>
        </w:tc>
        <w:tc>
          <w:tcPr>
            <w:tcW w:w="1142" w:type="dxa"/>
            <w:noWrap w:val="0"/>
            <w:vAlign w:val="center"/>
          </w:tcPr>
          <w:p w14:paraId="08AFA99C">
            <w:pPr>
              <w:ind w:firstLine="0" w:firstLineChars="0"/>
              <w:jc w:val="center"/>
              <w:rPr>
                <w:rFonts w:hint="eastAsia"/>
                <w:bCs/>
                <w:sz w:val="21"/>
                <w:szCs w:val="21"/>
              </w:rPr>
            </w:pPr>
            <w:r>
              <w:rPr>
                <w:bCs/>
                <w:sz w:val="21"/>
                <w:szCs w:val="21"/>
              </w:rPr>
              <w:t>V1.</w:t>
            </w:r>
            <w:r>
              <w:rPr>
                <w:rFonts w:hint="eastAsia"/>
                <w:bCs/>
                <w:sz w:val="21"/>
                <w:szCs w:val="21"/>
              </w:rPr>
              <w:t>1</w:t>
            </w:r>
          </w:p>
        </w:tc>
        <w:tc>
          <w:tcPr>
            <w:tcW w:w="1417" w:type="dxa"/>
            <w:noWrap w:val="0"/>
            <w:vAlign w:val="center"/>
          </w:tcPr>
          <w:p w14:paraId="5B654089">
            <w:pPr>
              <w:ind w:firstLine="0" w:firstLineChars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  <w:r>
              <w:rPr>
                <w:sz w:val="21"/>
                <w:szCs w:val="21"/>
              </w:rPr>
              <w:t>02</w:t>
            </w:r>
            <w:r>
              <w:rPr>
                <w:rFonts w:hint="eastAsia"/>
                <w:sz w:val="21"/>
                <w:szCs w:val="21"/>
              </w:rPr>
              <w:t>50607</w:t>
            </w:r>
          </w:p>
        </w:tc>
        <w:tc>
          <w:tcPr>
            <w:tcW w:w="1276" w:type="dxa"/>
            <w:noWrap w:val="0"/>
            <w:vAlign w:val="center"/>
          </w:tcPr>
          <w:p w14:paraId="54DDC403">
            <w:pPr>
              <w:ind w:firstLine="0" w:firstLineChars="0"/>
              <w:jc w:val="center"/>
              <w:rPr>
                <w:rFonts w:ascii="SimSun" w:hAnsi="SimSun"/>
                <w:sz w:val="21"/>
                <w:szCs w:val="21"/>
              </w:rPr>
            </w:pPr>
            <w:r>
              <w:rPr>
                <w:rFonts w:hint="eastAsia" w:ascii="SimSun" w:hAnsi="SimSun"/>
                <w:sz w:val="21"/>
                <w:szCs w:val="21"/>
              </w:rPr>
              <w:t>胡滨</w:t>
            </w:r>
          </w:p>
        </w:tc>
        <w:tc>
          <w:tcPr>
            <w:tcW w:w="3693" w:type="dxa"/>
            <w:noWrap w:val="0"/>
            <w:vAlign w:val="center"/>
          </w:tcPr>
          <w:p w14:paraId="35C7DC13">
            <w:pPr>
              <w:numPr>
                <w:ilvl w:val="0"/>
                <w:numId w:val="8"/>
              </w:numPr>
              <w:spacing w:line="240" w:lineRule="auto"/>
              <w:ind w:firstLineChars="0"/>
              <w:jc w:val="left"/>
              <w:rPr>
                <w:rFonts w:ascii="SimSun" w:hAnsi="SimSun"/>
                <w:sz w:val="21"/>
                <w:szCs w:val="21"/>
              </w:rPr>
            </w:pPr>
            <w:r>
              <w:rPr>
                <w:rFonts w:hint="eastAsia" w:ascii="SimSun" w:hAnsi="SimSun"/>
                <w:sz w:val="21"/>
                <w:szCs w:val="21"/>
              </w:rPr>
              <w:t>补充轨道参数指令发送条件；</w:t>
            </w:r>
          </w:p>
          <w:p w14:paraId="13DE0BEE">
            <w:pPr>
              <w:numPr>
                <w:ilvl w:val="0"/>
                <w:numId w:val="8"/>
              </w:numPr>
              <w:spacing w:line="240" w:lineRule="auto"/>
              <w:ind w:firstLineChars="0"/>
              <w:jc w:val="left"/>
              <w:rPr>
                <w:rFonts w:ascii="SimSun" w:hAnsi="SimSun"/>
                <w:sz w:val="21"/>
                <w:szCs w:val="21"/>
              </w:rPr>
            </w:pPr>
            <w:r>
              <w:rPr>
                <w:rFonts w:hint="eastAsia" w:ascii="SimSun" w:hAnsi="SimSun"/>
                <w:sz w:val="21"/>
                <w:szCs w:val="21"/>
              </w:rPr>
              <w:t>AI处理板数传管理指令增加实时接收AIS数据功能；</w:t>
            </w:r>
          </w:p>
          <w:p w14:paraId="00A8E7FF">
            <w:pPr>
              <w:numPr>
                <w:ilvl w:val="0"/>
                <w:numId w:val="8"/>
              </w:numPr>
              <w:spacing w:line="240" w:lineRule="auto"/>
              <w:ind w:firstLineChars="0"/>
              <w:jc w:val="left"/>
              <w:rPr>
                <w:rFonts w:hint="eastAsia" w:ascii="SimSun" w:hAnsi="SimSun"/>
                <w:sz w:val="21"/>
                <w:szCs w:val="21"/>
              </w:rPr>
            </w:pPr>
            <w:r>
              <w:rPr>
                <w:rFonts w:hint="eastAsia" w:ascii="SimSun" w:hAnsi="SimSun"/>
                <w:sz w:val="21"/>
                <w:szCs w:val="21"/>
              </w:rPr>
              <w:t>AI处理板遥测增加实时AIS数据帧计数、轨道参数指令帧计数、火电中心高程；</w:t>
            </w:r>
          </w:p>
        </w:tc>
      </w:tr>
      <w:tr w14:paraId="2AECD1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  <w:jc w:val="center"/>
        </w:trPr>
        <w:tc>
          <w:tcPr>
            <w:tcW w:w="994" w:type="dxa"/>
            <w:vMerge w:val="continue"/>
            <w:noWrap w:val="0"/>
            <w:vAlign w:val="top"/>
          </w:tcPr>
          <w:p w14:paraId="6F631666">
            <w:pPr>
              <w:ind w:firstLine="0" w:firstLineChars="0"/>
              <w:rPr>
                <w:b/>
                <w:bCs/>
                <w:sz w:val="28"/>
              </w:rPr>
            </w:pPr>
          </w:p>
        </w:tc>
        <w:tc>
          <w:tcPr>
            <w:tcW w:w="1142" w:type="dxa"/>
            <w:noWrap w:val="0"/>
            <w:vAlign w:val="center"/>
          </w:tcPr>
          <w:p w14:paraId="3FD33B10">
            <w:pPr>
              <w:ind w:firstLine="0" w:firstLineChars="0"/>
              <w:jc w:val="center"/>
              <w:rPr>
                <w:rFonts w:hint="eastAsia"/>
                <w:bCs/>
                <w:sz w:val="21"/>
                <w:szCs w:val="21"/>
              </w:rPr>
            </w:pPr>
            <w:r>
              <w:rPr>
                <w:bCs/>
                <w:sz w:val="21"/>
                <w:szCs w:val="21"/>
              </w:rPr>
              <w:t>V1.</w:t>
            </w:r>
            <w:r>
              <w:rPr>
                <w:rFonts w:hint="eastAsia"/>
                <w:bCs/>
                <w:sz w:val="21"/>
                <w:szCs w:val="21"/>
              </w:rPr>
              <w:t>2</w:t>
            </w:r>
          </w:p>
        </w:tc>
        <w:tc>
          <w:tcPr>
            <w:tcW w:w="1417" w:type="dxa"/>
            <w:noWrap w:val="0"/>
            <w:vAlign w:val="center"/>
          </w:tcPr>
          <w:p w14:paraId="10236E7D">
            <w:pPr>
              <w:ind w:firstLine="0" w:firstLineChars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  <w:r>
              <w:rPr>
                <w:sz w:val="21"/>
                <w:szCs w:val="21"/>
              </w:rPr>
              <w:t>02</w:t>
            </w:r>
            <w:r>
              <w:rPr>
                <w:rFonts w:hint="eastAsia"/>
                <w:sz w:val="21"/>
                <w:szCs w:val="21"/>
              </w:rPr>
              <w:t>50613</w:t>
            </w:r>
          </w:p>
        </w:tc>
        <w:tc>
          <w:tcPr>
            <w:tcW w:w="1276" w:type="dxa"/>
            <w:noWrap w:val="0"/>
            <w:vAlign w:val="center"/>
          </w:tcPr>
          <w:p w14:paraId="47FFF1A1">
            <w:pPr>
              <w:ind w:firstLine="0" w:firstLineChars="0"/>
              <w:jc w:val="center"/>
              <w:rPr>
                <w:rFonts w:ascii="SimSun" w:hAnsi="SimSun"/>
                <w:sz w:val="21"/>
                <w:szCs w:val="21"/>
              </w:rPr>
            </w:pPr>
            <w:r>
              <w:rPr>
                <w:rFonts w:hint="eastAsia" w:ascii="SimSun" w:hAnsi="SimSun"/>
                <w:sz w:val="21"/>
                <w:szCs w:val="21"/>
              </w:rPr>
              <w:t>苏浩天/许钧珲</w:t>
            </w:r>
          </w:p>
        </w:tc>
        <w:tc>
          <w:tcPr>
            <w:tcW w:w="3693" w:type="dxa"/>
            <w:noWrap w:val="0"/>
            <w:vAlign w:val="center"/>
          </w:tcPr>
          <w:p w14:paraId="49BF0DA3">
            <w:pPr>
              <w:numPr>
                <w:ilvl w:val="0"/>
                <w:numId w:val="9"/>
              </w:numPr>
              <w:spacing w:line="240" w:lineRule="auto"/>
              <w:ind w:firstLineChars="0"/>
              <w:jc w:val="left"/>
              <w:rPr>
                <w:rFonts w:ascii="SimSun" w:hAnsi="SimSun"/>
                <w:sz w:val="21"/>
                <w:szCs w:val="21"/>
              </w:rPr>
            </w:pPr>
            <w:r>
              <w:rPr>
                <w:rFonts w:hint="eastAsia" w:ascii="SimSun" w:hAnsi="SimSun"/>
                <w:sz w:val="21"/>
                <w:szCs w:val="21"/>
              </w:rPr>
              <w:t>修改上注管理指令的管理项；</w:t>
            </w:r>
          </w:p>
          <w:p w14:paraId="0A019330">
            <w:pPr>
              <w:numPr>
                <w:ilvl w:val="0"/>
                <w:numId w:val="9"/>
              </w:numPr>
              <w:spacing w:line="240" w:lineRule="auto"/>
              <w:ind w:firstLineChars="0"/>
              <w:jc w:val="left"/>
              <w:rPr>
                <w:rFonts w:ascii="SimSun" w:hAnsi="SimSun"/>
                <w:sz w:val="21"/>
                <w:szCs w:val="21"/>
              </w:rPr>
            </w:pPr>
            <w:r>
              <w:rPr>
                <w:rFonts w:hint="eastAsia" w:ascii="SimSun" w:hAnsi="SimSun"/>
                <w:sz w:val="21"/>
                <w:szCs w:val="21"/>
              </w:rPr>
              <w:t>删除切换APP组指令；</w:t>
            </w:r>
          </w:p>
          <w:p w14:paraId="62643721">
            <w:pPr>
              <w:numPr>
                <w:ilvl w:val="0"/>
                <w:numId w:val="9"/>
              </w:numPr>
              <w:spacing w:line="240" w:lineRule="auto"/>
              <w:ind w:firstLineChars="0"/>
              <w:jc w:val="left"/>
              <w:rPr>
                <w:rFonts w:ascii="SimSun" w:hAnsi="SimSun"/>
                <w:sz w:val="21"/>
                <w:szCs w:val="21"/>
              </w:rPr>
            </w:pPr>
            <w:r>
              <w:rPr>
                <w:rFonts w:hint="eastAsia" w:ascii="SimSun" w:hAnsi="SimSun"/>
                <w:sz w:val="21"/>
                <w:szCs w:val="21"/>
              </w:rPr>
              <w:t>删除设置模组功耗模式指令中的的04H（MAX-P Denver）模式；</w:t>
            </w:r>
          </w:p>
          <w:p w14:paraId="2E3A74E8">
            <w:pPr>
              <w:numPr>
                <w:ilvl w:val="0"/>
                <w:numId w:val="9"/>
              </w:numPr>
              <w:spacing w:line="240" w:lineRule="auto"/>
              <w:ind w:firstLineChars="0"/>
              <w:jc w:val="left"/>
              <w:rPr>
                <w:rFonts w:hint="eastAsia" w:ascii="SimSun" w:hAnsi="SimSun"/>
                <w:sz w:val="21"/>
                <w:szCs w:val="21"/>
              </w:rPr>
            </w:pPr>
            <w:r>
              <w:rPr>
                <w:rFonts w:hint="eastAsia" w:ascii="SimSun" w:hAnsi="SimSun"/>
                <w:sz w:val="21"/>
                <w:szCs w:val="21"/>
              </w:rPr>
              <w:t>修改轨道参数指令。</w:t>
            </w:r>
          </w:p>
        </w:tc>
      </w:tr>
      <w:tr w14:paraId="4443A0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  <w:jc w:val="center"/>
        </w:trPr>
        <w:tc>
          <w:tcPr>
            <w:tcW w:w="994" w:type="dxa"/>
            <w:vMerge w:val="continue"/>
            <w:noWrap w:val="0"/>
            <w:vAlign w:val="top"/>
          </w:tcPr>
          <w:p w14:paraId="5860683C">
            <w:pPr>
              <w:ind w:firstLine="0" w:firstLineChars="0"/>
              <w:rPr>
                <w:b/>
                <w:bCs/>
                <w:sz w:val="28"/>
              </w:rPr>
            </w:pPr>
          </w:p>
        </w:tc>
        <w:tc>
          <w:tcPr>
            <w:tcW w:w="1142" w:type="dxa"/>
            <w:noWrap w:val="0"/>
            <w:vAlign w:val="center"/>
          </w:tcPr>
          <w:p w14:paraId="365A0E7F">
            <w:pPr>
              <w:spacing w:line="240" w:lineRule="auto"/>
              <w:ind w:firstLine="0" w:firstLineChars="0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bCs/>
                <w:sz w:val="21"/>
                <w:szCs w:val="21"/>
              </w:rPr>
              <w:t>V1.</w:t>
            </w:r>
            <w:r>
              <w:rPr>
                <w:rFonts w:hint="eastAsia"/>
                <w:bCs/>
                <w:sz w:val="21"/>
                <w:szCs w:val="21"/>
              </w:rPr>
              <w:t>3</w:t>
            </w:r>
          </w:p>
        </w:tc>
        <w:tc>
          <w:tcPr>
            <w:tcW w:w="1417" w:type="dxa"/>
            <w:noWrap w:val="0"/>
            <w:vAlign w:val="center"/>
          </w:tcPr>
          <w:p w14:paraId="4AC6150B">
            <w:pPr>
              <w:spacing w:line="240" w:lineRule="auto"/>
              <w:ind w:firstLine="0" w:firstLineChars="0"/>
              <w:jc w:val="center"/>
              <w:rPr>
                <w:rFonts w:hint="eastAsia"/>
                <w:b/>
                <w:bCs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  <w:r>
              <w:rPr>
                <w:sz w:val="21"/>
                <w:szCs w:val="21"/>
              </w:rPr>
              <w:t>02</w:t>
            </w:r>
            <w:r>
              <w:rPr>
                <w:rFonts w:hint="eastAsia"/>
                <w:sz w:val="21"/>
                <w:szCs w:val="21"/>
              </w:rPr>
              <w:t>50714</w:t>
            </w:r>
          </w:p>
        </w:tc>
        <w:tc>
          <w:tcPr>
            <w:tcW w:w="1276" w:type="dxa"/>
            <w:noWrap w:val="0"/>
            <w:vAlign w:val="center"/>
          </w:tcPr>
          <w:p w14:paraId="7B2E3A25">
            <w:pPr>
              <w:spacing w:line="240" w:lineRule="auto"/>
              <w:ind w:firstLine="0" w:firstLineChars="0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rFonts w:hint="eastAsia" w:ascii="SimSun" w:hAnsi="SimSun"/>
                <w:sz w:val="21"/>
                <w:szCs w:val="21"/>
              </w:rPr>
              <w:t>许钧珲</w:t>
            </w:r>
          </w:p>
        </w:tc>
        <w:tc>
          <w:tcPr>
            <w:tcW w:w="3693" w:type="dxa"/>
            <w:noWrap w:val="0"/>
            <w:vAlign w:val="center"/>
          </w:tcPr>
          <w:p w14:paraId="60C89077">
            <w:pPr>
              <w:numPr>
                <w:ilvl w:val="0"/>
                <w:numId w:val="10"/>
              </w:numPr>
              <w:spacing w:line="240" w:lineRule="auto"/>
              <w:ind w:firstLineChars="0"/>
              <w:jc w:val="left"/>
              <w:rPr>
                <w:rFonts w:hint="eastAsia" w:ascii="SimSun" w:hAnsi="SimSun"/>
                <w:sz w:val="21"/>
                <w:szCs w:val="21"/>
              </w:rPr>
            </w:pPr>
            <w:r>
              <w:rPr>
                <w:rFonts w:hint="eastAsia" w:ascii="SimSun" w:hAnsi="SimSun"/>
                <w:sz w:val="21"/>
                <w:szCs w:val="21"/>
              </w:rPr>
              <w:t>补充说明工程参数帧26-28姿态角的坐标系说明</w:t>
            </w:r>
          </w:p>
        </w:tc>
      </w:tr>
      <w:tr w14:paraId="7EF8B8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  <w:jc w:val="center"/>
        </w:trPr>
        <w:tc>
          <w:tcPr>
            <w:tcW w:w="994" w:type="dxa"/>
            <w:vMerge w:val="continue"/>
            <w:noWrap w:val="0"/>
            <w:vAlign w:val="top"/>
          </w:tcPr>
          <w:p w14:paraId="09080003">
            <w:pPr>
              <w:ind w:firstLine="0" w:firstLineChars="0"/>
              <w:rPr>
                <w:b/>
                <w:bCs/>
                <w:sz w:val="28"/>
              </w:rPr>
            </w:pPr>
          </w:p>
        </w:tc>
        <w:tc>
          <w:tcPr>
            <w:tcW w:w="1142" w:type="dxa"/>
            <w:noWrap w:val="0"/>
            <w:vAlign w:val="center"/>
          </w:tcPr>
          <w:p w14:paraId="6F313FB2">
            <w:pPr>
              <w:spacing w:line="240" w:lineRule="auto"/>
              <w:ind w:firstLine="0" w:firstLineChars="0"/>
              <w:jc w:val="center"/>
              <w:rPr>
                <w:b/>
                <w:bCs/>
                <w:sz w:val="21"/>
                <w:szCs w:val="21"/>
              </w:rPr>
            </w:pPr>
          </w:p>
        </w:tc>
        <w:tc>
          <w:tcPr>
            <w:tcW w:w="1417" w:type="dxa"/>
            <w:noWrap w:val="0"/>
            <w:vAlign w:val="center"/>
          </w:tcPr>
          <w:p w14:paraId="216091A3">
            <w:pPr>
              <w:spacing w:line="240" w:lineRule="auto"/>
              <w:ind w:firstLine="0" w:firstLineChars="0"/>
              <w:jc w:val="center"/>
              <w:rPr>
                <w:b/>
                <w:bCs/>
                <w:sz w:val="21"/>
                <w:szCs w:val="21"/>
              </w:rPr>
            </w:pPr>
          </w:p>
        </w:tc>
        <w:tc>
          <w:tcPr>
            <w:tcW w:w="1276" w:type="dxa"/>
            <w:noWrap w:val="0"/>
            <w:vAlign w:val="center"/>
          </w:tcPr>
          <w:p w14:paraId="10899D85">
            <w:pPr>
              <w:spacing w:line="240" w:lineRule="auto"/>
              <w:ind w:firstLine="0" w:firstLineChars="0"/>
              <w:jc w:val="center"/>
              <w:rPr>
                <w:b/>
                <w:bCs/>
                <w:sz w:val="21"/>
                <w:szCs w:val="21"/>
              </w:rPr>
            </w:pPr>
          </w:p>
        </w:tc>
        <w:tc>
          <w:tcPr>
            <w:tcW w:w="3693" w:type="dxa"/>
            <w:noWrap w:val="0"/>
            <w:vAlign w:val="center"/>
          </w:tcPr>
          <w:p w14:paraId="0C20F5E1">
            <w:pPr>
              <w:spacing w:line="240" w:lineRule="auto"/>
              <w:ind w:firstLine="0" w:firstLineChars="0"/>
              <w:jc w:val="center"/>
              <w:rPr>
                <w:b/>
                <w:bCs/>
                <w:sz w:val="21"/>
                <w:szCs w:val="21"/>
              </w:rPr>
            </w:pPr>
          </w:p>
        </w:tc>
      </w:tr>
    </w:tbl>
    <w:p w14:paraId="76B6E6AD">
      <w:pPr>
        <w:ind w:firstLine="480"/>
      </w:pPr>
    </w:p>
    <w:p w14:paraId="1FC43E39">
      <w:pPr>
        <w:ind w:firstLine="0" w:firstLineChars="0"/>
      </w:pPr>
    </w:p>
    <w:p w14:paraId="47DCC542">
      <w:pPr>
        <w:ind w:firstLine="0" w:firstLineChars="0"/>
      </w:pPr>
    </w:p>
    <w:p w14:paraId="4DB25B09">
      <w:pPr>
        <w:ind w:firstLine="0" w:firstLineChars="0"/>
      </w:pPr>
    </w:p>
    <w:p w14:paraId="40749D97">
      <w:pPr>
        <w:ind w:firstLine="0" w:firstLineChars="0"/>
      </w:pPr>
    </w:p>
    <w:p w14:paraId="0925DC46">
      <w:pPr>
        <w:ind w:firstLine="0" w:firstLineChars="0"/>
        <w:rPr>
          <w:rFonts w:hint="eastAsia"/>
        </w:rPr>
      </w:pPr>
      <w:r>
        <w:br w:type="page"/>
      </w:r>
    </w:p>
    <w:p w14:paraId="3A3548D7">
      <w:pPr>
        <w:pStyle w:val="135"/>
        <w:jc w:val="center"/>
        <w:rPr>
          <w:rFonts w:hint="eastAsia" w:ascii="SimSun" w:hAnsi="SimSun" w:eastAsia="SimSun"/>
          <w:color w:val="auto"/>
        </w:rPr>
      </w:pPr>
      <w:r>
        <w:rPr>
          <w:rFonts w:ascii="SimSun" w:hAnsi="SimSun" w:eastAsia="SimSun"/>
          <w:color w:val="auto"/>
          <w:lang w:val="zh-CN"/>
        </w:rPr>
        <w:t>目</w:t>
      </w:r>
      <w:r>
        <w:rPr>
          <w:rFonts w:hint="eastAsia" w:ascii="SimSun" w:hAnsi="SimSun" w:eastAsia="SimSun"/>
          <w:color w:val="auto"/>
          <w:lang w:val="zh-CN"/>
        </w:rPr>
        <w:t xml:space="preserve">  </w:t>
      </w:r>
      <w:r>
        <w:rPr>
          <w:rFonts w:ascii="SimSun" w:hAnsi="SimSun" w:eastAsia="SimSun"/>
          <w:color w:val="auto"/>
          <w:lang w:val="zh-CN"/>
        </w:rPr>
        <w:t>录</w:t>
      </w:r>
    </w:p>
    <w:p w14:paraId="54D6BF3B">
      <w:pPr>
        <w:pStyle w:val="24"/>
        <w:tabs>
          <w:tab w:val="right" w:leader="dot" w:pos="9344"/>
        </w:tabs>
        <w:ind w:left="480" w:hanging="480"/>
        <w:rPr>
          <w:rFonts w:hint="eastAsia" w:ascii="等线" w:hAnsi="等线" w:eastAsia="等线"/>
          <w:sz w:val="22"/>
          <w:lang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r>
        <w:rPr>
          <w:rStyle w:val="48"/>
          <w:rFonts w:hint="eastAsia"/>
          <w:lang/>
        </w:rPr>
        <w:fldChar w:fldCharType="begin"/>
      </w:r>
      <w:r>
        <w:rPr>
          <w:rStyle w:val="48"/>
          <w:rFonts w:hint="eastAsia"/>
          <w:lang/>
        </w:rPr>
        <w:instrText xml:space="preserve"> </w:instrText>
      </w:r>
      <w:r>
        <w:rPr>
          <w:rFonts w:hint="eastAsia"/>
          <w:lang/>
        </w:rPr>
        <w:instrText xml:space="preserve">HYPERLINK \l "_Toc200790810"</w:instrText>
      </w:r>
      <w:r>
        <w:rPr>
          <w:rStyle w:val="48"/>
          <w:rFonts w:hint="eastAsia"/>
          <w:lang/>
        </w:rPr>
        <w:instrText xml:space="preserve"> </w:instrText>
      </w:r>
      <w:r>
        <w:rPr>
          <w:rStyle w:val="48"/>
          <w:rFonts w:hint="eastAsia"/>
          <w:lang/>
        </w:rPr>
        <w:fldChar w:fldCharType="separate"/>
      </w:r>
      <w:r>
        <w:rPr>
          <w:rStyle w:val="48"/>
          <w:rFonts w:hint="eastAsia"/>
          <w:lang/>
        </w:rPr>
        <w:t>1.</w:t>
      </w:r>
      <w:r>
        <w:rPr>
          <w:rFonts w:hint="eastAsia" w:ascii="等线" w:hAnsi="等线" w:eastAsia="等线"/>
          <w:sz w:val="22"/>
          <w:lang/>
        </w:rPr>
        <w:tab/>
      </w:r>
      <w:r>
        <w:rPr>
          <w:rStyle w:val="48"/>
          <w:rFonts w:hint="eastAsia"/>
          <w:lang/>
        </w:rPr>
        <w:t>概述</w:t>
      </w:r>
      <w:r>
        <w:rPr>
          <w:rFonts w:hint="eastAsia"/>
          <w:lang/>
        </w:rPr>
        <w:tab/>
      </w:r>
      <w:r>
        <w:rPr>
          <w:rFonts w:hint="eastAsia"/>
          <w:lang/>
        </w:rPr>
        <w:fldChar w:fldCharType="begin"/>
      </w:r>
      <w:r>
        <w:rPr>
          <w:rFonts w:hint="eastAsia"/>
          <w:lang/>
        </w:rPr>
        <w:instrText xml:space="preserve"> </w:instrText>
      </w:r>
      <w:r>
        <w:rPr>
          <w:lang/>
        </w:rPr>
        <w:instrText xml:space="preserve">PAGEREF _Toc200790810 \h</w:instrText>
      </w:r>
      <w:r>
        <w:rPr>
          <w:rFonts w:hint="eastAsia"/>
          <w:lang/>
        </w:rPr>
        <w:instrText xml:space="preserve"> </w:instrText>
      </w:r>
      <w:r>
        <w:rPr>
          <w:rFonts w:hint="eastAsia"/>
          <w:lang/>
        </w:rPr>
        <w:fldChar w:fldCharType="separate"/>
      </w:r>
      <w:r>
        <w:rPr>
          <w:lang/>
        </w:rPr>
        <w:t>1</w:t>
      </w:r>
      <w:r>
        <w:rPr>
          <w:rFonts w:hint="eastAsia"/>
          <w:lang/>
        </w:rPr>
        <w:fldChar w:fldCharType="end"/>
      </w:r>
      <w:r>
        <w:rPr>
          <w:rStyle w:val="48"/>
          <w:rFonts w:hint="eastAsia"/>
          <w:lang/>
        </w:rPr>
        <w:fldChar w:fldCharType="end"/>
      </w:r>
    </w:p>
    <w:p w14:paraId="20FC730D">
      <w:pPr>
        <w:pStyle w:val="24"/>
        <w:tabs>
          <w:tab w:val="right" w:leader="dot" w:pos="9344"/>
        </w:tabs>
        <w:ind w:left="480" w:hanging="480"/>
        <w:rPr>
          <w:rFonts w:hint="eastAsia" w:ascii="等线" w:hAnsi="等线" w:eastAsia="等线"/>
          <w:sz w:val="22"/>
          <w:lang/>
        </w:rPr>
      </w:pPr>
      <w:r>
        <w:rPr>
          <w:rStyle w:val="48"/>
          <w:rFonts w:hint="eastAsia"/>
          <w:lang/>
        </w:rPr>
        <w:fldChar w:fldCharType="begin"/>
      </w:r>
      <w:r>
        <w:rPr>
          <w:rStyle w:val="48"/>
          <w:rFonts w:hint="eastAsia"/>
          <w:lang/>
        </w:rPr>
        <w:instrText xml:space="preserve"> </w:instrText>
      </w:r>
      <w:r>
        <w:rPr>
          <w:rFonts w:hint="eastAsia"/>
          <w:lang/>
        </w:rPr>
        <w:instrText xml:space="preserve">HYPERLINK \l "_Toc200790811"</w:instrText>
      </w:r>
      <w:r>
        <w:rPr>
          <w:rStyle w:val="48"/>
          <w:rFonts w:hint="eastAsia"/>
          <w:lang/>
        </w:rPr>
        <w:instrText xml:space="preserve"> </w:instrText>
      </w:r>
      <w:r>
        <w:rPr>
          <w:rStyle w:val="48"/>
          <w:rFonts w:hint="eastAsia"/>
          <w:lang/>
        </w:rPr>
        <w:fldChar w:fldCharType="separate"/>
      </w:r>
      <w:r>
        <w:rPr>
          <w:rStyle w:val="48"/>
          <w:rFonts w:hint="eastAsia"/>
          <w:lang/>
        </w:rPr>
        <w:t>2.</w:t>
      </w:r>
      <w:r>
        <w:rPr>
          <w:rFonts w:hint="eastAsia" w:ascii="等线" w:hAnsi="等线" w:eastAsia="等线"/>
          <w:sz w:val="22"/>
          <w:lang/>
        </w:rPr>
        <w:tab/>
      </w:r>
      <w:r>
        <w:rPr>
          <w:rStyle w:val="48"/>
          <w:rFonts w:hint="eastAsia"/>
          <w:lang/>
        </w:rPr>
        <w:t>物理层协议</w:t>
      </w:r>
      <w:r>
        <w:rPr>
          <w:rFonts w:hint="eastAsia"/>
          <w:lang/>
        </w:rPr>
        <w:tab/>
      </w:r>
      <w:r>
        <w:rPr>
          <w:rFonts w:hint="eastAsia"/>
          <w:lang/>
        </w:rPr>
        <w:fldChar w:fldCharType="begin"/>
      </w:r>
      <w:r>
        <w:rPr>
          <w:rFonts w:hint="eastAsia"/>
          <w:lang/>
        </w:rPr>
        <w:instrText xml:space="preserve"> </w:instrText>
      </w:r>
      <w:r>
        <w:rPr>
          <w:lang/>
        </w:rPr>
        <w:instrText xml:space="preserve">PAGEREF _Toc200790811 \h</w:instrText>
      </w:r>
      <w:r>
        <w:rPr>
          <w:rFonts w:hint="eastAsia"/>
          <w:lang/>
        </w:rPr>
        <w:instrText xml:space="preserve"> </w:instrText>
      </w:r>
      <w:r>
        <w:rPr>
          <w:rFonts w:hint="eastAsia"/>
          <w:lang/>
        </w:rPr>
        <w:fldChar w:fldCharType="separate"/>
      </w:r>
      <w:r>
        <w:rPr>
          <w:lang/>
        </w:rPr>
        <w:t>1</w:t>
      </w:r>
      <w:r>
        <w:rPr>
          <w:rFonts w:hint="eastAsia"/>
          <w:lang/>
        </w:rPr>
        <w:fldChar w:fldCharType="end"/>
      </w:r>
      <w:r>
        <w:rPr>
          <w:rStyle w:val="48"/>
          <w:rFonts w:hint="eastAsia"/>
          <w:lang/>
        </w:rPr>
        <w:fldChar w:fldCharType="end"/>
      </w:r>
    </w:p>
    <w:p w14:paraId="08D030D8">
      <w:pPr>
        <w:pStyle w:val="23"/>
        <w:tabs>
          <w:tab w:val="left" w:pos="1260"/>
          <w:tab w:val="right" w:leader="dot" w:pos="9344"/>
        </w:tabs>
        <w:ind w:left="600" w:hanging="360"/>
        <w:rPr>
          <w:rFonts w:hint="eastAsia" w:ascii="等线" w:hAnsi="等线" w:eastAsia="等线"/>
          <w:sz w:val="22"/>
          <w:lang/>
        </w:rPr>
      </w:pPr>
      <w:r>
        <w:rPr>
          <w:rStyle w:val="48"/>
          <w:rFonts w:hint="eastAsia"/>
          <w:lang/>
        </w:rPr>
        <w:fldChar w:fldCharType="begin"/>
      </w:r>
      <w:r>
        <w:rPr>
          <w:rStyle w:val="48"/>
          <w:rFonts w:hint="eastAsia"/>
          <w:lang/>
        </w:rPr>
        <w:instrText xml:space="preserve"> </w:instrText>
      </w:r>
      <w:r>
        <w:rPr>
          <w:rFonts w:hint="eastAsia"/>
          <w:lang/>
        </w:rPr>
        <w:instrText xml:space="preserve">HYPERLINK \l "_Toc200790812"</w:instrText>
      </w:r>
      <w:r>
        <w:rPr>
          <w:rStyle w:val="48"/>
          <w:rFonts w:hint="eastAsia"/>
          <w:lang/>
        </w:rPr>
        <w:instrText xml:space="preserve"> </w:instrText>
      </w:r>
      <w:r>
        <w:rPr>
          <w:rStyle w:val="48"/>
          <w:rFonts w:hint="eastAsia"/>
          <w:lang/>
        </w:rPr>
        <w:fldChar w:fldCharType="separate"/>
      </w:r>
      <w:r>
        <w:rPr>
          <w:rStyle w:val="48"/>
          <w:rFonts w:hint="eastAsia"/>
          <w:lang/>
        </w:rPr>
        <w:t>2.1.</w:t>
      </w:r>
      <w:r>
        <w:rPr>
          <w:rFonts w:hint="eastAsia" w:ascii="等线" w:hAnsi="等线" w:eastAsia="等线"/>
          <w:sz w:val="22"/>
          <w:lang/>
        </w:rPr>
        <w:tab/>
      </w:r>
      <w:r>
        <w:rPr>
          <w:rStyle w:val="48"/>
          <w:rFonts w:hint="eastAsia"/>
          <w:lang/>
        </w:rPr>
        <w:t>连接方式</w:t>
      </w:r>
      <w:r>
        <w:rPr>
          <w:rFonts w:hint="eastAsia"/>
          <w:lang/>
        </w:rPr>
        <w:tab/>
      </w:r>
      <w:r>
        <w:rPr>
          <w:rFonts w:hint="eastAsia"/>
          <w:lang/>
        </w:rPr>
        <w:fldChar w:fldCharType="begin"/>
      </w:r>
      <w:r>
        <w:rPr>
          <w:rFonts w:hint="eastAsia"/>
          <w:lang/>
        </w:rPr>
        <w:instrText xml:space="preserve"> </w:instrText>
      </w:r>
      <w:r>
        <w:rPr>
          <w:lang/>
        </w:rPr>
        <w:instrText xml:space="preserve">PAGEREF _Toc200790812 \h</w:instrText>
      </w:r>
      <w:r>
        <w:rPr>
          <w:rFonts w:hint="eastAsia"/>
          <w:lang/>
        </w:rPr>
        <w:instrText xml:space="preserve"> </w:instrText>
      </w:r>
      <w:r>
        <w:rPr>
          <w:rFonts w:hint="eastAsia"/>
          <w:lang/>
        </w:rPr>
        <w:fldChar w:fldCharType="separate"/>
      </w:r>
      <w:r>
        <w:rPr>
          <w:lang/>
        </w:rPr>
        <w:t>1</w:t>
      </w:r>
      <w:r>
        <w:rPr>
          <w:rFonts w:hint="eastAsia"/>
          <w:lang/>
        </w:rPr>
        <w:fldChar w:fldCharType="end"/>
      </w:r>
      <w:r>
        <w:rPr>
          <w:rStyle w:val="48"/>
          <w:rFonts w:hint="eastAsia"/>
          <w:lang/>
        </w:rPr>
        <w:fldChar w:fldCharType="end"/>
      </w:r>
    </w:p>
    <w:p w14:paraId="55EE4E62">
      <w:pPr>
        <w:pStyle w:val="23"/>
        <w:tabs>
          <w:tab w:val="left" w:pos="1260"/>
          <w:tab w:val="right" w:leader="dot" w:pos="9344"/>
        </w:tabs>
        <w:ind w:left="600" w:hanging="360"/>
        <w:rPr>
          <w:rFonts w:hint="eastAsia" w:ascii="等线" w:hAnsi="等线" w:eastAsia="等线"/>
          <w:sz w:val="22"/>
          <w:lang/>
        </w:rPr>
      </w:pPr>
      <w:r>
        <w:rPr>
          <w:rStyle w:val="48"/>
          <w:rFonts w:hint="eastAsia"/>
          <w:lang/>
        </w:rPr>
        <w:fldChar w:fldCharType="begin"/>
      </w:r>
      <w:r>
        <w:rPr>
          <w:rStyle w:val="48"/>
          <w:rFonts w:hint="eastAsia"/>
          <w:lang/>
        </w:rPr>
        <w:instrText xml:space="preserve"> </w:instrText>
      </w:r>
      <w:r>
        <w:rPr>
          <w:rFonts w:hint="eastAsia"/>
          <w:lang/>
        </w:rPr>
        <w:instrText xml:space="preserve">HYPERLINK \l "_Toc200790813"</w:instrText>
      </w:r>
      <w:r>
        <w:rPr>
          <w:rStyle w:val="48"/>
          <w:rFonts w:hint="eastAsia"/>
          <w:lang/>
        </w:rPr>
        <w:instrText xml:space="preserve"> </w:instrText>
      </w:r>
      <w:r>
        <w:rPr>
          <w:rStyle w:val="48"/>
          <w:rFonts w:hint="eastAsia"/>
          <w:lang/>
        </w:rPr>
        <w:fldChar w:fldCharType="separate"/>
      </w:r>
      <w:r>
        <w:rPr>
          <w:rStyle w:val="48"/>
          <w:rFonts w:hint="eastAsia"/>
          <w:lang/>
        </w:rPr>
        <w:t>2.2.</w:t>
      </w:r>
      <w:r>
        <w:rPr>
          <w:rFonts w:hint="eastAsia" w:ascii="等线" w:hAnsi="等线" w:eastAsia="等线"/>
          <w:sz w:val="22"/>
          <w:lang/>
        </w:rPr>
        <w:tab/>
      </w:r>
      <w:r>
        <w:rPr>
          <w:rStyle w:val="48"/>
          <w:rFonts w:hint="eastAsia"/>
          <w:lang/>
        </w:rPr>
        <w:t>电气接口规定</w:t>
      </w:r>
      <w:r>
        <w:rPr>
          <w:rFonts w:hint="eastAsia"/>
          <w:lang/>
        </w:rPr>
        <w:tab/>
      </w:r>
      <w:r>
        <w:rPr>
          <w:rFonts w:hint="eastAsia"/>
          <w:lang/>
        </w:rPr>
        <w:fldChar w:fldCharType="begin"/>
      </w:r>
      <w:r>
        <w:rPr>
          <w:rFonts w:hint="eastAsia"/>
          <w:lang/>
        </w:rPr>
        <w:instrText xml:space="preserve"> </w:instrText>
      </w:r>
      <w:r>
        <w:rPr>
          <w:lang/>
        </w:rPr>
        <w:instrText xml:space="preserve">PAGEREF _Toc200790813 \h</w:instrText>
      </w:r>
      <w:r>
        <w:rPr>
          <w:rFonts w:hint="eastAsia"/>
          <w:lang/>
        </w:rPr>
        <w:instrText xml:space="preserve"> </w:instrText>
      </w:r>
      <w:r>
        <w:rPr>
          <w:rFonts w:hint="eastAsia"/>
          <w:lang/>
        </w:rPr>
        <w:fldChar w:fldCharType="separate"/>
      </w:r>
      <w:r>
        <w:rPr>
          <w:lang/>
        </w:rPr>
        <w:t>1</w:t>
      </w:r>
      <w:r>
        <w:rPr>
          <w:rFonts w:hint="eastAsia"/>
          <w:lang/>
        </w:rPr>
        <w:fldChar w:fldCharType="end"/>
      </w:r>
      <w:r>
        <w:rPr>
          <w:rStyle w:val="48"/>
          <w:rFonts w:hint="eastAsia"/>
          <w:lang/>
        </w:rPr>
        <w:fldChar w:fldCharType="end"/>
      </w:r>
    </w:p>
    <w:p w14:paraId="59CAA2BA">
      <w:pPr>
        <w:pStyle w:val="23"/>
        <w:tabs>
          <w:tab w:val="left" w:pos="1260"/>
          <w:tab w:val="right" w:leader="dot" w:pos="9344"/>
        </w:tabs>
        <w:ind w:left="600" w:hanging="360"/>
        <w:rPr>
          <w:rFonts w:hint="eastAsia" w:ascii="等线" w:hAnsi="等线" w:eastAsia="等线"/>
          <w:sz w:val="22"/>
          <w:lang/>
        </w:rPr>
      </w:pPr>
      <w:r>
        <w:rPr>
          <w:rStyle w:val="48"/>
          <w:rFonts w:hint="eastAsia"/>
          <w:lang/>
        </w:rPr>
        <w:fldChar w:fldCharType="begin"/>
      </w:r>
      <w:r>
        <w:rPr>
          <w:rStyle w:val="48"/>
          <w:rFonts w:hint="eastAsia"/>
          <w:lang/>
        </w:rPr>
        <w:instrText xml:space="preserve"> </w:instrText>
      </w:r>
      <w:r>
        <w:rPr>
          <w:rFonts w:hint="eastAsia"/>
          <w:lang/>
        </w:rPr>
        <w:instrText xml:space="preserve">HYPERLINK \l "_Toc200790814"</w:instrText>
      </w:r>
      <w:r>
        <w:rPr>
          <w:rStyle w:val="48"/>
          <w:rFonts w:hint="eastAsia"/>
          <w:lang/>
        </w:rPr>
        <w:instrText xml:space="preserve"> </w:instrText>
      </w:r>
      <w:r>
        <w:rPr>
          <w:rStyle w:val="48"/>
          <w:rFonts w:hint="eastAsia"/>
          <w:lang/>
        </w:rPr>
        <w:fldChar w:fldCharType="separate"/>
      </w:r>
      <w:r>
        <w:rPr>
          <w:rStyle w:val="48"/>
          <w:rFonts w:hint="eastAsia"/>
          <w:lang/>
        </w:rPr>
        <w:t>2.3.</w:t>
      </w:r>
      <w:r>
        <w:rPr>
          <w:rFonts w:hint="eastAsia" w:ascii="等线" w:hAnsi="等线" w:eastAsia="等线"/>
          <w:sz w:val="22"/>
          <w:lang/>
        </w:rPr>
        <w:tab/>
      </w:r>
      <w:r>
        <w:rPr>
          <w:rStyle w:val="48"/>
          <w:rFonts w:hint="eastAsia"/>
          <w:lang/>
        </w:rPr>
        <w:t>技术指标</w:t>
      </w:r>
      <w:r>
        <w:rPr>
          <w:rFonts w:hint="eastAsia"/>
          <w:lang/>
        </w:rPr>
        <w:tab/>
      </w:r>
      <w:r>
        <w:rPr>
          <w:rFonts w:hint="eastAsia"/>
          <w:lang/>
        </w:rPr>
        <w:fldChar w:fldCharType="begin"/>
      </w:r>
      <w:r>
        <w:rPr>
          <w:rFonts w:hint="eastAsia"/>
          <w:lang/>
        </w:rPr>
        <w:instrText xml:space="preserve"> </w:instrText>
      </w:r>
      <w:r>
        <w:rPr>
          <w:lang/>
        </w:rPr>
        <w:instrText xml:space="preserve">PAGEREF _Toc200790814 \h</w:instrText>
      </w:r>
      <w:r>
        <w:rPr>
          <w:rFonts w:hint="eastAsia"/>
          <w:lang/>
        </w:rPr>
        <w:instrText xml:space="preserve"> </w:instrText>
      </w:r>
      <w:r>
        <w:rPr>
          <w:rFonts w:hint="eastAsia"/>
          <w:lang/>
        </w:rPr>
        <w:fldChar w:fldCharType="separate"/>
      </w:r>
      <w:r>
        <w:rPr>
          <w:lang/>
        </w:rPr>
        <w:t>2</w:t>
      </w:r>
      <w:r>
        <w:rPr>
          <w:rFonts w:hint="eastAsia"/>
          <w:lang/>
        </w:rPr>
        <w:fldChar w:fldCharType="end"/>
      </w:r>
      <w:r>
        <w:rPr>
          <w:rStyle w:val="48"/>
          <w:rFonts w:hint="eastAsia"/>
          <w:lang/>
        </w:rPr>
        <w:fldChar w:fldCharType="end"/>
      </w:r>
    </w:p>
    <w:p w14:paraId="10E897D4">
      <w:pPr>
        <w:pStyle w:val="23"/>
        <w:tabs>
          <w:tab w:val="left" w:pos="1260"/>
          <w:tab w:val="right" w:leader="dot" w:pos="9344"/>
        </w:tabs>
        <w:ind w:left="600" w:hanging="360"/>
        <w:rPr>
          <w:rFonts w:hint="eastAsia" w:ascii="等线" w:hAnsi="等线" w:eastAsia="等线"/>
          <w:sz w:val="22"/>
          <w:lang/>
        </w:rPr>
      </w:pPr>
      <w:r>
        <w:rPr>
          <w:rStyle w:val="48"/>
          <w:rFonts w:hint="eastAsia"/>
          <w:lang/>
        </w:rPr>
        <w:fldChar w:fldCharType="begin"/>
      </w:r>
      <w:r>
        <w:rPr>
          <w:rStyle w:val="48"/>
          <w:rFonts w:hint="eastAsia"/>
          <w:lang/>
        </w:rPr>
        <w:instrText xml:space="preserve"> </w:instrText>
      </w:r>
      <w:r>
        <w:rPr>
          <w:rFonts w:hint="eastAsia"/>
          <w:lang/>
        </w:rPr>
        <w:instrText xml:space="preserve">HYPERLINK \l "_Toc200790815"</w:instrText>
      </w:r>
      <w:r>
        <w:rPr>
          <w:rStyle w:val="48"/>
          <w:rFonts w:hint="eastAsia"/>
          <w:lang/>
        </w:rPr>
        <w:instrText xml:space="preserve"> </w:instrText>
      </w:r>
      <w:r>
        <w:rPr>
          <w:rStyle w:val="48"/>
          <w:rFonts w:hint="eastAsia"/>
          <w:lang/>
        </w:rPr>
        <w:fldChar w:fldCharType="separate"/>
      </w:r>
      <w:r>
        <w:rPr>
          <w:rStyle w:val="48"/>
          <w:rFonts w:hint="eastAsia"/>
          <w:lang/>
        </w:rPr>
        <w:t>2.4.</w:t>
      </w:r>
      <w:r>
        <w:rPr>
          <w:rFonts w:hint="eastAsia" w:ascii="等线" w:hAnsi="等线" w:eastAsia="等线"/>
          <w:sz w:val="22"/>
          <w:lang/>
        </w:rPr>
        <w:tab/>
      </w:r>
      <w:r>
        <w:rPr>
          <w:rStyle w:val="48"/>
          <w:rFonts w:hint="eastAsia"/>
          <w:lang/>
        </w:rPr>
        <w:t>通信方式</w:t>
      </w:r>
      <w:r>
        <w:rPr>
          <w:rFonts w:hint="eastAsia"/>
          <w:lang/>
        </w:rPr>
        <w:tab/>
      </w:r>
      <w:r>
        <w:rPr>
          <w:rFonts w:hint="eastAsia"/>
          <w:lang/>
        </w:rPr>
        <w:fldChar w:fldCharType="begin"/>
      </w:r>
      <w:r>
        <w:rPr>
          <w:rFonts w:hint="eastAsia"/>
          <w:lang/>
        </w:rPr>
        <w:instrText xml:space="preserve"> </w:instrText>
      </w:r>
      <w:r>
        <w:rPr>
          <w:lang/>
        </w:rPr>
        <w:instrText xml:space="preserve">PAGEREF _Toc200790815 \h</w:instrText>
      </w:r>
      <w:r>
        <w:rPr>
          <w:rFonts w:hint="eastAsia"/>
          <w:lang/>
        </w:rPr>
        <w:instrText xml:space="preserve"> </w:instrText>
      </w:r>
      <w:r>
        <w:rPr>
          <w:rFonts w:hint="eastAsia"/>
          <w:lang/>
        </w:rPr>
        <w:fldChar w:fldCharType="separate"/>
      </w:r>
      <w:r>
        <w:rPr>
          <w:lang/>
        </w:rPr>
        <w:t>2</w:t>
      </w:r>
      <w:r>
        <w:rPr>
          <w:rFonts w:hint="eastAsia"/>
          <w:lang/>
        </w:rPr>
        <w:fldChar w:fldCharType="end"/>
      </w:r>
      <w:r>
        <w:rPr>
          <w:rStyle w:val="48"/>
          <w:rFonts w:hint="eastAsia"/>
          <w:lang/>
        </w:rPr>
        <w:fldChar w:fldCharType="end"/>
      </w:r>
    </w:p>
    <w:p w14:paraId="53FE71A3">
      <w:pPr>
        <w:pStyle w:val="24"/>
        <w:tabs>
          <w:tab w:val="right" w:leader="dot" w:pos="9344"/>
        </w:tabs>
        <w:ind w:left="480" w:hanging="480"/>
        <w:rPr>
          <w:rFonts w:hint="eastAsia" w:ascii="等线" w:hAnsi="等线" w:eastAsia="等线"/>
          <w:sz w:val="22"/>
          <w:lang/>
        </w:rPr>
      </w:pPr>
      <w:r>
        <w:rPr>
          <w:rStyle w:val="48"/>
          <w:rFonts w:hint="eastAsia"/>
          <w:lang/>
        </w:rPr>
        <w:fldChar w:fldCharType="begin"/>
      </w:r>
      <w:r>
        <w:rPr>
          <w:rStyle w:val="48"/>
          <w:rFonts w:hint="eastAsia"/>
          <w:lang/>
        </w:rPr>
        <w:instrText xml:space="preserve"> </w:instrText>
      </w:r>
      <w:r>
        <w:rPr>
          <w:rFonts w:hint="eastAsia"/>
          <w:lang/>
        </w:rPr>
        <w:instrText xml:space="preserve">HYPERLINK \l "_Toc200790816"</w:instrText>
      </w:r>
      <w:r>
        <w:rPr>
          <w:rStyle w:val="48"/>
          <w:rFonts w:hint="eastAsia"/>
          <w:lang/>
        </w:rPr>
        <w:instrText xml:space="preserve"> </w:instrText>
      </w:r>
      <w:r>
        <w:rPr>
          <w:rStyle w:val="48"/>
          <w:rFonts w:hint="eastAsia"/>
          <w:lang/>
        </w:rPr>
        <w:fldChar w:fldCharType="separate"/>
      </w:r>
      <w:r>
        <w:rPr>
          <w:rStyle w:val="48"/>
          <w:rFonts w:hint="eastAsia"/>
          <w:lang/>
        </w:rPr>
        <w:t>3.</w:t>
      </w:r>
      <w:r>
        <w:rPr>
          <w:rFonts w:hint="eastAsia" w:ascii="等线" w:hAnsi="等线" w:eastAsia="等线"/>
          <w:sz w:val="22"/>
          <w:lang/>
        </w:rPr>
        <w:tab/>
      </w:r>
      <w:r>
        <w:rPr>
          <w:rStyle w:val="48"/>
          <w:rFonts w:hint="eastAsia"/>
          <w:lang/>
        </w:rPr>
        <w:t>会话层协议</w:t>
      </w:r>
      <w:r>
        <w:rPr>
          <w:rFonts w:hint="eastAsia"/>
          <w:lang/>
        </w:rPr>
        <w:tab/>
      </w:r>
      <w:r>
        <w:rPr>
          <w:rFonts w:hint="eastAsia"/>
          <w:lang/>
        </w:rPr>
        <w:fldChar w:fldCharType="begin"/>
      </w:r>
      <w:r>
        <w:rPr>
          <w:rFonts w:hint="eastAsia"/>
          <w:lang/>
        </w:rPr>
        <w:instrText xml:space="preserve"> </w:instrText>
      </w:r>
      <w:r>
        <w:rPr>
          <w:lang/>
        </w:rPr>
        <w:instrText xml:space="preserve">PAGEREF _Toc200790816 \h</w:instrText>
      </w:r>
      <w:r>
        <w:rPr>
          <w:rFonts w:hint="eastAsia"/>
          <w:lang/>
        </w:rPr>
        <w:instrText xml:space="preserve"> </w:instrText>
      </w:r>
      <w:r>
        <w:rPr>
          <w:rFonts w:hint="eastAsia"/>
          <w:lang/>
        </w:rPr>
        <w:fldChar w:fldCharType="separate"/>
      </w:r>
      <w:r>
        <w:rPr>
          <w:lang/>
        </w:rPr>
        <w:t>2</w:t>
      </w:r>
      <w:r>
        <w:rPr>
          <w:rFonts w:hint="eastAsia"/>
          <w:lang/>
        </w:rPr>
        <w:fldChar w:fldCharType="end"/>
      </w:r>
      <w:r>
        <w:rPr>
          <w:rStyle w:val="48"/>
          <w:rFonts w:hint="eastAsia"/>
          <w:lang/>
        </w:rPr>
        <w:fldChar w:fldCharType="end"/>
      </w:r>
    </w:p>
    <w:p w14:paraId="5FC67BBF">
      <w:pPr>
        <w:pStyle w:val="23"/>
        <w:tabs>
          <w:tab w:val="left" w:pos="1260"/>
          <w:tab w:val="right" w:leader="dot" w:pos="9344"/>
        </w:tabs>
        <w:ind w:left="600" w:hanging="360"/>
        <w:rPr>
          <w:rFonts w:hint="eastAsia" w:ascii="等线" w:hAnsi="等线" w:eastAsia="等线"/>
          <w:sz w:val="22"/>
          <w:lang/>
        </w:rPr>
      </w:pPr>
      <w:r>
        <w:rPr>
          <w:rStyle w:val="48"/>
          <w:rFonts w:hint="eastAsia"/>
          <w:lang/>
        </w:rPr>
        <w:fldChar w:fldCharType="begin"/>
      </w:r>
      <w:r>
        <w:rPr>
          <w:rStyle w:val="48"/>
          <w:rFonts w:hint="eastAsia"/>
          <w:lang/>
        </w:rPr>
        <w:instrText xml:space="preserve"> </w:instrText>
      </w:r>
      <w:r>
        <w:rPr>
          <w:rFonts w:hint="eastAsia"/>
          <w:lang/>
        </w:rPr>
        <w:instrText xml:space="preserve">HYPERLINK \l "_Toc200790817"</w:instrText>
      </w:r>
      <w:r>
        <w:rPr>
          <w:rStyle w:val="48"/>
          <w:rFonts w:hint="eastAsia"/>
          <w:lang/>
        </w:rPr>
        <w:instrText xml:space="preserve"> </w:instrText>
      </w:r>
      <w:r>
        <w:rPr>
          <w:rStyle w:val="48"/>
          <w:rFonts w:hint="eastAsia"/>
          <w:lang/>
        </w:rPr>
        <w:fldChar w:fldCharType="separate"/>
      </w:r>
      <w:r>
        <w:rPr>
          <w:rStyle w:val="48"/>
          <w:rFonts w:hint="eastAsia"/>
          <w:lang/>
        </w:rPr>
        <w:t>3.1.</w:t>
      </w:r>
      <w:r>
        <w:rPr>
          <w:rFonts w:hint="eastAsia" w:ascii="等线" w:hAnsi="等线" w:eastAsia="等线"/>
          <w:sz w:val="22"/>
          <w:lang/>
        </w:rPr>
        <w:tab/>
      </w:r>
      <w:r>
        <w:rPr>
          <w:rStyle w:val="48"/>
          <w:rFonts w:hint="eastAsia"/>
          <w:lang/>
        </w:rPr>
        <w:t>数据交换规则</w:t>
      </w:r>
      <w:r>
        <w:rPr>
          <w:rFonts w:hint="eastAsia"/>
          <w:lang/>
        </w:rPr>
        <w:tab/>
      </w:r>
      <w:r>
        <w:rPr>
          <w:rFonts w:hint="eastAsia"/>
          <w:lang/>
        </w:rPr>
        <w:fldChar w:fldCharType="begin"/>
      </w:r>
      <w:r>
        <w:rPr>
          <w:rFonts w:hint="eastAsia"/>
          <w:lang/>
        </w:rPr>
        <w:instrText xml:space="preserve"> </w:instrText>
      </w:r>
      <w:r>
        <w:rPr>
          <w:lang/>
        </w:rPr>
        <w:instrText xml:space="preserve">PAGEREF _Toc200790817 \h</w:instrText>
      </w:r>
      <w:r>
        <w:rPr>
          <w:rFonts w:hint="eastAsia"/>
          <w:lang/>
        </w:rPr>
        <w:instrText xml:space="preserve"> </w:instrText>
      </w:r>
      <w:r>
        <w:rPr>
          <w:rFonts w:hint="eastAsia"/>
          <w:lang/>
        </w:rPr>
        <w:fldChar w:fldCharType="separate"/>
      </w:r>
      <w:r>
        <w:rPr>
          <w:lang/>
        </w:rPr>
        <w:t>2</w:t>
      </w:r>
      <w:r>
        <w:rPr>
          <w:rFonts w:hint="eastAsia"/>
          <w:lang/>
        </w:rPr>
        <w:fldChar w:fldCharType="end"/>
      </w:r>
      <w:r>
        <w:rPr>
          <w:rStyle w:val="48"/>
          <w:rFonts w:hint="eastAsia"/>
          <w:lang/>
        </w:rPr>
        <w:fldChar w:fldCharType="end"/>
      </w:r>
    </w:p>
    <w:p w14:paraId="6A5DF611">
      <w:pPr>
        <w:pStyle w:val="22"/>
        <w:tabs>
          <w:tab w:val="left" w:pos="1260"/>
          <w:tab w:val="right" w:leader="dot" w:pos="9344"/>
        </w:tabs>
        <w:ind w:left="840" w:hanging="360"/>
        <w:rPr>
          <w:rFonts w:hint="eastAsia" w:ascii="等线" w:hAnsi="等线" w:eastAsia="等线"/>
          <w:sz w:val="22"/>
          <w:lang/>
        </w:rPr>
      </w:pPr>
      <w:r>
        <w:rPr>
          <w:rStyle w:val="48"/>
          <w:rFonts w:hint="eastAsia"/>
          <w:lang/>
        </w:rPr>
        <w:fldChar w:fldCharType="begin"/>
      </w:r>
      <w:r>
        <w:rPr>
          <w:rStyle w:val="48"/>
          <w:rFonts w:hint="eastAsia"/>
          <w:lang/>
        </w:rPr>
        <w:instrText xml:space="preserve"> </w:instrText>
      </w:r>
      <w:r>
        <w:rPr>
          <w:rFonts w:hint="eastAsia"/>
          <w:lang/>
        </w:rPr>
        <w:instrText xml:space="preserve">HYPERLINK \l "_Toc200790818"</w:instrText>
      </w:r>
      <w:r>
        <w:rPr>
          <w:rStyle w:val="48"/>
          <w:rFonts w:hint="eastAsia"/>
          <w:lang/>
        </w:rPr>
        <w:instrText xml:space="preserve"> </w:instrText>
      </w:r>
      <w:r>
        <w:rPr>
          <w:rStyle w:val="48"/>
          <w:rFonts w:hint="eastAsia"/>
          <w:lang/>
        </w:rPr>
        <w:fldChar w:fldCharType="separate"/>
      </w:r>
      <w:r>
        <w:rPr>
          <w:rStyle w:val="48"/>
          <w:rFonts w:hint="eastAsia"/>
          <w:lang/>
        </w:rPr>
        <w:t>3.1.1.</w:t>
      </w:r>
      <w:r>
        <w:rPr>
          <w:rFonts w:hint="eastAsia" w:ascii="等线" w:hAnsi="等线" w:eastAsia="等线"/>
          <w:sz w:val="22"/>
          <w:lang/>
        </w:rPr>
        <w:tab/>
      </w:r>
      <w:r>
        <w:rPr>
          <w:rStyle w:val="48"/>
          <w:rFonts w:hint="eastAsia"/>
          <w:lang/>
        </w:rPr>
        <w:t>节点类型定义</w:t>
      </w:r>
      <w:r>
        <w:rPr>
          <w:rFonts w:hint="eastAsia"/>
          <w:lang/>
        </w:rPr>
        <w:tab/>
      </w:r>
      <w:r>
        <w:rPr>
          <w:rFonts w:hint="eastAsia"/>
          <w:lang/>
        </w:rPr>
        <w:fldChar w:fldCharType="begin"/>
      </w:r>
      <w:r>
        <w:rPr>
          <w:rFonts w:hint="eastAsia"/>
          <w:lang/>
        </w:rPr>
        <w:instrText xml:space="preserve"> </w:instrText>
      </w:r>
      <w:r>
        <w:rPr>
          <w:lang/>
        </w:rPr>
        <w:instrText xml:space="preserve">PAGEREF _Toc200790818 \h</w:instrText>
      </w:r>
      <w:r>
        <w:rPr>
          <w:rFonts w:hint="eastAsia"/>
          <w:lang/>
        </w:rPr>
        <w:instrText xml:space="preserve"> </w:instrText>
      </w:r>
      <w:r>
        <w:rPr>
          <w:rFonts w:hint="eastAsia"/>
          <w:lang/>
        </w:rPr>
        <w:fldChar w:fldCharType="separate"/>
      </w:r>
      <w:r>
        <w:rPr>
          <w:lang/>
        </w:rPr>
        <w:t>2</w:t>
      </w:r>
      <w:r>
        <w:rPr>
          <w:rFonts w:hint="eastAsia"/>
          <w:lang/>
        </w:rPr>
        <w:fldChar w:fldCharType="end"/>
      </w:r>
      <w:r>
        <w:rPr>
          <w:rStyle w:val="48"/>
          <w:rFonts w:hint="eastAsia"/>
          <w:lang/>
        </w:rPr>
        <w:fldChar w:fldCharType="end"/>
      </w:r>
    </w:p>
    <w:p w14:paraId="1F70ED20">
      <w:pPr>
        <w:pStyle w:val="22"/>
        <w:tabs>
          <w:tab w:val="left" w:pos="1260"/>
          <w:tab w:val="right" w:leader="dot" w:pos="9344"/>
        </w:tabs>
        <w:ind w:left="840" w:hanging="360"/>
        <w:rPr>
          <w:rFonts w:hint="eastAsia" w:ascii="等线" w:hAnsi="等线" w:eastAsia="等线"/>
          <w:sz w:val="22"/>
          <w:lang/>
        </w:rPr>
      </w:pPr>
      <w:r>
        <w:rPr>
          <w:rStyle w:val="48"/>
          <w:rFonts w:hint="eastAsia"/>
          <w:lang/>
        </w:rPr>
        <w:fldChar w:fldCharType="begin"/>
      </w:r>
      <w:r>
        <w:rPr>
          <w:rStyle w:val="48"/>
          <w:rFonts w:hint="eastAsia"/>
          <w:lang/>
        </w:rPr>
        <w:instrText xml:space="preserve"> </w:instrText>
      </w:r>
      <w:r>
        <w:rPr>
          <w:rFonts w:hint="eastAsia"/>
          <w:lang/>
        </w:rPr>
        <w:instrText xml:space="preserve">HYPERLINK \l "_Toc200790819"</w:instrText>
      </w:r>
      <w:r>
        <w:rPr>
          <w:rStyle w:val="48"/>
          <w:rFonts w:hint="eastAsia"/>
          <w:lang/>
        </w:rPr>
        <w:instrText xml:space="preserve"> </w:instrText>
      </w:r>
      <w:r>
        <w:rPr>
          <w:rStyle w:val="48"/>
          <w:rFonts w:hint="eastAsia"/>
          <w:lang/>
        </w:rPr>
        <w:fldChar w:fldCharType="separate"/>
      </w:r>
      <w:r>
        <w:rPr>
          <w:rStyle w:val="48"/>
          <w:rFonts w:hint="eastAsia"/>
          <w:lang/>
        </w:rPr>
        <w:t>3.1.2.</w:t>
      </w:r>
      <w:r>
        <w:rPr>
          <w:rFonts w:hint="eastAsia" w:ascii="等线" w:hAnsi="等线" w:eastAsia="等线"/>
          <w:sz w:val="22"/>
          <w:lang/>
        </w:rPr>
        <w:tab/>
      </w:r>
      <w:r>
        <w:rPr>
          <w:rStyle w:val="48"/>
          <w:rFonts w:hint="eastAsia"/>
          <w:lang/>
        </w:rPr>
        <w:t>帧类型及使用方式</w:t>
      </w:r>
      <w:r>
        <w:rPr>
          <w:rFonts w:hint="eastAsia"/>
          <w:lang/>
        </w:rPr>
        <w:tab/>
      </w:r>
      <w:r>
        <w:rPr>
          <w:rFonts w:hint="eastAsia"/>
          <w:lang/>
        </w:rPr>
        <w:fldChar w:fldCharType="begin"/>
      </w:r>
      <w:r>
        <w:rPr>
          <w:rFonts w:hint="eastAsia"/>
          <w:lang/>
        </w:rPr>
        <w:instrText xml:space="preserve"> </w:instrText>
      </w:r>
      <w:r>
        <w:rPr>
          <w:lang/>
        </w:rPr>
        <w:instrText xml:space="preserve">PAGEREF _Toc200790819 \h</w:instrText>
      </w:r>
      <w:r>
        <w:rPr>
          <w:rFonts w:hint="eastAsia"/>
          <w:lang/>
        </w:rPr>
        <w:instrText xml:space="preserve"> </w:instrText>
      </w:r>
      <w:r>
        <w:rPr>
          <w:rFonts w:hint="eastAsia"/>
          <w:lang/>
        </w:rPr>
        <w:fldChar w:fldCharType="separate"/>
      </w:r>
      <w:r>
        <w:rPr>
          <w:lang/>
        </w:rPr>
        <w:t>2</w:t>
      </w:r>
      <w:r>
        <w:rPr>
          <w:rFonts w:hint="eastAsia"/>
          <w:lang/>
        </w:rPr>
        <w:fldChar w:fldCharType="end"/>
      </w:r>
      <w:r>
        <w:rPr>
          <w:rStyle w:val="48"/>
          <w:rFonts w:hint="eastAsia"/>
          <w:lang/>
        </w:rPr>
        <w:fldChar w:fldCharType="end"/>
      </w:r>
    </w:p>
    <w:p w14:paraId="26F55CF6">
      <w:pPr>
        <w:pStyle w:val="22"/>
        <w:tabs>
          <w:tab w:val="left" w:pos="1260"/>
          <w:tab w:val="right" w:leader="dot" w:pos="9344"/>
        </w:tabs>
        <w:ind w:left="840" w:hanging="360"/>
        <w:rPr>
          <w:rFonts w:hint="eastAsia" w:ascii="等线" w:hAnsi="等线" w:eastAsia="等线"/>
          <w:sz w:val="22"/>
          <w:lang/>
        </w:rPr>
      </w:pPr>
      <w:r>
        <w:rPr>
          <w:rStyle w:val="48"/>
          <w:rFonts w:hint="eastAsia"/>
          <w:lang/>
        </w:rPr>
        <w:fldChar w:fldCharType="begin"/>
      </w:r>
      <w:r>
        <w:rPr>
          <w:rStyle w:val="48"/>
          <w:rFonts w:hint="eastAsia"/>
          <w:lang/>
        </w:rPr>
        <w:instrText xml:space="preserve"> </w:instrText>
      </w:r>
      <w:r>
        <w:rPr>
          <w:rFonts w:hint="eastAsia"/>
          <w:lang/>
        </w:rPr>
        <w:instrText xml:space="preserve">HYPERLINK \l "_Toc200790820"</w:instrText>
      </w:r>
      <w:r>
        <w:rPr>
          <w:rStyle w:val="48"/>
          <w:rFonts w:hint="eastAsia"/>
          <w:lang/>
        </w:rPr>
        <w:instrText xml:space="preserve"> </w:instrText>
      </w:r>
      <w:r>
        <w:rPr>
          <w:rStyle w:val="48"/>
          <w:rFonts w:hint="eastAsia"/>
          <w:lang/>
        </w:rPr>
        <w:fldChar w:fldCharType="separate"/>
      </w:r>
      <w:r>
        <w:rPr>
          <w:rStyle w:val="48"/>
          <w:rFonts w:hint="eastAsia"/>
          <w:lang/>
        </w:rPr>
        <w:t>3.1.3.</w:t>
      </w:r>
      <w:r>
        <w:rPr>
          <w:rFonts w:hint="eastAsia" w:ascii="等线" w:hAnsi="等线" w:eastAsia="等线"/>
          <w:sz w:val="22"/>
          <w:lang/>
        </w:rPr>
        <w:tab/>
      </w:r>
      <w:r>
        <w:rPr>
          <w:rStyle w:val="48"/>
          <w:rFonts w:hint="eastAsia"/>
          <w:lang/>
        </w:rPr>
        <w:t>双总线使用方式</w:t>
      </w:r>
      <w:r>
        <w:rPr>
          <w:rFonts w:hint="eastAsia"/>
          <w:lang/>
        </w:rPr>
        <w:tab/>
      </w:r>
      <w:r>
        <w:rPr>
          <w:rFonts w:hint="eastAsia"/>
          <w:lang/>
        </w:rPr>
        <w:fldChar w:fldCharType="begin"/>
      </w:r>
      <w:r>
        <w:rPr>
          <w:rFonts w:hint="eastAsia"/>
          <w:lang/>
        </w:rPr>
        <w:instrText xml:space="preserve"> </w:instrText>
      </w:r>
      <w:r>
        <w:rPr>
          <w:lang/>
        </w:rPr>
        <w:instrText xml:space="preserve">PAGEREF _Toc200790820 \h</w:instrText>
      </w:r>
      <w:r>
        <w:rPr>
          <w:rFonts w:hint="eastAsia"/>
          <w:lang/>
        </w:rPr>
        <w:instrText xml:space="preserve"> </w:instrText>
      </w:r>
      <w:r>
        <w:rPr>
          <w:rFonts w:hint="eastAsia"/>
          <w:lang/>
        </w:rPr>
        <w:fldChar w:fldCharType="separate"/>
      </w:r>
      <w:r>
        <w:rPr>
          <w:lang/>
        </w:rPr>
        <w:t>4</w:t>
      </w:r>
      <w:r>
        <w:rPr>
          <w:rFonts w:hint="eastAsia"/>
          <w:lang/>
        </w:rPr>
        <w:fldChar w:fldCharType="end"/>
      </w:r>
      <w:r>
        <w:rPr>
          <w:rStyle w:val="48"/>
          <w:rFonts w:hint="eastAsia"/>
          <w:lang/>
        </w:rPr>
        <w:fldChar w:fldCharType="end"/>
      </w:r>
    </w:p>
    <w:p w14:paraId="70804BDF">
      <w:pPr>
        <w:pStyle w:val="22"/>
        <w:tabs>
          <w:tab w:val="left" w:pos="1260"/>
          <w:tab w:val="right" w:leader="dot" w:pos="9344"/>
        </w:tabs>
        <w:ind w:left="840" w:hanging="360"/>
        <w:rPr>
          <w:rFonts w:hint="eastAsia" w:ascii="等线" w:hAnsi="等线" w:eastAsia="等线"/>
          <w:sz w:val="22"/>
          <w:lang/>
        </w:rPr>
      </w:pPr>
      <w:r>
        <w:rPr>
          <w:rStyle w:val="48"/>
          <w:rFonts w:hint="eastAsia"/>
          <w:lang/>
        </w:rPr>
        <w:fldChar w:fldCharType="begin"/>
      </w:r>
      <w:r>
        <w:rPr>
          <w:rStyle w:val="48"/>
          <w:rFonts w:hint="eastAsia"/>
          <w:lang/>
        </w:rPr>
        <w:instrText xml:space="preserve"> </w:instrText>
      </w:r>
      <w:r>
        <w:rPr>
          <w:rFonts w:hint="eastAsia"/>
          <w:lang/>
        </w:rPr>
        <w:instrText xml:space="preserve">HYPERLINK \l "_Toc200790821"</w:instrText>
      </w:r>
      <w:r>
        <w:rPr>
          <w:rStyle w:val="48"/>
          <w:rFonts w:hint="eastAsia"/>
          <w:lang/>
        </w:rPr>
        <w:instrText xml:space="preserve"> </w:instrText>
      </w:r>
      <w:r>
        <w:rPr>
          <w:rStyle w:val="48"/>
          <w:rFonts w:hint="eastAsia"/>
          <w:lang/>
        </w:rPr>
        <w:fldChar w:fldCharType="separate"/>
      </w:r>
      <w:r>
        <w:rPr>
          <w:rStyle w:val="48"/>
          <w:rFonts w:hint="eastAsia"/>
          <w:lang/>
        </w:rPr>
        <w:t>3.1.4.</w:t>
      </w:r>
      <w:r>
        <w:rPr>
          <w:rFonts w:hint="eastAsia" w:ascii="等线" w:hAnsi="等线" w:eastAsia="等线"/>
          <w:sz w:val="22"/>
          <w:lang/>
        </w:rPr>
        <w:tab/>
      </w:r>
      <w:r>
        <w:rPr>
          <w:rStyle w:val="48"/>
          <w:rFonts w:hint="eastAsia"/>
          <w:lang/>
        </w:rPr>
        <w:t>滤波要求</w:t>
      </w:r>
      <w:r>
        <w:rPr>
          <w:rFonts w:hint="eastAsia"/>
          <w:lang/>
        </w:rPr>
        <w:tab/>
      </w:r>
      <w:r>
        <w:rPr>
          <w:rFonts w:hint="eastAsia"/>
          <w:lang/>
        </w:rPr>
        <w:fldChar w:fldCharType="begin"/>
      </w:r>
      <w:r>
        <w:rPr>
          <w:rFonts w:hint="eastAsia"/>
          <w:lang/>
        </w:rPr>
        <w:instrText xml:space="preserve"> </w:instrText>
      </w:r>
      <w:r>
        <w:rPr>
          <w:lang/>
        </w:rPr>
        <w:instrText xml:space="preserve">PAGEREF _Toc200790821 \h</w:instrText>
      </w:r>
      <w:r>
        <w:rPr>
          <w:rFonts w:hint="eastAsia"/>
          <w:lang/>
        </w:rPr>
        <w:instrText xml:space="preserve"> </w:instrText>
      </w:r>
      <w:r>
        <w:rPr>
          <w:rFonts w:hint="eastAsia"/>
          <w:lang/>
        </w:rPr>
        <w:fldChar w:fldCharType="separate"/>
      </w:r>
      <w:r>
        <w:rPr>
          <w:lang/>
        </w:rPr>
        <w:t>4</w:t>
      </w:r>
      <w:r>
        <w:rPr>
          <w:rFonts w:hint="eastAsia"/>
          <w:lang/>
        </w:rPr>
        <w:fldChar w:fldCharType="end"/>
      </w:r>
      <w:r>
        <w:rPr>
          <w:rStyle w:val="48"/>
          <w:rFonts w:hint="eastAsia"/>
          <w:lang/>
        </w:rPr>
        <w:fldChar w:fldCharType="end"/>
      </w:r>
    </w:p>
    <w:p w14:paraId="34D54628">
      <w:pPr>
        <w:pStyle w:val="23"/>
        <w:tabs>
          <w:tab w:val="left" w:pos="1260"/>
          <w:tab w:val="right" w:leader="dot" w:pos="9344"/>
        </w:tabs>
        <w:ind w:left="600" w:hanging="360"/>
        <w:rPr>
          <w:rFonts w:hint="eastAsia" w:ascii="等线" w:hAnsi="等线" w:eastAsia="等线"/>
          <w:sz w:val="22"/>
          <w:lang/>
        </w:rPr>
      </w:pPr>
      <w:r>
        <w:rPr>
          <w:rStyle w:val="48"/>
          <w:rFonts w:hint="eastAsia"/>
          <w:lang/>
        </w:rPr>
        <w:fldChar w:fldCharType="begin"/>
      </w:r>
      <w:r>
        <w:rPr>
          <w:rStyle w:val="48"/>
          <w:rFonts w:hint="eastAsia"/>
          <w:lang/>
        </w:rPr>
        <w:instrText xml:space="preserve"> </w:instrText>
      </w:r>
      <w:r>
        <w:rPr>
          <w:rFonts w:hint="eastAsia"/>
          <w:lang/>
        </w:rPr>
        <w:instrText xml:space="preserve">HYPERLINK \l "_Toc200790822"</w:instrText>
      </w:r>
      <w:r>
        <w:rPr>
          <w:rStyle w:val="48"/>
          <w:rFonts w:hint="eastAsia"/>
          <w:lang/>
        </w:rPr>
        <w:instrText xml:space="preserve"> </w:instrText>
      </w:r>
      <w:r>
        <w:rPr>
          <w:rStyle w:val="48"/>
          <w:rFonts w:hint="eastAsia"/>
          <w:lang/>
        </w:rPr>
        <w:fldChar w:fldCharType="separate"/>
      </w:r>
      <w:r>
        <w:rPr>
          <w:rStyle w:val="48"/>
          <w:rFonts w:hint="eastAsia"/>
          <w:lang/>
        </w:rPr>
        <w:t>3.2.</w:t>
      </w:r>
      <w:r>
        <w:rPr>
          <w:rFonts w:hint="eastAsia" w:ascii="等线" w:hAnsi="等线" w:eastAsia="等线"/>
          <w:sz w:val="22"/>
          <w:lang/>
        </w:rPr>
        <w:tab/>
      </w:r>
      <w:r>
        <w:rPr>
          <w:rStyle w:val="48"/>
          <w:rFonts w:hint="eastAsia"/>
          <w:lang/>
        </w:rPr>
        <w:t>帧格式</w:t>
      </w:r>
      <w:r>
        <w:rPr>
          <w:rFonts w:hint="eastAsia"/>
          <w:lang/>
        </w:rPr>
        <w:tab/>
      </w:r>
      <w:r>
        <w:rPr>
          <w:rFonts w:hint="eastAsia"/>
          <w:lang/>
        </w:rPr>
        <w:fldChar w:fldCharType="begin"/>
      </w:r>
      <w:r>
        <w:rPr>
          <w:rFonts w:hint="eastAsia"/>
          <w:lang/>
        </w:rPr>
        <w:instrText xml:space="preserve"> </w:instrText>
      </w:r>
      <w:r>
        <w:rPr>
          <w:lang/>
        </w:rPr>
        <w:instrText xml:space="preserve">PAGEREF _Toc200790822 \h</w:instrText>
      </w:r>
      <w:r>
        <w:rPr>
          <w:rFonts w:hint="eastAsia"/>
          <w:lang/>
        </w:rPr>
        <w:instrText xml:space="preserve"> </w:instrText>
      </w:r>
      <w:r>
        <w:rPr>
          <w:rFonts w:hint="eastAsia"/>
          <w:lang/>
        </w:rPr>
        <w:fldChar w:fldCharType="separate"/>
      </w:r>
      <w:r>
        <w:rPr>
          <w:lang/>
        </w:rPr>
        <w:t>4</w:t>
      </w:r>
      <w:r>
        <w:rPr>
          <w:rFonts w:hint="eastAsia"/>
          <w:lang/>
        </w:rPr>
        <w:fldChar w:fldCharType="end"/>
      </w:r>
      <w:r>
        <w:rPr>
          <w:rStyle w:val="48"/>
          <w:rFonts w:hint="eastAsia"/>
          <w:lang/>
        </w:rPr>
        <w:fldChar w:fldCharType="end"/>
      </w:r>
    </w:p>
    <w:p w14:paraId="0B7132F8">
      <w:pPr>
        <w:pStyle w:val="22"/>
        <w:tabs>
          <w:tab w:val="left" w:pos="1260"/>
          <w:tab w:val="right" w:leader="dot" w:pos="9344"/>
        </w:tabs>
        <w:ind w:left="840" w:hanging="360"/>
        <w:rPr>
          <w:rFonts w:hint="eastAsia" w:ascii="等线" w:hAnsi="等线" w:eastAsia="等线"/>
          <w:sz w:val="22"/>
          <w:lang/>
        </w:rPr>
      </w:pPr>
      <w:r>
        <w:rPr>
          <w:rStyle w:val="48"/>
          <w:rFonts w:hint="eastAsia"/>
          <w:lang/>
        </w:rPr>
        <w:fldChar w:fldCharType="begin"/>
      </w:r>
      <w:r>
        <w:rPr>
          <w:rStyle w:val="48"/>
          <w:rFonts w:hint="eastAsia"/>
          <w:lang/>
        </w:rPr>
        <w:instrText xml:space="preserve"> </w:instrText>
      </w:r>
      <w:r>
        <w:rPr>
          <w:rFonts w:hint="eastAsia"/>
          <w:lang/>
        </w:rPr>
        <w:instrText xml:space="preserve">HYPERLINK \l "_Toc200790823"</w:instrText>
      </w:r>
      <w:r>
        <w:rPr>
          <w:rStyle w:val="48"/>
          <w:rFonts w:hint="eastAsia"/>
          <w:lang/>
        </w:rPr>
        <w:instrText xml:space="preserve"> </w:instrText>
      </w:r>
      <w:r>
        <w:rPr>
          <w:rStyle w:val="48"/>
          <w:rFonts w:hint="eastAsia"/>
          <w:lang/>
        </w:rPr>
        <w:fldChar w:fldCharType="separate"/>
      </w:r>
      <w:r>
        <w:rPr>
          <w:rStyle w:val="48"/>
          <w:rFonts w:hint="eastAsia"/>
          <w:lang/>
        </w:rPr>
        <w:t>3.2.1.</w:t>
      </w:r>
      <w:r>
        <w:rPr>
          <w:rFonts w:hint="eastAsia" w:ascii="等线" w:hAnsi="等线" w:eastAsia="等线"/>
          <w:sz w:val="22"/>
          <w:lang/>
        </w:rPr>
        <w:tab/>
      </w:r>
      <w:r>
        <w:rPr>
          <w:rStyle w:val="48"/>
          <w:rFonts w:hint="eastAsia"/>
          <w:lang/>
        </w:rPr>
        <w:t>帧格式</w:t>
      </w:r>
      <w:r>
        <w:rPr>
          <w:rFonts w:hint="eastAsia"/>
          <w:lang/>
        </w:rPr>
        <w:tab/>
      </w:r>
      <w:r>
        <w:rPr>
          <w:rFonts w:hint="eastAsia"/>
          <w:lang/>
        </w:rPr>
        <w:fldChar w:fldCharType="begin"/>
      </w:r>
      <w:r>
        <w:rPr>
          <w:rFonts w:hint="eastAsia"/>
          <w:lang/>
        </w:rPr>
        <w:instrText xml:space="preserve"> </w:instrText>
      </w:r>
      <w:r>
        <w:rPr>
          <w:lang/>
        </w:rPr>
        <w:instrText xml:space="preserve">PAGEREF _Toc200790823 \h</w:instrText>
      </w:r>
      <w:r>
        <w:rPr>
          <w:rFonts w:hint="eastAsia"/>
          <w:lang/>
        </w:rPr>
        <w:instrText xml:space="preserve"> </w:instrText>
      </w:r>
      <w:r>
        <w:rPr>
          <w:rFonts w:hint="eastAsia"/>
          <w:lang/>
        </w:rPr>
        <w:fldChar w:fldCharType="separate"/>
      </w:r>
      <w:r>
        <w:rPr>
          <w:lang/>
        </w:rPr>
        <w:t>4</w:t>
      </w:r>
      <w:r>
        <w:rPr>
          <w:rFonts w:hint="eastAsia"/>
          <w:lang/>
        </w:rPr>
        <w:fldChar w:fldCharType="end"/>
      </w:r>
      <w:r>
        <w:rPr>
          <w:rStyle w:val="48"/>
          <w:rFonts w:hint="eastAsia"/>
          <w:lang/>
        </w:rPr>
        <w:fldChar w:fldCharType="end"/>
      </w:r>
    </w:p>
    <w:p w14:paraId="409A1012">
      <w:pPr>
        <w:pStyle w:val="22"/>
        <w:tabs>
          <w:tab w:val="left" w:pos="1260"/>
          <w:tab w:val="right" w:leader="dot" w:pos="9344"/>
        </w:tabs>
        <w:ind w:left="840" w:hanging="360"/>
        <w:rPr>
          <w:rFonts w:hint="eastAsia" w:ascii="等线" w:hAnsi="等线" w:eastAsia="等线"/>
          <w:sz w:val="22"/>
          <w:lang/>
        </w:rPr>
      </w:pPr>
      <w:r>
        <w:rPr>
          <w:rStyle w:val="48"/>
          <w:rFonts w:hint="eastAsia"/>
          <w:lang/>
        </w:rPr>
        <w:fldChar w:fldCharType="begin"/>
      </w:r>
      <w:r>
        <w:rPr>
          <w:rStyle w:val="48"/>
          <w:rFonts w:hint="eastAsia"/>
          <w:lang/>
        </w:rPr>
        <w:instrText xml:space="preserve"> </w:instrText>
      </w:r>
      <w:r>
        <w:rPr>
          <w:rFonts w:hint="eastAsia"/>
          <w:lang/>
        </w:rPr>
        <w:instrText xml:space="preserve">HYPERLINK \l "_Toc200790824"</w:instrText>
      </w:r>
      <w:r>
        <w:rPr>
          <w:rStyle w:val="48"/>
          <w:rFonts w:hint="eastAsia"/>
          <w:lang/>
        </w:rPr>
        <w:instrText xml:space="preserve"> </w:instrText>
      </w:r>
      <w:r>
        <w:rPr>
          <w:rStyle w:val="48"/>
          <w:rFonts w:hint="eastAsia"/>
          <w:lang/>
        </w:rPr>
        <w:fldChar w:fldCharType="separate"/>
      </w:r>
      <w:r>
        <w:rPr>
          <w:rStyle w:val="48"/>
          <w:rFonts w:hint="eastAsia"/>
          <w:lang/>
        </w:rPr>
        <w:t>3.2.2.</w:t>
      </w:r>
      <w:r>
        <w:rPr>
          <w:rFonts w:hint="eastAsia" w:ascii="等线" w:hAnsi="等线" w:eastAsia="等线"/>
          <w:sz w:val="22"/>
          <w:lang/>
        </w:rPr>
        <w:tab/>
      </w:r>
      <w:r>
        <w:rPr>
          <w:rStyle w:val="48"/>
          <w:rFonts w:hint="eastAsia"/>
          <w:lang/>
        </w:rPr>
        <w:t>仲裁域填写要求</w:t>
      </w:r>
      <w:r>
        <w:rPr>
          <w:rFonts w:hint="eastAsia"/>
          <w:lang/>
        </w:rPr>
        <w:tab/>
      </w:r>
      <w:r>
        <w:rPr>
          <w:rFonts w:hint="eastAsia"/>
          <w:lang/>
        </w:rPr>
        <w:fldChar w:fldCharType="begin"/>
      </w:r>
      <w:r>
        <w:rPr>
          <w:rFonts w:hint="eastAsia"/>
          <w:lang/>
        </w:rPr>
        <w:instrText xml:space="preserve"> </w:instrText>
      </w:r>
      <w:r>
        <w:rPr>
          <w:lang/>
        </w:rPr>
        <w:instrText xml:space="preserve">PAGEREF _Toc200790824 \h</w:instrText>
      </w:r>
      <w:r>
        <w:rPr>
          <w:rFonts w:hint="eastAsia"/>
          <w:lang/>
        </w:rPr>
        <w:instrText xml:space="preserve"> </w:instrText>
      </w:r>
      <w:r>
        <w:rPr>
          <w:rFonts w:hint="eastAsia"/>
          <w:lang/>
        </w:rPr>
        <w:fldChar w:fldCharType="separate"/>
      </w:r>
      <w:r>
        <w:rPr>
          <w:lang/>
        </w:rPr>
        <w:t>4</w:t>
      </w:r>
      <w:r>
        <w:rPr>
          <w:rFonts w:hint="eastAsia"/>
          <w:lang/>
        </w:rPr>
        <w:fldChar w:fldCharType="end"/>
      </w:r>
      <w:r>
        <w:rPr>
          <w:rStyle w:val="48"/>
          <w:rFonts w:hint="eastAsia"/>
          <w:lang/>
        </w:rPr>
        <w:fldChar w:fldCharType="end"/>
      </w:r>
    </w:p>
    <w:p w14:paraId="6823AE5C">
      <w:pPr>
        <w:pStyle w:val="24"/>
        <w:tabs>
          <w:tab w:val="right" w:leader="dot" w:pos="9344"/>
        </w:tabs>
        <w:ind w:left="480" w:hanging="480"/>
        <w:rPr>
          <w:rFonts w:hint="eastAsia" w:ascii="等线" w:hAnsi="等线" w:eastAsia="等线"/>
          <w:sz w:val="22"/>
          <w:lang/>
        </w:rPr>
      </w:pPr>
      <w:r>
        <w:rPr>
          <w:rStyle w:val="48"/>
          <w:rFonts w:hint="eastAsia"/>
          <w:lang/>
        </w:rPr>
        <w:fldChar w:fldCharType="begin"/>
      </w:r>
      <w:r>
        <w:rPr>
          <w:rStyle w:val="48"/>
          <w:rFonts w:hint="eastAsia"/>
          <w:lang/>
        </w:rPr>
        <w:instrText xml:space="preserve"> </w:instrText>
      </w:r>
      <w:r>
        <w:rPr>
          <w:rFonts w:hint="eastAsia"/>
          <w:lang/>
        </w:rPr>
        <w:instrText xml:space="preserve">HYPERLINK \l "_Toc200790825"</w:instrText>
      </w:r>
      <w:r>
        <w:rPr>
          <w:rStyle w:val="48"/>
          <w:rFonts w:hint="eastAsia"/>
          <w:lang/>
        </w:rPr>
        <w:instrText xml:space="preserve"> </w:instrText>
      </w:r>
      <w:r>
        <w:rPr>
          <w:rStyle w:val="48"/>
          <w:rFonts w:hint="eastAsia"/>
          <w:lang/>
        </w:rPr>
        <w:fldChar w:fldCharType="separate"/>
      </w:r>
      <w:r>
        <w:rPr>
          <w:rStyle w:val="48"/>
          <w:rFonts w:hint="eastAsia"/>
          <w:lang/>
        </w:rPr>
        <w:t>4.</w:t>
      </w:r>
      <w:r>
        <w:rPr>
          <w:rFonts w:hint="eastAsia" w:ascii="等线" w:hAnsi="等线" w:eastAsia="等线"/>
          <w:sz w:val="22"/>
          <w:lang/>
        </w:rPr>
        <w:tab/>
      </w:r>
      <w:r>
        <w:rPr>
          <w:rStyle w:val="48"/>
          <w:rFonts w:hint="eastAsia"/>
          <w:lang/>
        </w:rPr>
        <w:t>应用层协议</w:t>
      </w:r>
      <w:r>
        <w:rPr>
          <w:rFonts w:hint="eastAsia"/>
          <w:lang/>
        </w:rPr>
        <w:tab/>
      </w:r>
      <w:r>
        <w:rPr>
          <w:rFonts w:hint="eastAsia"/>
          <w:lang/>
        </w:rPr>
        <w:fldChar w:fldCharType="begin"/>
      </w:r>
      <w:r>
        <w:rPr>
          <w:rFonts w:hint="eastAsia"/>
          <w:lang/>
        </w:rPr>
        <w:instrText xml:space="preserve"> </w:instrText>
      </w:r>
      <w:r>
        <w:rPr>
          <w:lang/>
        </w:rPr>
        <w:instrText xml:space="preserve">PAGEREF _Toc200790825 \h</w:instrText>
      </w:r>
      <w:r>
        <w:rPr>
          <w:rFonts w:hint="eastAsia"/>
          <w:lang/>
        </w:rPr>
        <w:instrText xml:space="preserve"> </w:instrText>
      </w:r>
      <w:r>
        <w:rPr>
          <w:rFonts w:hint="eastAsia"/>
          <w:lang/>
        </w:rPr>
        <w:fldChar w:fldCharType="separate"/>
      </w:r>
      <w:r>
        <w:rPr>
          <w:lang/>
        </w:rPr>
        <w:t>8</w:t>
      </w:r>
      <w:r>
        <w:rPr>
          <w:rFonts w:hint="eastAsia"/>
          <w:lang/>
        </w:rPr>
        <w:fldChar w:fldCharType="end"/>
      </w:r>
      <w:r>
        <w:rPr>
          <w:rStyle w:val="48"/>
          <w:rFonts w:hint="eastAsia"/>
          <w:lang/>
        </w:rPr>
        <w:fldChar w:fldCharType="end"/>
      </w:r>
    </w:p>
    <w:p w14:paraId="2AC765AE">
      <w:pPr>
        <w:pStyle w:val="23"/>
        <w:tabs>
          <w:tab w:val="left" w:pos="1260"/>
          <w:tab w:val="right" w:leader="dot" w:pos="9344"/>
        </w:tabs>
        <w:ind w:left="600" w:hanging="360"/>
        <w:rPr>
          <w:rFonts w:hint="eastAsia" w:ascii="等线" w:hAnsi="等线" w:eastAsia="等线"/>
          <w:sz w:val="22"/>
          <w:lang/>
        </w:rPr>
      </w:pPr>
      <w:r>
        <w:rPr>
          <w:rStyle w:val="48"/>
          <w:rFonts w:hint="eastAsia"/>
          <w:lang/>
        </w:rPr>
        <w:fldChar w:fldCharType="begin"/>
      </w:r>
      <w:r>
        <w:rPr>
          <w:rStyle w:val="48"/>
          <w:rFonts w:hint="eastAsia"/>
          <w:lang/>
        </w:rPr>
        <w:instrText xml:space="preserve"> </w:instrText>
      </w:r>
      <w:r>
        <w:rPr>
          <w:rFonts w:hint="eastAsia"/>
          <w:lang/>
        </w:rPr>
        <w:instrText xml:space="preserve">HYPERLINK \l "_Toc200790826"</w:instrText>
      </w:r>
      <w:r>
        <w:rPr>
          <w:rStyle w:val="48"/>
          <w:rFonts w:hint="eastAsia"/>
          <w:lang/>
        </w:rPr>
        <w:instrText xml:space="preserve"> </w:instrText>
      </w:r>
      <w:r>
        <w:rPr>
          <w:rStyle w:val="48"/>
          <w:rFonts w:hint="eastAsia"/>
          <w:lang/>
        </w:rPr>
        <w:fldChar w:fldCharType="separate"/>
      </w:r>
      <w:r>
        <w:rPr>
          <w:rStyle w:val="48"/>
          <w:rFonts w:hint="eastAsia"/>
          <w:lang/>
        </w:rPr>
        <w:t>4.1.</w:t>
      </w:r>
      <w:r>
        <w:rPr>
          <w:rFonts w:hint="eastAsia" w:ascii="等线" w:hAnsi="等线" w:eastAsia="等线"/>
          <w:sz w:val="22"/>
          <w:lang/>
        </w:rPr>
        <w:tab/>
      </w:r>
      <w:r>
        <w:rPr>
          <w:rStyle w:val="48"/>
          <w:rFonts w:hint="eastAsia"/>
          <w:lang/>
        </w:rPr>
        <w:t>综述</w:t>
      </w:r>
      <w:r>
        <w:rPr>
          <w:rFonts w:hint="eastAsia"/>
          <w:lang/>
        </w:rPr>
        <w:tab/>
      </w:r>
      <w:r>
        <w:rPr>
          <w:rFonts w:hint="eastAsia"/>
          <w:lang/>
        </w:rPr>
        <w:fldChar w:fldCharType="begin"/>
      </w:r>
      <w:r>
        <w:rPr>
          <w:rFonts w:hint="eastAsia"/>
          <w:lang/>
        </w:rPr>
        <w:instrText xml:space="preserve"> </w:instrText>
      </w:r>
      <w:r>
        <w:rPr>
          <w:lang/>
        </w:rPr>
        <w:instrText xml:space="preserve">PAGEREF _Toc200790826 \h</w:instrText>
      </w:r>
      <w:r>
        <w:rPr>
          <w:rFonts w:hint="eastAsia"/>
          <w:lang/>
        </w:rPr>
        <w:instrText xml:space="preserve"> </w:instrText>
      </w:r>
      <w:r>
        <w:rPr>
          <w:rFonts w:hint="eastAsia"/>
          <w:lang/>
        </w:rPr>
        <w:fldChar w:fldCharType="separate"/>
      </w:r>
      <w:r>
        <w:rPr>
          <w:lang/>
        </w:rPr>
        <w:t>8</w:t>
      </w:r>
      <w:r>
        <w:rPr>
          <w:rFonts w:hint="eastAsia"/>
          <w:lang/>
        </w:rPr>
        <w:fldChar w:fldCharType="end"/>
      </w:r>
      <w:r>
        <w:rPr>
          <w:rStyle w:val="48"/>
          <w:rFonts w:hint="eastAsia"/>
          <w:lang/>
        </w:rPr>
        <w:fldChar w:fldCharType="end"/>
      </w:r>
    </w:p>
    <w:p w14:paraId="147A38F7">
      <w:pPr>
        <w:pStyle w:val="22"/>
        <w:tabs>
          <w:tab w:val="left" w:pos="1260"/>
          <w:tab w:val="right" w:leader="dot" w:pos="9344"/>
        </w:tabs>
        <w:ind w:left="840" w:hanging="360"/>
        <w:rPr>
          <w:rFonts w:hint="eastAsia" w:ascii="等线" w:hAnsi="等线" w:eastAsia="等线"/>
          <w:sz w:val="22"/>
          <w:lang/>
        </w:rPr>
      </w:pPr>
      <w:r>
        <w:rPr>
          <w:rStyle w:val="48"/>
          <w:rFonts w:hint="eastAsia"/>
          <w:lang/>
        </w:rPr>
        <w:fldChar w:fldCharType="begin"/>
      </w:r>
      <w:r>
        <w:rPr>
          <w:rStyle w:val="48"/>
          <w:rFonts w:hint="eastAsia"/>
          <w:lang/>
        </w:rPr>
        <w:instrText xml:space="preserve"> </w:instrText>
      </w:r>
      <w:r>
        <w:rPr>
          <w:rFonts w:hint="eastAsia"/>
          <w:lang/>
        </w:rPr>
        <w:instrText xml:space="preserve">HYPERLINK \l "_Toc200790827"</w:instrText>
      </w:r>
      <w:r>
        <w:rPr>
          <w:rStyle w:val="48"/>
          <w:rFonts w:hint="eastAsia"/>
          <w:lang/>
        </w:rPr>
        <w:instrText xml:space="preserve"> </w:instrText>
      </w:r>
      <w:r>
        <w:rPr>
          <w:rStyle w:val="48"/>
          <w:rFonts w:hint="eastAsia"/>
          <w:lang/>
        </w:rPr>
        <w:fldChar w:fldCharType="separate"/>
      </w:r>
      <w:r>
        <w:rPr>
          <w:rStyle w:val="48"/>
          <w:rFonts w:hint="eastAsia"/>
          <w:lang/>
        </w:rPr>
        <w:t>4.1.1.</w:t>
      </w:r>
      <w:r>
        <w:rPr>
          <w:rFonts w:hint="eastAsia" w:ascii="等线" w:hAnsi="等线" w:eastAsia="等线"/>
          <w:sz w:val="22"/>
          <w:lang/>
        </w:rPr>
        <w:tab/>
      </w:r>
      <w:r>
        <w:rPr>
          <w:rStyle w:val="48"/>
          <w:rFonts w:hint="eastAsia"/>
          <w:lang/>
        </w:rPr>
        <w:t>数据传输约定</w:t>
      </w:r>
      <w:r>
        <w:rPr>
          <w:rFonts w:hint="eastAsia"/>
          <w:lang/>
        </w:rPr>
        <w:tab/>
      </w:r>
      <w:r>
        <w:rPr>
          <w:rFonts w:hint="eastAsia"/>
          <w:lang/>
        </w:rPr>
        <w:fldChar w:fldCharType="begin"/>
      </w:r>
      <w:r>
        <w:rPr>
          <w:rFonts w:hint="eastAsia"/>
          <w:lang/>
        </w:rPr>
        <w:instrText xml:space="preserve"> </w:instrText>
      </w:r>
      <w:r>
        <w:rPr>
          <w:lang/>
        </w:rPr>
        <w:instrText xml:space="preserve">PAGEREF _Toc200790827 \h</w:instrText>
      </w:r>
      <w:r>
        <w:rPr>
          <w:rFonts w:hint="eastAsia"/>
          <w:lang/>
        </w:rPr>
        <w:instrText xml:space="preserve"> </w:instrText>
      </w:r>
      <w:r>
        <w:rPr>
          <w:rFonts w:hint="eastAsia"/>
          <w:lang/>
        </w:rPr>
        <w:fldChar w:fldCharType="separate"/>
      </w:r>
      <w:r>
        <w:rPr>
          <w:lang/>
        </w:rPr>
        <w:t>8</w:t>
      </w:r>
      <w:r>
        <w:rPr>
          <w:rFonts w:hint="eastAsia"/>
          <w:lang/>
        </w:rPr>
        <w:fldChar w:fldCharType="end"/>
      </w:r>
      <w:r>
        <w:rPr>
          <w:rStyle w:val="48"/>
          <w:rFonts w:hint="eastAsia"/>
          <w:lang/>
        </w:rPr>
        <w:fldChar w:fldCharType="end"/>
      </w:r>
    </w:p>
    <w:p w14:paraId="5AD5FDEE">
      <w:pPr>
        <w:pStyle w:val="22"/>
        <w:tabs>
          <w:tab w:val="left" w:pos="1260"/>
          <w:tab w:val="right" w:leader="dot" w:pos="9344"/>
        </w:tabs>
        <w:ind w:left="840" w:hanging="360"/>
        <w:rPr>
          <w:rFonts w:hint="eastAsia" w:ascii="等线" w:hAnsi="等线" w:eastAsia="等线"/>
          <w:sz w:val="22"/>
          <w:lang/>
        </w:rPr>
      </w:pPr>
      <w:r>
        <w:rPr>
          <w:rStyle w:val="48"/>
          <w:rFonts w:hint="eastAsia"/>
          <w:lang/>
        </w:rPr>
        <w:fldChar w:fldCharType="begin"/>
      </w:r>
      <w:r>
        <w:rPr>
          <w:rStyle w:val="48"/>
          <w:rFonts w:hint="eastAsia"/>
          <w:lang/>
        </w:rPr>
        <w:instrText xml:space="preserve"> </w:instrText>
      </w:r>
      <w:r>
        <w:rPr>
          <w:rFonts w:hint="eastAsia"/>
          <w:lang/>
        </w:rPr>
        <w:instrText xml:space="preserve">HYPERLINK \l "_Toc200790828"</w:instrText>
      </w:r>
      <w:r>
        <w:rPr>
          <w:rStyle w:val="48"/>
          <w:rFonts w:hint="eastAsia"/>
          <w:lang/>
        </w:rPr>
        <w:instrText xml:space="preserve"> </w:instrText>
      </w:r>
      <w:r>
        <w:rPr>
          <w:rStyle w:val="48"/>
          <w:rFonts w:hint="eastAsia"/>
          <w:lang/>
        </w:rPr>
        <w:fldChar w:fldCharType="separate"/>
      </w:r>
      <w:r>
        <w:rPr>
          <w:rStyle w:val="48"/>
          <w:rFonts w:hint="eastAsia"/>
          <w:lang/>
        </w:rPr>
        <w:t>4.1.2.</w:t>
      </w:r>
      <w:r>
        <w:rPr>
          <w:rFonts w:hint="eastAsia" w:ascii="等线" w:hAnsi="等线" w:eastAsia="等线"/>
          <w:sz w:val="22"/>
          <w:lang/>
        </w:rPr>
        <w:tab/>
      </w:r>
      <w:r>
        <w:rPr>
          <w:rStyle w:val="48"/>
          <w:rFonts w:hint="eastAsia"/>
          <w:lang/>
        </w:rPr>
        <w:t>帧代号命名方法</w:t>
      </w:r>
      <w:r>
        <w:rPr>
          <w:rFonts w:hint="eastAsia"/>
          <w:lang/>
        </w:rPr>
        <w:tab/>
      </w:r>
      <w:r>
        <w:rPr>
          <w:rFonts w:hint="eastAsia"/>
          <w:lang/>
        </w:rPr>
        <w:fldChar w:fldCharType="begin"/>
      </w:r>
      <w:r>
        <w:rPr>
          <w:rFonts w:hint="eastAsia"/>
          <w:lang/>
        </w:rPr>
        <w:instrText xml:space="preserve"> </w:instrText>
      </w:r>
      <w:r>
        <w:rPr>
          <w:lang/>
        </w:rPr>
        <w:instrText xml:space="preserve">PAGEREF _Toc200790828 \h</w:instrText>
      </w:r>
      <w:r>
        <w:rPr>
          <w:rFonts w:hint="eastAsia"/>
          <w:lang/>
        </w:rPr>
        <w:instrText xml:space="preserve"> </w:instrText>
      </w:r>
      <w:r>
        <w:rPr>
          <w:rFonts w:hint="eastAsia"/>
          <w:lang/>
        </w:rPr>
        <w:fldChar w:fldCharType="separate"/>
      </w:r>
      <w:r>
        <w:rPr>
          <w:lang/>
        </w:rPr>
        <w:t>8</w:t>
      </w:r>
      <w:r>
        <w:rPr>
          <w:rFonts w:hint="eastAsia"/>
          <w:lang/>
        </w:rPr>
        <w:fldChar w:fldCharType="end"/>
      </w:r>
      <w:r>
        <w:rPr>
          <w:rStyle w:val="48"/>
          <w:rFonts w:hint="eastAsia"/>
          <w:lang/>
        </w:rPr>
        <w:fldChar w:fldCharType="end"/>
      </w:r>
    </w:p>
    <w:p w14:paraId="0DEF30E9">
      <w:pPr>
        <w:pStyle w:val="23"/>
        <w:tabs>
          <w:tab w:val="left" w:pos="1260"/>
          <w:tab w:val="right" w:leader="dot" w:pos="9344"/>
        </w:tabs>
        <w:ind w:left="600" w:hanging="360"/>
        <w:rPr>
          <w:rFonts w:hint="eastAsia" w:ascii="等线" w:hAnsi="等线" w:eastAsia="等线"/>
          <w:sz w:val="22"/>
          <w:lang/>
        </w:rPr>
      </w:pPr>
      <w:r>
        <w:rPr>
          <w:rStyle w:val="48"/>
          <w:rFonts w:hint="eastAsia"/>
          <w:lang/>
        </w:rPr>
        <w:fldChar w:fldCharType="begin"/>
      </w:r>
      <w:r>
        <w:rPr>
          <w:rStyle w:val="48"/>
          <w:rFonts w:hint="eastAsia"/>
          <w:lang/>
        </w:rPr>
        <w:instrText xml:space="preserve"> </w:instrText>
      </w:r>
      <w:r>
        <w:rPr>
          <w:rFonts w:hint="eastAsia"/>
          <w:lang/>
        </w:rPr>
        <w:instrText xml:space="preserve">HYPERLINK \l "_Toc200790829"</w:instrText>
      </w:r>
      <w:r>
        <w:rPr>
          <w:rStyle w:val="48"/>
          <w:rFonts w:hint="eastAsia"/>
          <w:lang/>
        </w:rPr>
        <w:instrText xml:space="preserve"> </w:instrText>
      </w:r>
      <w:r>
        <w:rPr>
          <w:rStyle w:val="48"/>
          <w:rFonts w:hint="eastAsia"/>
          <w:lang/>
        </w:rPr>
        <w:fldChar w:fldCharType="separate"/>
      </w:r>
      <w:r>
        <w:rPr>
          <w:rStyle w:val="48"/>
          <w:rFonts w:hint="eastAsia"/>
          <w:lang/>
        </w:rPr>
        <w:t>4.2.</w:t>
      </w:r>
      <w:r>
        <w:rPr>
          <w:rFonts w:hint="eastAsia" w:ascii="等线" w:hAnsi="等线" w:eastAsia="等线"/>
          <w:sz w:val="22"/>
          <w:lang/>
        </w:rPr>
        <w:tab/>
      </w:r>
      <w:r>
        <w:rPr>
          <w:rStyle w:val="48"/>
          <w:rFonts w:hint="eastAsia"/>
          <w:lang/>
        </w:rPr>
        <w:t>下行遥测</w:t>
      </w:r>
      <w:r>
        <w:rPr>
          <w:rFonts w:hint="eastAsia"/>
          <w:lang/>
        </w:rPr>
        <w:tab/>
      </w:r>
      <w:r>
        <w:rPr>
          <w:rFonts w:hint="eastAsia"/>
          <w:lang/>
        </w:rPr>
        <w:fldChar w:fldCharType="begin"/>
      </w:r>
      <w:r>
        <w:rPr>
          <w:rFonts w:hint="eastAsia"/>
          <w:lang/>
        </w:rPr>
        <w:instrText xml:space="preserve"> </w:instrText>
      </w:r>
      <w:r>
        <w:rPr>
          <w:lang/>
        </w:rPr>
        <w:instrText xml:space="preserve">PAGEREF _Toc200790829 \h</w:instrText>
      </w:r>
      <w:r>
        <w:rPr>
          <w:rFonts w:hint="eastAsia"/>
          <w:lang/>
        </w:rPr>
        <w:instrText xml:space="preserve"> </w:instrText>
      </w:r>
      <w:r>
        <w:rPr>
          <w:rFonts w:hint="eastAsia"/>
          <w:lang/>
        </w:rPr>
        <w:fldChar w:fldCharType="separate"/>
      </w:r>
      <w:r>
        <w:rPr>
          <w:lang/>
        </w:rPr>
        <w:t>9</w:t>
      </w:r>
      <w:r>
        <w:rPr>
          <w:rFonts w:hint="eastAsia"/>
          <w:lang/>
        </w:rPr>
        <w:fldChar w:fldCharType="end"/>
      </w:r>
      <w:r>
        <w:rPr>
          <w:rStyle w:val="48"/>
          <w:rFonts w:hint="eastAsia"/>
          <w:lang/>
        </w:rPr>
        <w:fldChar w:fldCharType="end"/>
      </w:r>
    </w:p>
    <w:p w14:paraId="26D701BA">
      <w:pPr>
        <w:pStyle w:val="23"/>
        <w:tabs>
          <w:tab w:val="left" w:pos="1260"/>
          <w:tab w:val="right" w:leader="dot" w:pos="9344"/>
        </w:tabs>
        <w:ind w:left="600" w:hanging="360"/>
        <w:rPr>
          <w:rFonts w:hint="eastAsia" w:ascii="等线" w:hAnsi="等线" w:eastAsia="等线"/>
          <w:sz w:val="22"/>
          <w:lang/>
        </w:rPr>
      </w:pPr>
      <w:r>
        <w:rPr>
          <w:rStyle w:val="48"/>
          <w:rFonts w:hint="eastAsia"/>
          <w:lang/>
        </w:rPr>
        <w:fldChar w:fldCharType="begin"/>
      </w:r>
      <w:r>
        <w:rPr>
          <w:rStyle w:val="48"/>
          <w:rFonts w:hint="eastAsia"/>
          <w:lang/>
        </w:rPr>
        <w:instrText xml:space="preserve"> </w:instrText>
      </w:r>
      <w:r>
        <w:rPr>
          <w:rFonts w:hint="eastAsia"/>
          <w:lang/>
        </w:rPr>
        <w:instrText xml:space="preserve">HYPERLINK \l "_Toc200790830"</w:instrText>
      </w:r>
      <w:r>
        <w:rPr>
          <w:rStyle w:val="48"/>
          <w:rFonts w:hint="eastAsia"/>
          <w:lang/>
        </w:rPr>
        <w:instrText xml:space="preserve"> </w:instrText>
      </w:r>
      <w:r>
        <w:rPr>
          <w:rStyle w:val="48"/>
          <w:rFonts w:hint="eastAsia"/>
          <w:lang/>
        </w:rPr>
        <w:fldChar w:fldCharType="separate"/>
      </w:r>
      <w:r>
        <w:rPr>
          <w:rStyle w:val="48"/>
          <w:rFonts w:hint="eastAsia"/>
          <w:lang/>
        </w:rPr>
        <w:t>4.3.</w:t>
      </w:r>
      <w:r>
        <w:rPr>
          <w:rFonts w:hint="eastAsia" w:ascii="等线" w:hAnsi="等线" w:eastAsia="等线"/>
          <w:sz w:val="22"/>
          <w:lang/>
        </w:rPr>
        <w:tab/>
      </w:r>
      <w:r>
        <w:rPr>
          <w:rStyle w:val="48"/>
          <w:rFonts w:hint="eastAsia"/>
          <w:lang/>
        </w:rPr>
        <w:t>工作模式</w:t>
      </w:r>
      <w:r>
        <w:rPr>
          <w:rFonts w:hint="eastAsia"/>
          <w:lang/>
        </w:rPr>
        <w:tab/>
      </w:r>
      <w:r>
        <w:rPr>
          <w:rFonts w:hint="eastAsia"/>
          <w:lang/>
        </w:rPr>
        <w:fldChar w:fldCharType="begin"/>
      </w:r>
      <w:r>
        <w:rPr>
          <w:rFonts w:hint="eastAsia"/>
          <w:lang/>
        </w:rPr>
        <w:instrText xml:space="preserve"> </w:instrText>
      </w:r>
      <w:r>
        <w:rPr>
          <w:lang/>
        </w:rPr>
        <w:instrText xml:space="preserve">PAGEREF _Toc200790830 \h</w:instrText>
      </w:r>
      <w:r>
        <w:rPr>
          <w:rFonts w:hint="eastAsia"/>
          <w:lang/>
        </w:rPr>
        <w:instrText xml:space="preserve"> </w:instrText>
      </w:r>
      <w:r>
        <w:rPr>
          <w:rFonts w:hint="eastAsia"/>
          <w:lang/>
        </w:rPr>
        <w:fldChar w:fldCharType="separate"/>
      </w:r>
      <w:r>
        <w:rPr>
          <w:lang/>
        </w:rPr>
        <w:t>9</w:t>
      </w:r>
      <w:r>
        <w:rPr>
          <w:rFonts w:hint="eastAsia"/>
          <w:lang/>
        </w:rPr>
        <w:fldChar w:fldCharType="end"/>
      </w:r>
      <w:r>
        <w:rPr>
          <w:rStyle w:val="48"/>
          <w:rFonts w:hint="eastAsia"/>
          <w:lang/>
        </w:rPr>
        <w:fldChar w:fldCharType="end"/>
      </w:r>
    </w:p>
    <w:p w14:paraId="2C68FDD6">
      <w:pPr>
        <w:pStyle w:val="23"/>
        <w:tabs>
          <w:tab w:val="left" w:pos="1260"/>
          <w:tab w:val="right" w:leader="dot" w:pos="9344"/>
        </w:tabs>
        <w:ind w:left="600" w:hanging="360"/>
        <w:rPr>
          <w:rFonts w:hint="eastAsia" w:ascii="等线" w:hAnsi="等线" w:eastAsia="等线"/>
          <w:sz w:val="22"/>
          <w:lang/>
        </w:rPr>
      </w:pPr>
      <w:r>
        <w:rPr>
          <w:rStyle w:val="48"/>
          <w:rFonts w:hint="eastAsia"/>
          <w:lang/>
        </w:rPr>
        <w:fldChar w:fldCharType="begin"/>
      </w:r>
      <w:r>
        <w:rPr>
          <w:rStyle w:val="48"/>
          <w:rFonts w:hint="eastAsia"/>
          <w:lang/>
        </w:rPr>
        <w:instrText xml:space="preserve"> </w:instrText>
      </w:r>
      <w:r>
        <w:rPr>
          <w:rFonts w:hint="eastAsia"/>
          <w:lang/>
        </w:rPr>
        <w:instrText xml:space="preserve">HYPERLINK \l "_Toc200790831"</w:instrText>
      </w:r>
      <w:r>
        <w:rPr>
          <w:rStyle w:val="48"/>
          <w:rFonts w:hint="eastAsia"/>
          <w:lang/>
        </w:rPr>
        <w:instrText xml:space="preserve"> </w:instrText>
      </w:r>
      <w:r>
        <w:rPr>
          <w:rStyle w:val="48"/>
          <w:rFonts w:hint="eastAsia"/>
          <w:lang/>
        </w:rPr>
        <w:fldChar w:fldCharType="separate"/>
      </w:r>
      <w:r>
        <w:rPr>
          <w:rStyle w:val="48"/>
          <w:rFonts w:hint="eastAsia"/>
          <w:lang/>
        </w:rPr>
        <w:t>4.4.</w:t>
      </w:r>
      <w:r>
        <w:rPr>
          <w:rFonts w:hint="eastAsia" w:ascii="等线" w:hAnsi="等线" w:eastAsia="等线"/>
          <w:sz w:val="22"/>
          <w:lang/>
        </w:rPr>
        <w:tab/>
      </w:r>
      <w:r>
        <w:rPr>
          <w:rStyle w:val="48"/>
          <w:rFonts w:hint="eastAsia"/>
          <w:lang/>
        </w:rPr>
        <w:t>帧总表</w:t>
      </w:r>
      <w:r>
        <w:rPr>
          <w:rFonts w:hint="eastAsia"/>
          <w:lang/>
        </w:rPr>
        <w:tab/>
      </w:r>
      <w:r>
        <w:rPr>
          <w:rFonts w:hint="eastAsia"/>
          <w:lang/>
        </w:rPr>
        <w:fldChar w:fldCharType="begin"/>
      </w:r>
      <w:r>
        <w:rPr>
          <w:rFonts w:hint="eastAsia"/>
          <w:lang/>
        </w:rPr>
        <w:instrText xml:space="preserve"> </w:instrText>
      </w:r>
      <w:r>
        <w:rPr>
          <w:lang/>
        </w:rPr>
        <w:instrText xml:space="preserve">PAGEREF _Toc200790831 \h</w:instrText>
      </w:r>
      <w:r>
        <w:rPr>
          <w:rFonts w:hint="eastAsia"/>
          <w:lang/>
        </w:rPr>
        <w:instrText xml:space="preserve"> </w:instrText>
      </w:r>
      <w:r>
        <w:rPr>
          <w:rFonts w:hint="eastAsia"/>
          <w:lang/>
        </w:rPr>
        <w:fldChar w:fldCharType="separate"/>
      </w:r>
      <w:r>
        <w:rPr>
          <w:lang/>
        </w:rPr>
        <w:t>9</w:t>
      </w:r>
      <w:r>
        <w:rPr>
          <w:rFonts w:hint="eastAsia"/>
          <w:lang/>
        </w:rPr>
        <w:fldChar w:fldCharType="end"/>
      </w:r>
      <w:r>
        <w:rPr>
          <w:rStyle w:val="48"/>
          <w:rFonts w:hint="eastAsia"/>
          <w:lang/>
        </w:rPr>
        <w:fldChar w:fldCharType="end"/>
      </w:r>
    </w:p>
    <w:p w14:paraId="2F2785C7">
      <w:pPr>
        <w:pStyle w:val="22"/>
        <w:tabs>
          <w:tab w:val="left" w:pos="1260"/>
          <w:tab w:val="right" w:leader="dot" w:pos="9344"/>
        </w:tabs>
        <w:ind w:left="840" w:hanging="360"/>
        <w:rPr>
          <w:rFonts w:hint="eastAsia" w:ascii="等线" w:hAnsi="等线" w:eastAsia="等线"/>
          <w:sz w:val="22"/>
          <w:lang/>
        </w:rPr>
      </w:pPr>
      <w:r>
        <w:rPr>
          <w:rStyle w:val="48"/>
          <w:rFonts w:hint="eastAsia"/>
          <w:lang/>
        </w:rPr>
        <w:fldChar w:fldCharType="begin"/>
      </w:r>
      <w:r>
        <w:rPr>
          <w:rStyle w:val="48"/>
          <w:rFonts w:hint="eastAsia"/>
          <w:lang/>
        </w:rPr>
        <w:instrText xml:space="preserve"> </w:instrText>
      </w:r>
      <w:r>
        <w:rPr>
          <w:rFonts w:hint="eastAsia"/>
          <w:lang/>
        </w:rPr>
        <w:instrText xml:space="preserve">HYPERLINK \l "_Toc200790832"</w:instrText>
      </w:r>
      <w:r>
        <w:rPr>
          <w:rStyle w:val="48"/>
          <w:rFonts w:hint="eastAsia"/>
          <w:lang/>
        </w:rPr>
        <w:instrText xml:space="preserve"> </w:instrText>
      </w:r>
      <w:r>
        <w:rPr>
          <w:rStyle w:val="48"/>
          <w:rFonts w:hint="eastAsia"/>
          <w:lang/>
        </w:rPr>
        <w:fldChar w:fldCharType="separate"/>
      </w:r>
      <w:r>
        <w:rPr>
          <w:rStyle w:val="48"/>
          <w:rFonts w:hint="eastAsia"/>
          <w:lang/>
        </w:rPr>
        <w:t>4.4.1.</w:t>
      </w:r>
      <w:r>
        <w:rPr>
          <w:rFonts w:hint="eastAsia" w:ascii="等线" w:hAnsi="等线" w:eastAsia="等线"/>
          <w:sz w:val="22"/>
          <w:lang/>
        </w:rPr>
        <w:tab/>
      </w:r>
      <w:r>
        <w:rPr>
          <w:rStyle w:val="48"/>
          <w:rFonts w:hint="eastAsia"/>
          <w:lang/>
        </w:rPr>
        <w:t>广播帧</w:t>
      </w:r>
      <w:r>
        <w:rPr>
          <w:rFonts w:hint="eastAsia"/>
          <w:lang/>
        </w:rPr>
        <w:tab/>
      </w:r>
      <w:r>
        <w:rPr>
          <w:rFonts w:hint="eastAsia"/>
          <w:lang/>
        </w:rPr>
        <w:fldChar w:fldCharType="begin"/>
      </w:r>
      <w:r>
        <w:rPr>
          <w:rFonts w:hint="eastAsia"/>
          <w:lang/>
        </w:rPr>
        <w:instrText xml:space="preserve"> </w:instrText>
      </w:r>
      <w:r>
        <w:rPr>
          <w:lang/>
        </w:rPr>
        <w:instrText xml:space="preserve">PAGEREF _Toc200790832 \h</w:instrText>
      </w:r>
      <w:r>
        <w:rPr>
          <w:rFonts w:hint="eastAsia"/>
          <w:lang/>
        </w:rPr>
        <w:instrText xml:space="preserve"> </w:instrText>
      </w:r>
      <w:r>
        <w:rPr>
          <w:rFonts w:hint="eastAsia"/>
          <w:lang/>
        </w:rPr>
        <w:fldChar w:fldCharType="separate"/>
      </w:r>
      <w:r>
        <w:rPr>
          <w:lang/>
        </w:rPr>
        <w:t>9</w:t>
      </w:r>
      <w:r>
        <w:rPr>
          <w:rFonts w:hint="eastAsia"/>
          <w:lang/>
        </w:rPr>
        <w:fldChar w:fldCharType="end"/>
      </w:r>
      <w:r>
        <w:rPr>
          <w:rStyle w:val="48"/>
          <w:rFonts w:hint="eastAsia"/>
          <w:lang/>
        </w:rPr>
        <w:fldChar w:fldCharType="end"/>
      </w:r>
    </w:p>
    <w:p w14:paraId="5343A365">
      <w:pPr>
        <w:pStyle w:val="22"/>
        <w:tabs>
          <w:tab w:val="left" w:pos="1260"/>
          <w:tab w:val="right" w:leader="dot" w:pos="9344"/>
        </w:tabs>
        <w:ind w:left="840" w:hanging="360"/>
        <w:rPr>
          <w:rFonts w:hint="eastAsia" w:ascii="等线" w:hAnsi="等线" w:eastAsia="等线"/>
          <w:sz w:val="22"/>
          <w:lang/>
        </w:rPr>
      </w:pPr>
      <w:r>
        <w:rPr>
          <w:rStyle w:val="48"/>
          <w:rFonts w:hint="eastAsia"/>
          <w:lang/>
        </w:rPr>
        <w:fldChar w:fldCharType="begin"/>
      </w:r>
      <w:r>
        <w:rPr>
          <w:rStyle w:val="48"/>
          <w:rFonts w:hint="eastAsia"/>
          <w:lang/>
        </w:rPr>
        <w:instrText xml:space="preserve"> </w:instrText>
      </w:r>
      <w:r>
        <w:rPr>
          <w:rFonts w:hint="eastAsia"/>
          <w:lang/>
        </w:rPr>
        <w:instrText xml:space="preserve">HYPERLINK \l "_Toc200790833"</w:instrText>
      </w:r>
      <w:r>
        <w:rPr>
          <w:rStyle w:val="48"/>
          <w:rFonts w:hint="eastAsia"/>
          <w:lang/>
        </w:rPr>
        <w:instrText xml:space="preserve"> </w:instrText>
      </w:r>
      <w:r>
        <w:rPr>
          <w:rStyle w:val="48"/>
          <w:rFonts w:hint="eastAsia"/>
          <w:lang/>
        </w:rPr>
        <w:fldChar w:fldCharType="separate"/>
      </w:r>
      <w:r>
        <w:rPr>
          <w:rStyle w:val="48"/>
          <w:rFonts w:hint="eastAsia"/>
          <w:lang/>
        </w:rPr>
        <w:t>4.4.2.</w:t>
      </w:r>
      <w:r>
        <w:rPr>
          <w:rFonts w:hint="eastAsia" w:ascii="等线" w:hAnsi="等线" w:eastAsia="等线"/>
          <w:sz w:val="22"/>
          <w:lang/>
        </w:rPr>
        <w:tab/>
      </w:r>
      <w:r>
        <w:rPr>
          <w:rStyle w:val="48"/>
          <w:rFonts w:hint="eastAsia"/>
          <w:lang/>
        </w:rPr>
        <w:t>AI处理板帧总表</w:t>
      </w:r>
      <w:r>
        <w:rPr>
          <w:rFonts w:hint="eastAsia"/>
          <w:lang/>
        </w:rPr>
        <w:tab/>
      </w:r>
      <w:r>
        <w:rPr>
          <w:rFonts w:hint="eastAsia"/>
          <w:lang/>
        </w:rPr>
        <w:fldChar w:fldCharType="begin"/>
      </w:r>
      <w:r>
        <w:rPr>
          <w:rFonts w:hint="eastAsia"/>
          <w:lang/>
        </w:rPr>
        <w:instrText xml:space="preserve"> </w:instrText>
      </w:r>
      <w:r>
        <w:rPr>
          <w:lang/>
        </w:rPr>
        <w:instrText xml:space="preserve">PAGEREF _Toc200790833 \h</w:instrText>
      </w:r>
      <w:r>
        <w:rPr>
          <w:rFonts w:hint="eastAsia"/>
          <w:lang/>
        </w:rPr>
        <w:instrText xml:space="preserve"> </w:instrText>
      </w:r>
      <w:r>
        <w:rPr>
          <w:rFonts w:hint="eastAsia"/>
          <w:lang/>
        </w:rPr>
        <w:fldChar w:fldCharType="separate"/>
      </w:r>
      <w:r>
        <w:rPr>
          <w:lang/>
        </w:rPr>
        <w:t>10</w:t>
      </w:r>
      <w:r>
        <w:rPr>
          <w:rFonts w:hint="eastAsia"/>
          <w:lang/>
        </w:rPr>
        <w:fldChar w:fldCharType="end"/>
      </w:r>
      <w:r>
        <w:rPr>
          <w:rStyle w:val="48"/>
          <w:rFonts w:hint="eastAsia"/>
          <w:lang/>
        </w:rPr>
        <w:fldChar w:fldCharType="end"/>
      </w:r>
    </w:p>
    <w:p w14:paraId="3F9700C2">
      <w:pPr>
        <w:pStyle w:val="22"/>
        <w:tabs>
          <w:tab w:val="left" w:pos="1260"/>
          <w:tab w:val="right" w:leader="dot" w:pos="9344"/>
        </w:tabs>
        <w:ind w:left="840" w:hanging="360"/>
        <w:rPr>
          <w:rFonts w:hint="eastAsia" w:ascii="等线" w:hAnsi="等线" w:eastAsia="等线"/>
          <w:sz w:val="22"/>
          <w:lang/>
        </w:rPr>
      </w:pPr>
      <w:r>
        <w:rPr>
          <w:rStyle w:val="48"/>
          <w:rFonts w:hint="eastAsia"/>
          <w:lang/>
        </w:rPr>
        <w:fldChar w:fldCharType="begin"/>
      </w:r>
      <w:r>
        <w:rPr>
          <w:rStyle w:val="48"/>
          <w:rFonts w:hint="eastAsia"/>
          <w:lang/>
        </w:rPr>
        <w:instrText xml:space="preserve"> </w:instrText>
      </w:r>
      <w:r>
        <w:rPr>
          <w:rFonts w:hint="eastAsia"/>
          <w:lang/>
        </w:rPr>
        <w:instrText xml:space="preserve">HYPERLINK \l "_Toc200790834"</w:instrText>
      </w:r>
      <w:r>
        <w:rPr>
          <w:rStyle w:val="48"/>
          <w:rFonts w:hint="eastAsia"/>
          <w:lang/>
        </w:rPr>
        <w:instrText xml:space="preserve"> </w:instrText>
      </w:r>
      <w:r>
        <w:rPr>
          <w:rStyle w:val="48"/>
          <w:rFonts w:hint="eastAsia"/>
          <w:lang/>
        </w:rPr>
        <w:fldChar w:fldCharType="separate"/>
      </w:r>
      <w:r>
        <w:rPr>
          <w:rStyle w:val="48"/>
          <w:rFonts w:hint="eastAsia"/>
          <w:lang/>
        </w:rPr>
        <w:t>4.4.3.</w:t>
      </w:r>
      <w:r>
        <w:rPr>
          <w:rFonts w:hint="eastAsia" w:ascii="等线" w:hAnsi="等线" w:eastAsia="等线"/>
          <w:sz w:val="22"/>
          <w:lang/>
        </w:rPr>
        <w:tab/>
      </w:r>
      <w:r>
        <w:rPr>
          <w:rStyle w:val="48"/>
          <w:rFonts w:hint="eastAsia"/>
          <w:lang/>
        </w:rPr>
        <w:t>AI控制板帧总表</w:t>
      </w:r>
      <w:r>
        <w:rPr>
          <w:rFonts w:hint="eastAsia"/>
          <w:lang/>
        </w:rPr>
        <w:tab/>
      </w:r>
      <w:r>
        <w:rPr>
          <w:rFonts w:hint="eastAsia"/>
          <w:lang/>
        </w:rPr>
        <w:fldChar w:fldCharType="begin"/>
      </w:r>
      <w:r>
        <w:rPr>
          <w:rFonts w:hint="eastAsia"/>
          <w:lang/>
        </w:rPr>
        <w:instrText xml:space="preserve"> </w:instrText>
      </w:r>
      <w:r>
        <w:rPr>
          <w:lang/>
        </w:rPr>
        <w:instrText xml:space="preserve">PAGEREF _Toc200790834 \h</w:instrText>
      </w:r>
      <w:r>
        <w:rPr>
          <w:rFonts w:hint="eastAsia"/>
          <w:lang/>
        </w:rPr>
        <w:instrText xml:space="preserve"> </w:instrText>
      </w:r>
      <w:r>
        <w:rPr>
          <w:rFonts w:hint="eastAsia"/>
          <w:lang/>
        </w:rPr>
        <w:fldChar w:fldCharType="separate"/>
      </w:r>
      <w:r>
        <w:rPr>
          <w:lang/>
        </w:rPr>
        <w:t>11</w:t>
      </w:r>
      <w:r>
        <w:rPr>
          <w:rFonts w:hint="eastAsia"/>
          <w:lang/>
        </w:rPr>
        <w:fldChar w:fldCharType="end"/>
      </w:r>
      <w:r>
        <w:rPr>
          <w:rStyle w:val="48"/>
          <w:rFonts w:hint="eastAsia"/>
          <w:lang/>
        </w:rPr>
        <w:fldChar w:fldCharType="end"/>
      </w:r>
    </w:p>
    <w:p w14:paraId="120EAC77">
      <w:pPr>
        <w:pStyle w:val="23"/>
        <w:tabs>
          <w:tab w:val="left" w:pos="1260"/>
          <w:tab w:val="right" w:leader="dot" w:pos="9344"/>
        </w:tabs>
        <w:ind w:left="600" w:hanging="360"/>
        <w:rPr>
          <w:rFonts w:hint="eastAsia" w:ascii="等线" w:hAnsi="等线" w:eastAsia="等线"/>
          <w:sz w:val="22"/>
          <w:lang/>
        </w:rPr>
      </w:pPr>
      <w:r>
        <w:rPr>
          <w:rStyle w:val="48"/>
          <w:rFonts w:hint="eastAsia"/>
          <w:lang/>
        </w:rPr>
        <w:fldChar w:fldCharType="begin"/>
      </w:r>
      <w:r>
        <w:rPr>
          <w:rStyle w:val="48"/>
          <w:rFonts w:hint="eastAsia"/>
          <w:lang/>
        </w:rPr>
        <w:instrText xml:space="preserve"> </w:instrText>
      </w:r>
      <w:r>
        <w:rPr>
          <w:rFonts w:hint="eastAsia"/>
          <w:lang/>
        </w:rPr>
        <w:instrText xml:space="preserve">HYPERLINK \l "_Toc200790835"</w:instrText>
      </w:r>
      <w:r>
        <w:rPr>
          <w:rStyle w:val="48"/>
          <w:rFonts w:hint="eastAsia"/>
          <w:lang/>
        </w:rPr>
        <w:instrText xml:space="preserve"> </w:instrText>
      </w:r>
      <w:r>
        <w:rPr>
          <w:rStyle w:val="48"/>
          <w:rFonts w:hint="eastAsia"/>
          <w:lang/>
        </w:rPr>
        <w:fldChar w:fldCharType="separate"/>
      </w:r>
      <w:r>
        <w:rPr>
          <w:rStyle w:val="48"/>
          <w:rFonts w:hint="eastAsia"/>
          <w:lang/>
        </w:rPr>
        <w:t>4.5.</w:t>
      </w:r>
      <w:r>
        <w:rPr>
          <w:rFonts w:hint="eastAsia" w:ascii="等线" w:hAnsi="等线" w:eastAsia="等线"/>
          <w:sz w:val="22"/>
          <w:lang/>
        </w:rPr>
        <w:tab/>
      </w:r>
      <w:r>
        <w:rPr>
          <w:rStyle w:val="48"/>
          <w:rFonts w:hint="eastAsia"/>
          <w:lang/>
        </w:rPr>
        <w:t>帧格式</w:t>
      </w:r>
      <w:r>
        <w:rPr>
          <w:rFonts w:hint="eastAsia"/>
          <w:lang/>
        </w:rPr>
        <w:tab/>
      </w:r>
      <w:r>
        <w:rPr>
          <w:rFonts w:hint="eastAsia"/>
          <w:lang/>
        </w:rPr>
        <w:fldChar w:fldCharType="begin"/>
      </w:r>
      <w:r>
        <w:rPr>
          <w:rFonts w:hint="eastAsia"/>
          <w:lang/>
        </w:rPr>
        <w:instrText xml:space="preserve"> </w:instrText>
      </w:r>
      <w:r>
        <w:rPr>
          <w:lang/>
        </w:rPr>
        <w:instrText xml:space="preserve">PAGEREF _Toc200790835 \h</w:instrText>
      </w:r>
      <w:r>
        <w:rPr>
          <w:rFonts w:hint="eastAsia"/>
          <w:lang/>
        </w:rPr>
        <w:instrText xml:space="preserve"> </w:instrText>
      </w:r>
      <w:r>
        <w:rPr>
          <w:rFonts w:hint="eastAsia"/>
          <w:lang/>
        </w:rPr>
        <w:fldChar w:fldCharType="separate"/>
      </w:r>
      <w:r>
        <w:rPr>
          <w:lang/>
        </w:rPr>
        <w:t>12</w:t>
      </w:r>
      <w:r>
        <w:rPr>
          <w:rFonts w:hint="eastAsia"/>
          <w:lang/>
        </w:rPr>
        <w:fldChar w:fldCharType="end"/>
      </w:r>
      <w:r>
        <w:rPr>
          <w:rStyle w:val="48"/>
          <w:rFonts w:hint="eastAsia"/>
          <w:lang/>
        </w:rPr>
        <w:fldChar w:fldCharType="end"/>
      </w:r>
    </w:p>
    <w:p w14:paraId="371AD8FD">
      <w:pPr>
        <w:pStyle w:val="22"/>
        <w:tabs>
          <w:tab w:val="left" w:pos="1260"/>
          <w:tab w:val="right" w:leader="dot" w:pos="9344"/>
        </w:tabs>
        <w:ind w:left="840" w:hanging="360"/>
        <w:rPr>
          <w:rFonts w:hint="eastAsia" w:ascii="等线" w:hAnsi="等线" w:eastAsia="等线"/>
          <w:sz w:val="22"/>
          <w:lang/>
        </w:rPr>
      </w:pPr>
      <w:r>
        <w:rPr>
          <w:rStyle w:val="48"/>
          <w:rFonts w:hint="eastAsia"/>
          <w:lang/>
        </w:rPr>
        <w:fldChar w:fldCharType="begin"/>
      </w:r>
      <w:r>
        <w:rPr>
          <w:rStyle w:val="48"/>
          <w:rFonts w:hint="eastAsia"/>
          <w:lang/>
        </w:rPr>
        <w:instrText xml:space="preserve"> </w:instrText>
      </w:r>
      <w:r>
        <w:rPr>
          <w:rFonts w:hint="eastAsia"/>
          <w:lang/>
        </w:rPr>
        <w:instrText xml:space="preserve">HYPERLINK \l "_Toc200790836"</w:instrText>
      </w:r>
      <w:r>
        <w:rPr>
          <w:rStyle w:val="48"/>
          <w:rFonts w:hint="eastAsia"/>
          <w:lang/>
        </w:rPr>
        <w:instrText xml:space="preserve"> </w:instrText>
      </w:r>
      <w:r>
        <w:rPr>
          <w:rStyle w:val="48"/>
          <w:rFonts w:hint="eastAsia"/>
          <w:lang/>
        </w:rPr>
        <w:fldChar w:fldCharType="separate"/>
      </w:r>
      <w:r>
        <w:rPr>
          <w:rStyle w:val="48"/>
          <w:rFonts w:hint="eastAsia"/>
          <w:lang/>
        </w:rPr>
        <w:t>4.5.1.</w:t>
      </w:r>
      <w:r>
        <w:rPr>
          <w:rFonts w:hint="eastAsia" w:ascii="等线" w:hAnsi="等线" w:eastAsia="等线"/>
          <w:sz w:val="22"/>
          <w:lang/>
        </w:rPr>
        <w:tab/>
      </w:r>
      <w:r>
        <w:rPr>
          <w:rStyle w:val="48"/>
          <w:rFonts w:hint="eastAsia"/>
          <w:lang/>
        </w:rPr>
        <w:t>广播帧</w:t>
      </w:r>
      <w:r>
        <w:rPr>
          <w:rFonts w:hint="eastAsia"/>
          <w:lang/>
        </w:rPr>
        <w:tab/>
      </w:r>
      <w:r>
        <w:rPr>
          <w:rFonts w:hint="eastAsia"/>
          <w:lang/>
        </w:rPr>
        <w:fldChar w:fldCharType="begin"/>
      </w:r>
      <w:r>
        <w:rPr>
          <w:rFonts w:hint="eastAsia"/>
          <w:lang/>
        </w:rPr>
        <w:instrText xml:space="preserve"> </w:instrText>
      </w:r>
      <w:r>
        <w:rPr>
          <w:lang/>
        </w:rPr>
        <w:instrText xml:space="preserve">PAGEREF _Toc200790836 \h</w:instrText>
      </w:r>
      <w:r>
        <w:rPr>
          <w:rFonts w:hint="eastAsia"/>
          <w:lang/>
        </w:rPr>
        <w:instrText xml:space="preserve"> </w:instrText>
      </w:r>
      <w:r>
        <w:rPr>
          <w:rFonts w:hint="eastAsia"/>
          <w:lang/>
        </w:rPr>
        <w:fldChar w:fldCharType="separate"/>
      </w:r>
      <w:r>
        <w:rPr>
          <w:lang/>
        </w:rPr>
        <w:t>12</w:t>
      </w:r>
      <w:r>
        <w:rPr>
          <w:rFonts w:hint="eastAsia"/>
          <w:lang/>
        </w:rPr>
        <w:fldChar w:fldCharType="end"/>
      </w:r>
      <w:r>
        <w:rPr>
          <w:rStyle w:val="48"/>
          <w:rFonts w:hint="eastAsia"/>
          <w:lang/>
        </w:rPr>
        <w:fldChar w:fldCharType="end"/>
      </w:r>
    </w:p>
    <w:p w14:paraId="19DE44BD">
      <w:pPr>
        <w:pStyle w:val="22"/>
        <w:tabs>
          <w:tab w:val="left" w:pos="1260"/>
          <w:tab w:val="right" w:leader="dot" w:pos="9344"/>
        </w:tabs>
        <w:ind w:left="840" w:hanging="360"/>
        <w:rPr>
          <w:rFonts w:hint="eastAsia" w:ascii="等线" w:hAnsi="等线" w:eastAsia="等线"/>
          <w:sz w:val="22"/>
          <w:lang/>
        </w:rPr>
      </w:pPr>
      <w:r>
        <w:rPr>
          <w:rStyle w:val="48"/>
          <w:rFonts w:hint="eastAsia"/>
          <w:lang/>
        </w:rPr>
        <w:fldChar w:fldCharType="begin"/>
      </w:r>
      <w:r>
        <w:rPr>
          <w:rStyle w:val="48"/>
          <w:rFonts w:hint="eastAsia"/>
          <w:lang/>
        </w:rPr>
        <w:instrText xml:space="preserve"> </w:instrText>
      </w:r>
      <w:r>
        <w:rPr>
          <w:rFonts w:hint="eastAsia"/>
          <w:lang/>
        </w:rPr>
        <w:instrText xml:space="preserve">HYPERLINK \l "_Toc200790837"</w:instrText>
      </w:r>
      <w:r>
        <w:rPr>
          <w:rStyle w:val="48"/>
          <w:rFonts w:hint="eastAsia"/>
          <w:lang/>
        </w:rPr>
        <w:instrText xml:space="preserve"> </w:instrText>
      </w:r>
      <w:r>
        <w:rPr>
          <w:rStyle w:val="48"/>
          <w:rFonts w:hint="eastAsia"/>
          <w:lang/>
        </w:rPr>
        <w:fldChar w:fldCharType="separate"/>
      </w:r>
      <w:r>
        <w:rPr>
          <w:rStyle w:val="48"/>
          <w:rFonts w:hint="eastAsia"/>
          <w:lang/>
        </w:rPr>
        <w:t>4.5.2.</w:t>
      </w:r>
      <w:r>
        <w:rPr>
          <w:rFonts w:hint="eastAsia" w:ascii="等线" w:hAnsi="等线" w:eastAsia="等线"/>
          <w:sz w:val="22"/>
          <w:lang/>
        </w:rPr>
        <w:tab/>
      </w:r>
      <w:r>
        <w:rPr>
          <w:rStyle w:val="48"/>
          <w:rFonts w:hint="eastAsia"/>
          <w:lang/>
        </w:rPr>
        <w:t>AI处理板帧格式</w:t>
      </w:r>
      <w:r>
        <w:rPr>
          <w:rFonts w:hint="eastAsia"/>
          <w:lang/>
        </w:rPr>
        <w:tab/>
      </w:r>
      <w:r>
        <w:rPr>
          <w:rFonts w:hint="eastAsia"/>
          <w:lang/>
        </w:rPr>
        <w:fldChar w:fldCharType="begin"/>
      </w:r>
      <w:r>
        <w:rPr>
          <w:rFonts w:hint="eastAsia"/>
          <w:lang/>
        </w:rPr>
        <w:instrText xml:space="preserve"> </w:instrText>
      </w:r>
      <w:r>
        <w:rPr>
          <w:lang/>
        </w:rPr>
        <w:instrText xml:space="preserve">PAGEREF _Toc200790837 \h</w:instrText>
      </w:r>
      <w:r>
        <w:rPr>
          <w:rFonts w:hint="eastAsia"/>
          <w:lang/>
        </w:rPr>
        <w:instrText xml:space="preserve"> </w:instrText>
      </w:r>
      <w:r>
        <w:rPr>
          <w:rFonts w:hint="eastAsia"/>
          <w:lang/>
        </w:rPr>
        <w:fldChar w:fldCharType="separate"/>
      </w:r>
      <w:r>
        <w:rPr>
          <w:lang/>
        </w:rPr>
        <w:t>12</w:t>
      </w:r>
      <w:r>
        <w:rPr>
          <w:rFonts w:hint="eastAsia"/>
          <w:lang/>
        </w:rPr>
        <w:fldChar w:fldCharType="end"/>
      </w:r>
      <w:r>
        <w:rPr>
          <w:rStyle w:val="48"/>
          <w:rFonts w:hint="eastAsia"/>
          <w:lang/>
        </w:rPr>
        <w:fldChar w:fldCharType="end"/>
      </w:r>
    </w:p>
    <w:p w14:paraId="4DF7DA8A">
      <w:pPr>
        <w:pStyle w:val="22"/>
        <w:tabs>
          <w:tab w:val="left" w:pos="1260"/>
          <w:tab w:val="right" w:leader="dot" w:pos="9344"/>
        </w:tabs>
        <w:ind w:left="840" w:hanging="360"/>
        <w:rPr>
          <w:rFonts w:hint="eastAsia" w:ascii="等线" w:hAnsi="等线" w:eastAsia="等线"/>
          <w:sz w:val="22"/>
          <w:lang/>
        </w:rPr>
      </w:pPr>
      <w:r>
        <w:rPr>
          <w:rStyle w:val="48"/>
          <w:rFonts w:hint="eastAsia"/>
          <w:lang/>
        </w:rPr>
        <w:fldChar w:fldCharType="begin"/>
      </w:r>
      <w:r>
        <w:rPr>
          <w:rStyle w:val="48"/>
          <w:rFonts w:hint="eastAsia"/>
          <w:lang/>
        </w:rPr>
        <w:instrText xml:space="preserve"> </w:instrText>
      </w:r>
      <w:r>
        <w:rPr>
          <w:rFonts w:hint="eastAsia"/>
          <w:lang/>
        </w:rPr>
        <w:instrText xml:space="preserve">HYPERLINK \l "_Toc200790838"</w:instrText>
      </w:r>
      <w:r>
        <w:rPr>
          <w:rStyle w:val="48"/>
          <w:rFonts w:hint="eastAsia"/>
          <w:lang/>
        </w:rPr>
        <w:instrText xml:space="preserve"> </w:instrText>
      </w:r>
      <w:r>
        <w:rPr>
          <w:rStyle w:val="48"/>
          <w:rFonts w:hint="eastAsia"/>
          <w:lang/>
        </w:rPr>
        <w:fldChar w:fldCharType="separate"/>
      </w:r>
      <w:r>
        <w:rPr>
          <w:rStyle w:val="48"/>
          <w:rFonts w:hint="eastAsia"/>
          <w:lang/>
        </w:rPr>
        <w:t>4.5.3.</w:t>
      </w:r>
      <w:r>
        <w:rPr>
          <w:rFonts w:hint="eastAsia" w:ascii="等线" w:hAnsi="等线" w:eastAsia="等线"/>
          <w:sz w:val="22"/>
          <w:lang/>
        </w:rPr>
        <w:tab/>
      </w:r>
      <w:r>
        <w:rPr>
          <w:rStyle w:val="48"/>
          <w:rFonts w:hint="eastAsia"/>
          <w:lang/>
        </w:rPr>
        <w:t>AI控制板帧格式</w:t>
      </w:r>
      <w:r>
        <w:rPr>
          <w:rFonts w:hint="eastAsia"/>
          <w:lang/>
        </w:rPr>
        <w:tab/>
      </w:r>
      <w:r>
        <w:rPr>
          <w:rFonts w:hint="eastAsia"/>
          <w:lang/>
        </w:rPr>
        <w:fldChar w:fldCharType="begin"/>
      </w:r>
      <w:r>
        <w:rPr>
          <w:rFonts w:hint="eastAsia"/>
          <w:lang/>
        </w:rPr>
        <w:instrText xml:space="preserve"> </w:instrText>
      </w:r>
      <w:r>
        <w:rPr>
          <w:lang/>
        </w:rPr>
        <w:instrText xml:space="preserve">PAGEREF _Toc200790838 \h</w:instrText>
      </w:r>
      <w:r>
        <w:rPr>
          <w:rFonts w:hint="eastAsia"/>
          <w:lang/>
        </w:rPr>
        <w:instrText xml:space="preserve"> </w:instrText>
      </w:r>
      <w:r>
        <w:rPr>
          <w:rFonts w:hint="eastAsia"/>
          <w:lang/>
        </w:rPr>
        <w:fldChar w:fldCharType="separate"/>
      </w:r>
      <w:r>
        <w:rPr>
          <w:lang/>
        </w:rPr>
        <w:t>37</w:t>
      </w:r>
      <w:r>
        <w:rPr>
          <w:rFonts w:hint="eastAsia"/>
          <w:lang/>
        </w:rPr>
        <w:fldChar w:fldCharType="end"/>
      </w:r>
      <w:r>
        <w:rPr>
          <w:rStyle w:val="48"/>
          <w:rFonts w:hint="eastAsia"/>
          <w:lang/>
        </w:rPr>
        <w:fldChar w:fldCharType="end"/>
      </w:r>
    </w:p>
    <w:p w14:paraId="08EFCD9F">
      <w:pPr>
        <w:pStyle w:val="23"/>
        <w:tabs>
          <w:tab w:val="left" w:pos="1260"/>
          <w:tab w:val="right" w:leader="dot" w:pos="9344"/>
        </w:tabs>
        <w:ind w:left="600" w:hanging="360"/>
        <w:rPr>
          <w:rFonts w:hint="eastAsia" w:ascii="等线" w:hAnsi="等线" w:eastAsia="等线"/>
          <w:sz w:val="22"/>
          <w:lang/>
        </w:rPr>
      </w:pPr>
      <w:r>
        <w:rPr>
          <w:rStyle w:val="48"/>
          <w:rFonts w:hint="eastAsia"/>
          <w:lang/>
        </w:rPr>
        <w:fldChar w:fldCharType="begin"/>
      </w:r>
      <w:r>
        <w:rPr>
          <w:rStyle w:val="48"/>
          <w:rFonts w:hint="eastAsia"/>
          <w:lang/>
        </w:rPr>
        <w:instrText xml:space="preserve"> </w:instrText>
      </w:r>
      <w:r>
        <w:rPr>
          <w:rFonts w:hint="eastAsia"/>
          <w:lang/>
        </w:rPr>
        <w:instrText xml:space="preserve">HYPERLINK \l "_Toc200790839"</w:instrText>
      </w:r>
      <w:r>
        <w:rPr>
          <w:rStyle w:val="48"/>
          <w:rFonts w:hint="eastAsia"/>
          <w:lang/>
        </w:rPr>
        <w:instrText xml:space="preserve"> </w:instrText>
      </w:r>
      <w:r>
        <w:rPr>
          <w:rStyle w:val="48"/>
          <w:rFonts w:hint="eastAsia"/>
          <w:lang/>
        </w:rPr>
        <w:fldChar w:fldCharType="separate"/>
      </w:r>
      <w:r>
        <w:rPr>
          <w:rStyle w:val="48"/>
          <w:rFonts w:hint="eastAsia"/>
          <w:lang/>
        </w:rPr>
        <w:t>4.6.</w:t>
      </w:r>
      <w:r>
        <w:rPr>
          <w:rFonts w:hint="eastAsia" w:ascii="等线" w:hAnsi="等线" w:eastAsia="等线"/>
          <w:sz w:val="22"/>
          <w:lang/>
        </w:rPr>
        <w:tab/>
      </w:r>
      <w:r>
        <w:rPr>
          <w:rStyle w:val="48"/>
          <w:rFonts w:hint="eastAsia"/>
          <w:lang/>
        </w:rPr>
        <w:t>AI处理机故障处理</w:t>
      </w:r>
      <w:r>
        <w:rPr>
          <w:rFonts w:hint="eastAsia"/>
          <w:lang/>
        </w:rPr>
        <w:tab/>
      </w:r>
      <w:r>
        <w:rPr>
          <w:rFonts w:hint="eastAsia"/>
          <w:lang/>
        </w:rPr>
        <w:fldChar w:fldCharType="begin"/>
      </w:r>
      <w:r>
        <w:rPr>
          <w:rFonts w:hint="eastAsia"/>
          <w:lang/>
        </w:rPr>
        <w:instrText xml:space="preserve"> </w:instrText>
      </w:r>
      <w:r>
        <w:rPr>
          <w:lang/>
        </w:rPr>
        <w:instrText xml:space="preserve">PAGEREF _Toc200790839 \h</w:instrText>
      </w:r>
      <w:r>
        <w:rPr>
          <w:rFonts w:hint="eastAsia"/>
          <w:lang/>
        </w:rPr>
        <w:instrText xml:space="preserve"> </w:instrText>
      </w:r>
      <w:r>
        <w:rPr>
          <w:rFonts w:hint="eastAsia"/>
          <w:lang/>
        </w:rPr>
        <w:fldChar w:fldCharType="separate"/>
      </w:r>
      <w:r>
        <w:rPr>
          <w:lang/>
        </w:rPr>
        <w:t>42</w:t>
      </w:r>
      <w:r>
        <w:rPr>
          <w:rFonts w:hint="eastAsia"/>
          <w:lang/>
        </w:rPr>
        <w:fldChar w:fldCharType="end"/>
      </w:r>
      <w:r>
        <w:rPr>
          <w:rStyle w:val="48"/>
          <w:rFonts w:hint="eastAsia"/>
          <w:lang/>
        </w:rPr>
        <w:fldChar w:fldCharType="end"/>
      </w:r>
    </w:p>
    <w:p w14:paraId="46FE8A68">
      <w:pPr>
        <w:pStyle w:val="24"/>
        <w:tabs>
          <w:tab w:val="right" w:leader="dot" w:pos="9344"/>
        </w:tabs>
        <w:ind w:left="480" w:hanging="480"/>
        <w:rPr>
          <w:rFonts w:hint="eastAsia" w:ascii="等线" w:hAnsi="等线" w:eastAsia="等线"/>
          <w:sz w:val="22"/>
          <w:lang/>
        </w:rPr>
      </w:pPr>
      <w:r>
        <w:rPr>
          <w:rStyle w:val="48"/>
          <w:rFonts w:hint="eastAsia"/>
          <w:lang/>
        </w:rPr>
        <w:fldChar w:fldCharType="begin"/>
      </w:r>
      <w:r>
        <w:rPr>
          <w:rStyle w:val="48"/>
          <w:rFonts w:hint="eastAsia"/>
          <w:lang/>
        </w:rPr>
        <w:instrText xml:space="preserve"> </w:instrText>
      </w:r>
      <w:r>
        <w:rPr>
          <w:rFonts w:hint="eastAsia"/>
          <w:lang/>
        </w:rPr>
        <w:instrText xml:space="preserve">HYPERLINK \l "_Toc200790840"</w:instrText>
      </w:r>
      <w:r>
        <w:rPr>
          <w:rStyle w:val="48"/>
          <w:rFonts w:hint="eastAsia"/>
          <w:lang/>
        </w:rPr>
        <w:instrText xml:space="preserve"> </w:instrText>
      </w:r>
      <w:r>
        <w:rPr>
          <w:rStyle w:val="48"/>
          <w:rFonts w:hint="eastAsia"/>
          <w:lang/>
        </w:rPr>
        <w:fldChar w:fldCharType="separate"/>
      </w:r>
      <w:r>
        <w:rPr>
          <w:rStyle w:val="48"/>
          <w:rFonts w:hint="eastAsia"/>
          <w:lang/>
        </w:rPr>
        <w:t>5.</w:t>
      </w:r>
      <w:r>
        <w:rPr>
          <w:rFonts w:hint="eastAsia" w:ascii="等线" w:hAnsi="等线" w:eastAsia="等线"/>
          <w:sz w:val="22"/>
          <w:lang/>
        </w:rPr>
        <w:tab/>
      </w:r>
      <w:r>
        <w:rPr>
          <w:rStyle w:val="48"/>
          <w:rFonts w:hint="eastAsia"/>
          <w:lang/>
        </w:rPr>
        <w:t>工程参数说明</w:t>
      </w:r>
      <w:r>
        <w:rPr>
          <w:rFonts w:hint="eastAsia"/>
          <w:lang/>
        </w:rPr>
        <w:tab/>
      </w:r>
      <w:r>
        <w:rPr>
          <w:rFonts w:hint="eastAsia"/>
          <w:lang/>
        </w:rPr>
        <w:fldChar w:fldCharType="begin"/>
      </w:r>
      <w:r>
        <w:rPr>
          <w:rFonts w:hint="eastAsia"/>
          <w:lang/>
        </w:rPr>
        <w:instrText xml:space="preserve"> </w:instrText>
      </w:r>
      <w:r>
        <w:rPr>
          <w:lang/>
        </w:rPr>
        <w:instrText xml:space="preserve">PAGEREF _Toc200790840 \h</w:instrText>
      </w:r>
      <w:r>
        <w:rPr>
          <w:rFonts w:hint="eastAsia"/>
          <w:lang/>
        </w:rPr>
        <w:instrText xml:space="preserve"> </w:instrText>
      </w:r>
      <w:r>
        <w:rPr>
          <w:rFonts w:hint="eastAsia"/>
          <w:lang/>
        </w:rPr>
        <w:fldChar w:fldCharType="separate"/>
      </w:r>
      <w:r>
        <w:rPr>
          <w:lang/>
        </w:rPr>
        <w:t>42</w:t>
      </w:r>
      <w:r>
        <w:rPr>
          <w:rFonts w:hint="eastAsia"/>
          <w:lang/>
        </w:rPr>
        <w:fldChar w:fldCharType="end"/>
      </w:r>
      <w:r>
        <w:rPr>
          <w:rStyle w:val="48"/>
          <w:rFonts w:hint="eastAsia"/>
          <w:lang/>
        </w:rPr>
        <w:fldChar w:fldCharType="end"/>
      </w:r>
    </w:p>
    <w:p w14:paraId="181DCF74">
      <w:pPr>
        <w:ind w:firstLine="480"/>
      </w:pPr>
      <w:r>
        <w:fldChar w:fldCharType="end"/>
      </w:r>
    </w:p>
    <w:p w14:paraId="748D15B8">
      <w:pPr>
        <w:ind w:firstLine="480"/>
        <w:rPr>
          <w:rFonts w:hint="eastAsia"/>
        </w:rPr>
      </w:pPr>
    </w:p>
    <w:p w14:paraId="28CD7A59">
      <w:pPr>
        <w:ind w:firstLine="0" w:firstLineChars="0"/>
      </w:pPr>
    </w:p>
    <w:p w14:paraId="018C34C5">
      <w:pPr>
        <w:ind w:firstLine="0" w:firstLineChars="0"/>
        <w:rPr>
          <w:rFonts w:hint="eastAsia"/>
        </w:rPr>
        <w:sectPr>
          <w:pgSz w:w="11906" w:h="16838"/>
          <w:pgMar w:top="1304" w:right="1134" w:bottom="1304" w:left="1418" w:header="851" w:footer="992" w:gutter="0"/>
          <w:cols w:space="720" w:num="1"/>
          <w:docGrid w:type="linesAndChars" w:linePitch="312" w:charSpace="0"/>
        </w:sectPr>
      </w:pPr>
    </w:p>
    <w:p w14:paraId="17EF7014">
      <w:pPr>
        <w:pStyle w:val="2"/>
        <w:spacing w:before="326" w:after="163"/>
      </w:pPr>
      <w:bookmarkStart w:id="0" w:name="_Toc192833871"/>
      <w:bookmarkStart w:id="1" w:name="_Toc200790810"/>
      <w:bookmarkStart w:id="2" w:name="_Toc20652"/>
      <w:bookmarkStart w:id="3" w:name="_Toc514330366"/>
      <w:bookmarkStart w:id="4" w:name="正文"/>
      <w:r>
        <w:t>概述</w:t>
      </w:r>
      <w:bookmarkEnd w:id="0"/>
      <w:bookmarkEnd w:id="1"/>
      <w:bookmarkEnd w:id="2"/>
      <w:bookmarkEnd w:id="3"/>
    </w:p>
    <w:p w14:paraId="723758AE">
      <w:pPr>
        <w:ind w:firstLine="480"/>
      </w:pPr>
      <w:bookmarkStart w:id="5" w:name="_Toc514071677"/>
      <w:r>
        <w:rPr>
          <w:rFonts w:hint="eastAsia"/>
        </w:rPr>
        <w:t>本文规定了AI处理机的CAN通信接口、电气特性、数据交换方式、数据协议等。</w:t>
      </w:r>
      <w:bookmarkEnd w:id="5"/>
      <w:r>
        <w:rPr>
          <w:rFonts w:hint="eastAsia"/>
        </w:rPr>
        <w:t>AI处理机包括AI处理板和AI控制板两部分，分配有两个独立CAN总线节点。</w:t>
      </w:r>
    </w:p>
    <w:p w14:paraId="5558B574">
      <w:pPr>
        <w:pStyle w:val="131"/>
        <w:numPr>
          <w:ilvl w:val="0"/>
          <w:numId w:val="11"/>
        </w:numPr>
        <w:spacing w:beforeLines="0" w:after="0" w:afterLines="0" w:line="440" w:lineRule="exact"/>
        <w:ind w:firstLineChars="0"/>
      </w:pPr>
      <w:r>
        <w:t>多个字节的传输格式为，高字节在前，低字节在后；</w:t>
      </w:r>
    </w:p>
    <w:p w14:paraId="4F49BCDD">
      <w:pPr>
        <w:pStyle w:val="131"/>
        <w:numPr>
          <w:ilvl w:val="0"/>
          <w:numId w:val="11"/>
        </w:numPr>
        <w:spacing w:beforeLines="0" w:after="0" w:afterLines="0" w:line="440" w:lineRule="exact"/>
        <w:ind w:firstLineChars="0"/>
      </w:pPr>
      <w:r>
        <w:t>字节传输时，高位在前、低位在后</w:t>
      </w:r>
      <w:r>
        <w:rPr>
          <w:rFonts w:hint="eastAsia"/>
        </w:rPr>
        <w:t>；</w:t>
      </w:r>
    </w:p>
    <w:p w14:paraId="16CCB52A">
      <w:pPr>
        <w:pStyle w:val="131"/>
        <w:numPr>
          <w:ilvl w:val="0"/>
          <w:numId w:val="11"/>
        </w:numPr>
        <w:spacing w:beforeLines="0" w:after="0" w:afterLines="0" w:line="440" w:lineRule="exact"/>
        <w:ind w:firstLineChars="0"/>
      </w:pPr>
      <w:r>
        <w:t>最低字节为0字节，最低位为第0位；</w:t>
      </w:r>
    </w:p>
    <w:p w14:paraId="258A98A9">
      <w:pPr>
        <w:pStyle w:val="131"/>
        <w:numPr>
          <w:ilvl w:val="0"/>
          <w:numId w:val="11"/>
        </w:numPr>
        <w:spacing w:beforeLines="0" w:after="0" w:afterLines="0" w:line="440" w:lineRule="exact"/>
        <w:ind w:firstLineChars="0"/>
      </w:pPr>
      <w:r>
        <w:t>当描述二进制数据时采用“B”结尾，当描述十六进制数据时采用“H”结尾</w:t>
      </w:r>
      <w:r>
        <w:rPr>
          <w:rFonts w:hint="eastAsia"/>
        </w:rPr>
        <w:t>；</w:t>
      </w:r>
    </w:p>
    <w:p w14:paraId="44579BD4">
      <w:pPr>
        <w:pStyle w:val="131"/>
        <w:numPr>
          <w:ilvl w:val="0"/>
          <w:numId w:val="11"/>
        </w:numPr>
        <w:spacing w:beforeLines="0" w:after="0" w:afterLines="0" w:line="440" w:lineRule="exact"/>
        <w:ind w:firstLineChars="0"/>
      </w:pPr>
      <w:r>
        <w:t>命令响应时间小于2ms</w:t>
      </w:r>
      <w:r>
        <w:rPr>
          <w:rFonts w:hint="eastAsia"/>
        </w:rPr>
        <w:t>；</w:t>
      </w:r>
    </w:p>
    <w:p w14:paraId="0937DEEB">
      <w:pPr>
        <w:pStyle w:val="131"/>
        <w:numPr>
          <w:ilvl w:val="0"/>
          <w:numId w:val="11"/>
        </w:numPr>
        <w:spacing w:beforeLines="0" w:after="0" w:afterLines="0" w:line="440" w:lineRule="exact"/>
        <w:ind w:firstLineChars="0"/>
        <w:rPr>
          <w:rFonts w:hint="eastAsia"/>
        </w:rPr>
      </w:pPr>
      <w:r>
        <w:rPr>
          <w:rFonts w:hint="eastAsia"/>
        </w:rPr>
        <w:t>CAN总线数据进行多帧数据传输时，必须依照帧序号依次发送。</w:t>
      </w:r>
    </w:p>
    <w:p w14:paraId="3E9F49D3">
      <w:pPr>
        <w:pStyle w:val="2"/>
        <w:spacing w:before="326" w:after="163"/>
      </w:pPr>
      <w:bookmarkStart w:id="6" w:name="_Toc23480"/>
      <w:bookmarkStart w:id="7" w:name="_Toc514330367"/>
      <w:bookmarkStart w:id="8" w:name="_Toc200790811"/>
      <w:bookmarkStart w:id="9" w:name="_Toc443750113"/>
      <w:bookmarkStart w:id="10" w:name="_Toc192833872"/>
      <w:bookmarkStart w:id="11" w:name="_Toc463603949"/>
      <w:r>
        <w:rPr>
          <w:rFonts w:hint="eastAsia"/>
        </w:rPr>
        <w:t>物理层协议</w:t>
      </w:r>
      <w:bookmarkEnd w:id="6"/>
      <w:bookmarkEnd w:id="7"/>
      <w:bookmarkEnd w:id="8"/>
      <w:bookmarkEnd w:id="9"/>
      <w:bookmarkEnd w:id="10"/>
      <w:bookmarkEnd w:id="11"/>
    </w:p>
    <w:p w14:paraId="692610B0">
      <w:pPr>
        <w:ind w:firstLine="480"/>
      </w:pPr>
      <w:r>
        <w:rPr>
          <w:rFonts w:hint="eastAsia"/>
        </w:rPr>
        <w:t>物理层协议规定了CAN总线的连接方式、接口特性及使用规范等。</w:t>
      </w:r>
    </w:p>
    <w:p w14:paraId="369E4942">
      <w:pPr>
        <w:pStyle w:val="3"/>
        <w:spacing w:before="326" w:after="163"/>
      </w:pPr>
      <w:bookmarkStart w:id="12" w:name="_Toc200790812"/>
      <w:bookmarkStart w:id="13" w:name="_Toc514330368"/>
      <w:bookmarkStart w:id="14" w:name="_Toc463603950"/>
      <w:bookmarkStart w:id="15" w:name="_Toc443750114"/>
      <w:bookmarkStart w:id="16" w:name="_Toc8685"/>
      <w:bookmarkStart w:id="17" w:name="_Toc192833873"/>
      <w:r>
        <w:rPr>
          <w:rFonts w:hint="eastAsia"/>
        </w:rPr>
        <w:t>连接方式</w:t>
      </w:r>
      <w:bookmarkEnd w:id="12"/>
      <w:bookmarkEnd w:id="13"/>
      <w:bookmarkEnd w:id="14"/>
      <w:bookmarkEnd w:id="15"/>
      <w:bookmarkEnd w:id="16"/>
      <w:bookmarkEnd w:id="17"/>
    </w:p>
    <w:p w14:paraId="588911F8">
      <w:pPr>
        <w:ind w:firstLine="480"/>
      </w:pPr>
      <w:r>
        <w:rPr>
          <w:rFonts w:hint="eastAsia"/>
        </w:rPr>
        <w:t>CAN总线通过设备单机上的接插件连接，每套CAN接插件分入、出2个，便于总线级联。在单机内部，2个CAN总线接插件的对应节点用导线连接，以保证CAN总线级联通路，总线连接方式如</w:t>
      </w:r>
      <w:r>
        <w:fldChar w:fldCharType="begin"/>
      </w:r>
      <w:r>
        <w:instrText xml:space="preserve"> REF _Ref354576933  \* MERGEFORMAT </w:instrText>
      </w:r>
      <w:r>
        <w:fldChar w:fldCharType="separate"/>
      </w:r>
      <w:r>
        <w:rPr>
          <w:rFonts w:hint="eastAsia"/>
        </w:rPr>
        <w:t>图</w:t>
      </w:r>
      <w:r>
        <w:t xml:space="preserve">1 </w:t>
      </w:r>
      <w:r>
        <w:fldChar w:fldCharType="end"/>
      </w:r>
      <w:r>
        <w:rPr>
          <w:rFonts w:hint="eastAsia"/>
        </w:rPr>
        <w:t>所示</w:t>
      </w:r>
    </w:p>
    <w:p w14:paraId="178DACBB">
      <w:pPr>
        <w:pStyle w:val="97"/>
      </w:pPr>
      <w:bookmarkStart w:id="18" w:name="_1273753251"/>
      <w:bookmarkEnd w:id="18"/>
      <w:bookmarkStart w:id="19" w:name="_1277129413"/>
      <w:bookmarkEnd w:id="19"/>
      <w:bookmarkStart w:id="20" w:name="_1273753435"/>
      <w:bookmarkEnd w:id="20"/>
      <w:bookmarkStart w:id="21" w:name="_1273751695"/>
      <w:bookmarkEnd w:id="21"/>
      <w:r>
        <w:drawing>
          <wp:inline distT="0" distB="0" distL="114300" distR="114300">
            <wp:extent cx="5210810" cy="1223010"/>
            <wp:effectExtent l="0" t="0" r="8890" b="152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10810" cy="1223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34A28F">
      <w:pPr>
        <w:pStyle w:val="14"/>
      </w:pPr>
      <w:bookmarkStart w:id="22" w:name="_Ref354576933"/>
      <w:r>
        <w:rPr>
          <w:rFonts w:hint="eastAsia"/>
        </w:rPr>
        <w:t>图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图 \* ARABIC</w:instrText>
      </w:r>
      <w:r>
        <w:instrText xml:space="preserve"> </w:instrText>
      </w:r>
      <w:r>
        <w:fldChar w:fldCharType="separate"/>
      </w:r>
      <w:r>
        <w:rPr>
          <w:lang/>
        </w:rPr>
        <w:t>1</w:t>
      </w:r>
      <w:r>
        <w:fldChar w:fldCharType="end"/>
      </w:r>
      <w:r>
        <w:t xml:space="preserve"> </w:t>
      </w:r>
      <w:bookmarkEnd w:id="22"/>
      <w:r>
        <w:rPr>
          <w:rFonts w:hint="eastAsia"/>
        </w:rPr>
        <w:t>CAN总线连接方式</w:t>
      </w:r>
    </w:p>
    <w:p w14:paraId="64208003">
      <w:pPr>
        <w:pStyle w:val="3"/>
        <w:spacing w:before="326" w:after="163"/>
      </w:pPr>
      <w:bookmarkStart w:id="23" w:name="_Toc1649"/>
      <w:bookmarkStart w:id="24" w:name="_Toc200790813"/>
      <w:bookmarkStart w:id="25" w:name="_Toc514330369"/>
      <w:bookmarkStart w:id="26" w:name="_Toc192833874"/>
      <w:bookmarkStart w:id="27" w:name="_Toc463603951"/>
      <w:bookmarkStart w:id="28" w:name="_Toc443750115"/>
      <w:r>
        <w:rPr>
          <w:rFonts w:hint="eastAsia"/>
        </w:rPr>
        <w:t>电气接口规定</w:t>
      </w:r>
      <w:bookmarkEnd w:id="23"/>
      <w:bookmarkEnd w:id="24"/>
      <w:bookmarkEnd w:id="25"/>
      <w:bookmarkEnd w:id="26"/>
      <w:bookmarkEnd w:id="27"/>
      <w:bookmarkEnd w:id="28"/>
    </w:p>
    <w:p w14:paraId="0913D4B9">
      <w:pPr>
        <w:ind w:firstLine="480"/>
      </w:pPr>
      <w:r>
        <w:rPr>
          <w:rFonts w:hint="eastAsia"/>
        </w:rPr>
        <w:t>MCMI星座卫星的CAN总线通讯传输线采用双绞屏蔽线，总线接口A、B互为备份，CAN总线A为主份，总线B为备份。AI处理机的电气接口使用TJA1040T芯片，节点的总线接口形式如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REF _Ref186924140 \h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图</w:t>
      </w:r>
      <w:r>
        <w:rPr>
          <w:lang/>
        </w:rPr>
        <w:t>2</w:t>
      </w:r>
      <w:r>
        <w:fldChar w:fldCharType="end"/>
      </w:r>
      <w:r>
        <w:rPr>
          <w:rFonts w:hint="eastAsia"/>
        </w:rPr>
        <w:t>所示。</w:t>
      </w:r>
    </w:p>
    <w:p w14:paraId="36355B86">
      <w:pPr>
        <w:pStyle w:val="97"/>
      </w:pPr>
      <w:r>
        <w:rPr>
          <w:color w:val="FF0000"/>
          <w:lang/>
        </w:rPr>
        <w:drawing>
          <wp:inline distT="0" distB="0" distL="114300" distR="114300">
            <wp:extent cx="5708650" cy="2938780"/>
            <wp:effectExtent l="0" t="0" r="6350" b="1397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08650" cy="2938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BDEDDF">
      <w:pPr>
        <w:pStyle w:val="14"/>
        <w:rPr>
          <w:rFonts w:hint="eastAsia"/>
        </w:rPr>
      </w:pPr>
      <w:bookmarkStart w:id="29" w:name="_Ref186924140"/>
      <w:r>
        <w:rPr>
          <w:rFonts w:hint="eastAsia"/>
        </w:rPr>
        <w:t>图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图 \* ARABIC</w:instrText>
      </w:r>
      <w:r>
        <w:instrText xml:space="preserve"> </w:instrText>
      </w:r>
      <w:r>
        <w:fldChar w:fldCharType="separate"/>
      </w:r>
      <w:r>
        <w:rPr>
          <w:lang/>
        </w:rPr>
        <w:t>2</w:t>
      </w:r>
      <w:r>
        <w:fldChar w:fldCharType="end"/>
      </w:r>
      <w:bookmarkEnd w:id="29"/>
      <w:r>
        <w:t xml:space="preserve"> </w:t>
      </w:r>
      <w:r>
        <w:rPr>
          <w:rFonts w:hint="eastAsia"/>
        </w:rPr>
        <w:t>CAN总线电气接口图</w:t>
      </w:r>
    </w:p>
    <w:p w14:paraId="2199F2A6">
      <w:pPr>
        <w:pStyle w:val="3"/>
        <w:spacing w:before="326" w:after="163"/>
      </w:pPr>
      <w:bookmarkStart w:id="30" w:name="_Toc192833875"/>
      <w:bookmarkStart w:id="31" w:name="_Toc11245"/>
      <w:bookmarkStart w:id="32" w:name="_Toc443750116"/>
      <w:bookmarkStart w:id="33" w:name="_Toc200790814"/>
      <w:bookmarkStart w:id="34" w:name="_Toc463603952"/>
      <w:bookmarkStart w:id="35" w:name="_Toc514330370"/>
      <w:r>
        <w:rPr>
          <w:rFonts w:hint="eastAsia"/>
        </w:rPr>
        <w:t>技术指标</w:t>
      </w:r>
      <w:bookmarkEnd w:id="30"/>
      <w:bookmarkEnd w:id="31"/>
      <w:bookmarkEnd w:id="32"/>
      <w:bookmarkEnd w:id="33"/>
      <w:bookmarkEnd w:id="34"/>
      <w:bookmarkEnd w:id="35"/>
    </w:p>
    <w:p w14:paraId="0A650649">
      <w:pPr>
        <w:numPr>
          <w:ilvl w:val="2"/>
          <w:numId w:val="12"/>
        </w:numPr>
        <w:ind w:firstLineChars="0"/>
      </w:pPr>
      <w:r>
        <w:rPr>
          <w:rFonts w:hint="eastAsia"/>
          <w:sz w:val="23"/>
          <w:szCs w:val="23"/>
        </w:rPr>
        <w:t>外部时钟</w:t>
      </w:r>
      <w:r>
        <w:rPr>
          <w:sz w:val="23"/>
          <w:szCs w:val="23"/>
        </w:rPr>
        <w:t>:16MHz</w:t>
      </w:r>
      <w:r>
        <w:rPr>
          <w:rFonts w:hint="eastAsia"/>
          <w:sz w:val="23"/>
          <w:szCs w:val="23"/>
        </w:rPr>
        <w:t>；</w:t>
      </w:r>
    </w:p>
    <w:p w14:paraId="14CD5DBC">
      <w:pPr>
        <w:numPr>
          <w:ilvl w:val="2"/>
          <w:numId w:val="12"/>
        </w:numPr>
        <w:ind w:firstLineChars="0"/>
      </w:pPr>
      <w:r>
        <w:rPr>
          <w:rFonts w:hint="eastAsia"/>
        </w:rPr>
        <w:t>波特率:500kb/s；</w:t>
      </w:r>
    </w:p>
    <w:p w14:paraId="418960B3">
      <w:pPr>
        <w:numPr>
          <w:ilvl w:val="2"/>
          <w:numId w:val="12"/>
        </w:numPr>
        <w:ind w:firstLineChars="0"/>
      </w:pPr>
      <w:r>
        <w:rPr>
          <w:rFonts w:hint="eastAsia"/>
        </w:rPr>
        <w:t>技术规范:CAN 2.0B；</w:t>
      </w:r>
    </w:p>
    <w:p w14:paraId="2C02F7B8">
      <w:pPr>
        <w:numPr>
          <w:ilvl w:val="2"/>
          <w:numId w:val="12"/>
        </w:numPr>
        <w:ind w:firstLineChars="0"/>
        <w:rPr>
          <w:rFonts w:hint="eastAsia"/>
        </w:rPr>
      </w:pPr>
      <w:r>
        <w:rPr>
          <w:rFonts w:hint="eastAsia"/>
        </w:rPr>
        <w:t>所有终端设备内部需预留出终端电阻的安装位置。</w:t>
      </w:r>
    </w:p>
    <w:p w14:paraId="14AC35C0">
      <w:pPr>
        <w:pStyle w:val="3"/>
        <w:spacing w:before="326" w:after="163"/>
      </w:pPr>
      <w:bookmarkStart w:id="36" w:name="_Toc514071678"/>
      <w:bookmarkStart w:id="37" w:name="_Toc6423"/>
      <w:bookmarkStart w:id="38" w:name="_Toc514330371"/>
      <w:bookmarkStart w:id="39" w:name="_Toc192833876"/>
      <w:bookmarkStart w:id="40" w:name="_Toc200790815"/>
      <w:r>
        <w:t>通信方式</w:t>
      </w:r>
      <w:bookmarkEnd w:id="36"/>
      <w:bookmarkEnd w:id="37"/>
      <w:bookmarkEnd w:id="38"/>
      <w:bookmarkEnd w:id="39"/>
      <w:bookmarkEnd w:id="40"/>
    </w:p>
    <w:p w14:paraId="143CFA0B">
      <w:pPr>
        <w:ind w:firstLine="480"/>
      </w:pPr>
      <w:r>
        <w:rPr>
          <w:rFonts w:hint="eastAsia"/>
        </w:rPr>
        <w:t>MCMI星座卫星单机与</w:t>
      </w:r>
      <w:r>
        <w:t>中心计算机之间采用CAN总线通信，为双总线备份方式。</w:t>
      </w:r>
    </w:p>
    <w:p w14:paraId="21BC41BF">
      <w:pPr>
        <w:pStyle w:val="2"/>
        <w:spacing w:before="326" w:after="163"/>
      </w:pPr>
      <w:bookmarkStart w:id="41" w:name="_Toc29869"/>
      <w:bookmarkStart w:id="42" w:name="_Toc514330372"/>
      <w:bookmarkStart w:id="43" w:name="_Toc463603953"/>
      <w:bookmarkStart w:id="44" w:name="_Toc443750117"/>
      <w:bookmarkStart w:id="45" w:name="_Toc200790816"/>
      <w:bookmarkStart w:id="46" w:name="_Toc192833877"/>
      <w:bookmarkStart w:id="47" w:name="_Toc514071683"/>
      <w:r>
        <w:rPr>
          <w:rFonts w:hint="eastAsia"/>
        </w:rPr>
        <w:t>会话层协议</w:t>
      </w:r>
      <w:bookmarkEnd w:id="41"/>
      <w:bookmarkEnd w:id="42"/>
      <w:bookmarkEnd w:id="43"/>
      <w:bookmarkEnd w:id="44"/>
      <w:bookmarkEnd w:id="45"/>
      <w:bookmarkEnd w:id="46"/>
    </w:p>
    <w:p w14:paraId="785238E1">
      <w:pPr>
        <w:ind w:firstLine="480"/>
      </w:pPr>
      <w:r>
        <w:rPr>
          <w:rFonts w:hint="eastAsia"/>
        </w:rPr>
        <w:t>本层协议规定了CAN总线的数据格式及节点间数据的交换方式等。</w:t>
      </w:r>
    </w:p>
    <w:p w14:paraId="179D412E">
      <w:pPr>
        <w:pStyle w:val="3"/>
        <w:spacing w:before="326" w:after="163"/>
      </w:pPr>
      <w:bookmarkStart w:id="48" w:name="_Toc1242"/>
      <w:bookmarkStart w:id="49" w:name="_Toc463603954"/>
      <w:bookmarkStart w:id="50" w:name="_Toc192833878"/>
      <w:bookmarkStart w:id="51" w:name="_Toc200790817"/>
      <w:bookmarkStart w:id="52" w:name="_Toc514330373"/>
      <w:bookmarkStart w:id="53" w:name="_Toc443750118"/>
      <w:r>
        <w:rPr>
          <w:rFonts w:hint="eastAsia"/>
        </w:rPr>
        <w:t>数据交换规则</w:t>
      </w:r>
      <w:bookmarkEnd w:id="48"/>
      <w:bookmarkEnd w:id="49"/>
      <w:bookmarkEnd w:id="50"/>
      <w:bookmarkEnd w:id="51"/>
      <w:bookmarkEnd w:id="52"/>
      <w:bookmarkEnd w:id="53"/>
    </w:p>
    <w:p w14:paraId="003665DC">
      <w:pPr>
        <w:pStyle w:val="4"/>
        <w:spacing w:before="326" w:after="163"/>
      </w:pPr>
      <w:bookmarkStart w:id="54" w:name="_Toc514330374"/>
      <w:bookmarkStart w:id="55" w:name="_Toc463603955"/>
      <w:bookmarkStart w:id="56" w:name="_Toc1779"/>
      <w:bookmarkStart w:id="57" w:name="_Toc200790818"/>
      <w:bookmarkStart w:id="58" w:name="_Toc192833879"/>
      <w:bookmarkStart w:id="59" w:name="_Toc443750119"/>
      <w:r>
        <w:rPr>
          <w:rFonts w:hint="eastAsia"/>
        </w:rPr>
        <w:t>节点类型定义</w:t>
      </w:r>
      <w:bookmarkEnd w:id="54"/>
      <w:bookmarkEnd w:id="55"/>
      <w:bookmarkEnd w:id="56"/>
      <w:bookmarkEnd w:id="57"/>
      <w:bookmarkEnd w:id="58"/>
      <w:bookmarkEnd w:id="59"/>
    </w:p>
    <w:p w14:paraId="047AD8E0">
      <w:pPr>
        <w:ind w:firstLine="480"/>
      </w:pPr>
      <w:r>
        <w:rPr>
          <w:rFonts w:hint="eastAsia"/>
        </w:rPr>
        <w:t>CAN总线节点区分为上位机和下位机，其中:上位机为中心机，其他单机为下位机。</w:t>
      </w:r>
    </w:p>
    <w:p w14:paraId="6E995017">
      <w:pPr>
        <w:pStyle w:val="4"/>
        <w:spacing w:before="326" w:after="163"/>
      </w:pPr>
      <w:bookmarkStart w:id="60" w:name="_Toc22137"/>
      <w:bookmarkStart w:id="61" w:name="_Toc200790819"/>
      <w:bookmarkStart w:id="62" w:name="_Toc192833880"/>
      <w:bookmarkStart w:id="63" w:name="_Toc514071691"/>
      <w:bookmarkStart w:id="64" w:name="_Toc514330375"/>
      <w:bookmarkStart w:id="65" w:name="_Toc463603957"/>
      <w:bookmarkStart w:id="66" w:name="_Toc443750121"/>
      <w:r>
        <w:t>帧类型及使用方式</w:t>
      </w:r>
      <w:bookmarkEnd w:id="60"/>
      <w:bookmarkEnd w:id="61"/>
      <w:bookmarkEnd w:id="62"/>
      <w:bookmarkEnd w:id="63"/>
      <w:bookmarkEnd w:id="64"/>
    </w:p>
    <w:p w14:paraId="28508E60">
      <w:pPr>
        <w:ind w:firstLine="480"/>
      </w:pPr>
      <w:r>
        <w:rPr>
          <w:rFonts w:hint="eastAsia"/>
        </w:rPr>
        <w:t>总线上传输的帧类型有:广播帧、工程参数帧、指令帧、指令应答帧、参数应答帧。</w:t>
      </w:r>
    </w:p>
    <w:p w14:paraId="429F8B55">
      <w:pPr>
        <w:pStyle w:val="5"/>
        <w:spacing w:before="326" w:after="163"/>
      </w:pPr>
      <w:r>
        <w:rPr>
          <w:rFonts w:hint="eastAsia"/>
        </w:rPr>
        <w:t>广播帧</w:t>
      </w:r>
    </w:p>
    <w:p w14:paraId="1BA06078">
      <w:pPr>
        <w:ind w:firstLine="480"/>
      </w:pPr>
      <w:r>
        <w:rPr>
          <w:rFonts w:hint="eastAsia"/>
        </w:rPr>
        <w:t>只能由中心机节点发出，任何节点皆可接收，总线指定仅可存在以下类型广播帧:</w:t>
      </w:r>
    </w:p>
    <w:p w14:paraId="1BBBC5F3">
      <w:pPr>
        <w:numPr>
          <w:ilvl w:val="0"/>
          <w:numId w:val="13"/>
        </w:numPr>
        <w:ind w:firstLineChars="0"/>
      </w:pPr>
      <w:r>
        <w:rPr>
          <w:rFonts w:hint="eastAsia"/>
        </w:rPr>
        <w:t>UTC时间广播帧：中心机发送该帧，其他单机选择进行接收，无返回帧。</w:t>
      </w:r>
    </w:p>
    <w:p w14:paraId="038D969F">
      <w:pPr>
        <w:pStyle w:val="5"/>
        <w:spacing w:before="326" w:after="163"/>
      </w:pPr>
      <w:r>
        <w:rPr>
          <w:rFonts w:hint="eastAsia"/>
        </w:rPr>
        <w:t>工程参数帧</w:t>
      </w:r>
    </w:p>
    <w:p w14:paraId="5487735E">
      <w:pPr>
        <w:ind w:firstLine="420" w:firstLineChars="0"/>
      </w:pPr>
      <w:r>
        <w:rPr>
          <w:rFonts w:hint="eastAsia"/>
        </w:rPr>
        <w:t>由下位机发出，下位机接收到“工程参数采集指令帧”后20ms返回该周期工程参数帧。</w:t>
      </w:r>
    </w:p>
    <w:p w14:paraId="7861EA7E">
      <w:pPr>
        <w:ind w:firstLine="420" w:firstLineChars="0"/>
        <w:rPr>
          <w:rFonts w:hint="eastAsia"/>
        </w:rPr>
      </w:pPr>
      <w:r>
        <w:rPr>
          <w:rFonts w:hint="eastAsia"/>
        </w:rPr>
        <w:t>工程参数帧中的数据域，必须采用</w:t>
      </w:r>
      <w:r>
        <w:t>8</w:t>
      </w:r>
      <w:r>
        <w:rPr>
          <w:rFonts w:hint="eastAsia"/>
        </w:rPr>
        <w:t>位累加和校验，校验码放置在数据域的最后一字节。</w:t>
      </w:r>
    </w:p>
    <w:p w14:paraId="1A16F77D">
      <w:pPr>
        <w:pStyle w:val="5"/>
        <w:spacing w:before="326" w:after="163"/>
      </w:pPr>
      <w:r>
        <w:rPr>
          <w:rFonts w:hint="eastAsia"/>
        </w:rPr>
        <w:t>指令帧</w:t>
      </w:r>
    </w:p>
    <w:p w14:paraId="2CD93883">
      <w:pPr>
        <w:ind w:firstLine="480"/>
      </w:pPr>
      <w:r>
        <w:rPr>
          <w:rFonts w:hint="eastAsia"/>
        </w:rPr>
        <w:t>由上位机发出，分为特定参数采集指令帧和一般指令帧，下位机只接收和本节点相关的指令帧。</w:t>
      </w:r>
    </w:p>
    <w:p w14:paraId="2F4ED427">
      <w:pPr>
        <w:numPr>
          <w:ilvl w:val="0"/>
          <w:numId w:val="14"/>
        </w:numPr>
        <w:ind w:firstLineChars="0"/>
      </w:pPr>
      <w:r>
        <w:rPr>
          <w:rFonts w:hint="eastAsia"/>
        </w:rPr>
        <w:t>特定参数采集指令帧：与参数应答帧配对使用，下位机接收到特定参数采集指令帧后，返回参数应答帧。</w:t>
      </w:r>
    </w:p>
    <w:p w14:paraId="6D82B537">
      <w:pPr>
        <w:numPr>
          <w:ilvl w:val="0"/>
          <w:numId w:val="14"/>
        </w:numPr>
        <w:ind w:firstLineChars="0"/>
      </w:pPr>
      <w:r>
        <w:rPr>
          <w:rFonts w:hint="eastAsia"/>
        </w:rPr>
        <w:t>工程参数采集指令帧：中心机发送该帧，平台器件接收到该帧后，返回工程参数帧。</w:t>
      </w:r>
    </w:p>
    <w:p w14:paraId="5AACF2A5">
      <w:pPr>
        <w:numPr>
          <w:ilvl w:val="0"/>
          <w:numId w:val="14"/>
        </w:numPr>
        <w:ind w:firstLineChars="0"/>
        <w:rPr>
          <w:rFonts w:hint="eastAsia"/>
        </w:rPr>
      </w:pPr>
      <w:r>
        <w:rPr>
          <w:rFonts w:hint="eastAsia"/>
        </w:rPr>
        <w:t>一般指令帧：与指令应答帧配对使用，下位机接收到一般指令帧后，返回指令应答帧。</w:t>
      </w:r>
    </w:p>
    <w:p w14:paraId="1D89D3CE">
      <w:pPr>
        <w:pStyle w:val="5"/>
        <w:spacing w:before="326" w:after="163"/>
        <w:rPr>
          <w:rFonts w:hint="eastAsia"/>
        </w:rPr>
      </w:pPr>
      <w:r>
        <w:rPr>
          <w:rFonts w:hint="eastAsia"/>
        </w:rPr>
        <w:t>应答帧</w:t>
      </w:r>
    </w:p>
    <w:p w14:paraId="5866CF7C">
      <w:pPr>
        <w:ind w:firstLine="480"/>
      </w:pPr>
      <w:r>
        <w:rPr>
          <w:rFonts w:hint="eastAsia"/>
        </w:rPr>
        <w:t>由下位机发出，分为参数应答帧和指令应答帧。</w:t>
      </w:r>
    </w:p>
    <w:p w14:paraId="1DB51ECD">
      <w:pPr>
        <w:numPr>
          <w:ilvl w:val="0"/>
          <w:numId w:val="15"/>
        </w:numPr>
        <w:ind w:firstLineChars="0"/>
      </w:pPr>
      <w:r>
        <w:rPr>
          <w:rFonts w:hint="eastAsia"/>
        </w:rPr>
        <w:t>参数应答帧：接收到上位机的特定参数采集指令后，返回参数应答帧。返回一些自身工作状态，通常情况下中心机不会发送参数采集指令，只有当特定情况下如地面需求时，通过遥控指令发送参数采集指令使单机返回参数应答帧，以便观测单机的特定参数。参数应答帧和特定参数采集指令帧配对使用。</w:t>
      </w:r>
    </w:p>
    <w:p w14:paraId="64796017">
      <w:pPr>
        <w:numPr>
          <w:ilvl w:val="0"/>
          <w:numId w:val="15"/>
        </w:numPr>
        <w:ind w:firstLineChars="0"/>
      </w:pPr>
      <w:r>
        <w:rPr>
          <w:rFonts w:hint="eastAsia"/>
        </w:rPr>
        <w:t>指令应答帧：下位机接收到本节点一般指令帧后返回指令应答帧。</w:t>
      </w:r>
    </w:p>
    <w:p w14:paraId="1F798F17">
      <w:pPr>
        <w:ind w:left="920" w:firstLine="0" w:firstLineChars="0"/>
        <w:rPr>
          <w:rFonts w:hint="eastAsia"/>
        </w:rPr>
      </w:pPr>
      <w:r>
        <w:rPr>
          <w:rFonts w:hint="eastAsia"/>
          <w:b/>
          <w:bCs/>
          <w:i/>
          <w:iCs/>
        </w:rPr>
        <w:t>下位机接收到广播帧与特定参数采集指令帧后不需返回指令应答帧。</w:t>
      </w:r>
    </w:p>
    <w:p w14:paraId="1FF728B5">
      <w:pPr>
        <w:pStyle w:val="5"/>
        <w:spacing w:before="326" w:after="163"/>
      </w:pPr>
      <w:r>
        <w:rPr>
          <w:rFonts w:hint="eastAsia"/>
        </w:rPr>
        <w:t>遥测帧</w:t>
      </w:r>
    </w:p>
    <w:p w14:paraId="7CBE48B4">
      <w:pPr>
        <w:ind w:firstLine="480"/>
      </w:pPr>
      <w:r>
        <w:rPr>
          <w:rFonts w:hint="eastAsia"/>
        </w:rPr>
        <w:t>由中心机发出，测控应答机接收该帧并下传地面，其它下位机不需要接收遥测帧。</w:t>
      </w:r>
    </w:p>
    <w:p w14:paraId="0D6A237B">
      <w:pPr>
        <w:pStyle w:val="5"/>
        <w:spacing w:before="326" w:after="163"/>
      </w:pPr>
      <w:r>
        <w:rPr>
          <w:rFonts w:hint="eastAsia"/>
        </w:rPr>
        <w:t>遥控帧</w:t>
      </w:r>
    </w:p>
    <w:p w14:paraId="1D4B76A6">
      <w:pPr>
        <w:ind w:firstLine="480"/>
      </w:pPr>
      <w:r>
        <w:rPr>
          <w:rFonts w:hint="eastAsia"/>
        </w:rPr>
        <w:t>由测控应答机接收到地面指令后转发到中心机。</w:t>
      </w:r>
    </w:p>
    <w:p w14:paraId="653A8A22">
      <w:pPr>
        <w:pStyle w:val="4"/>
        <w:spacing w:before="326" w:after="163"/>
      </w:pPr>
      <w:bookmarkStart w:id="67" w:name="_Toc200790820"/>
      <w:bookmarkStart w:id="68" w:name="_Toc23908"/>
      <w:bookmarkStart w:id="69" w:name="_Toc192833881"/>
      <w:bookmarkStart w:id="70" w:name="_Toc514330376"/>
      <w:r>
        <w:rPr>
          <w:rFonts w:hint="eastAsia"/>
        </w:rPr>
        <w:t>双总线使用方式</w:t>
      </w:r>
      <w:bookmarkEnd w:id="65"/>
      <w:bookmarkEnd w:id="66"/>
      <w:bookmarkEnd w:id="67"/>
      <w:bookmarkEnd w:id="68"/>
      <w:bookmarkEnd w:id="69"/>
      <w:bookmarkEnd w:id="70"/>
    </w:p>
    <w:p w14:paraId="69261A13">
      <w:pPr>
        <w:ind w:firstLine="480"/>
      </w:pPr>
      <w:r>
        <w:rPr>
          <w:rFonts w:hint="eastAsia"/>
        </w:rPr>
        <w:t>CAN总线均为双总线备份（总线A、总线B），中心机发送数据时两条总线同时发送。</w:t>
      </w:r>
    </w:p>
    <w:p w14:paraId="7BFB39F7">
      <w:pPr>
        <w:ind w:firstLine="480"/>
      </w:pPr>
      <w:r>
        <w:rPr>
          <w:rFonts w:hint="eastAsia"/>
        </w:rPr>
        <w:t>下位机只选择一条总线进行通信，初始选择为A总线。</w:t>
      </w:r>
    </w:p>
    <w:p w14:paraId="2D11BF10">
      <w:pPr>
        <w:ind w:firstLine="480"/>
      </w:pPr>
      <w:r>
        <w:rPr>
          <w:rFonts w:hint="eastAsia"/>
        </w:rPr>
        <w:t>当总线模式为自主选择时，下位机在A总线上6s接收不到数据后，切换至B总线；在B总线6s接收不到数据后切换至A总线，如此反复。</w:t>
      </w:r>
    </w:p>
    <w:p w14:paraId="494D8A1B">
      <w:pPr>
        <w:ind w:firstLine="480"/>
      </w:pPr>
      <w:r>
        <w:rPr>
          <w:rFonts w:hint="eastAsia"/>
        </w:rPr>
        <w:t>当总线模式为强制选择时，下位机总线不进行自主切换，按照指令选择对应的总线。</w:t>
      </w:r>
    </w:p>
    <w:p w14:paraId="1B75FFA7">
      <w:pPr>
        <w:ind w:firstLine="480"/>
      </w:pPr>
      <w:r>
        <w:rPr>
          <w:rFonts w:hint="eastAsia"/>
        </w:rPr>
        <w:t>中心机发送广播帧时两条总线同时发送。</w:t>
      </w:r>
    </w:p>
    <w:p w14:paraId="4B655FA7">
      <w:pPr>
        <w:pStyle w:val="4"/>
        <w:spacing w:before="326" w:after="163"/>
      </w:pPr>
      <w:bookmarkStart w:id="71" w:name="_Toc463603958"/>
      <w:bookmarkStart w:id="72" w:name="_Toc200790821"/>
      <w:bookmarkStart w:id="73" w:name="_Toc443750122"/>
      <w:bookmarkStart w:id="74" w:name="_Toc17246"/>
      <w:bookmarkStart w:id="75" w:name="_Toc192833882"/>
      <w:bookmarkStart w:id="76" w:name="_Toc514330377"/>
      <w:r>
        <w:rPr>
          <w:rFonts w:hint="eastAsia"/>
        </w:rPr>
        <w:t>滤波要求</w:t>
      </w:r>
      <w:bookmarkEnd w:id="71"/>
      <w:bookmarkEnd w:id="72"/>
      <w:bookmarkEnd w:id="73"/>
      <w:bookmarkEnd w:id="74"/>
      <w:bookmarkEnd w:id="75"/>
      <w:bookmarkEnd w:id="76"/>
    </w:p>
    <w:p w14:paraId="79DCDE13">
      <w:pPr>
        <w:ind w:firstLine="480"/>
      </w:pPr>
      <w:r>
        <w:rPr>
          <w:rFonts w:hint="eastAsia"/>
        </w:rPr>
        <w:t>滤波器设置为双滤波形式；</w:t>
      </w:r>
    </w:p>
    <w:p w14:paraId="1D524BD6">
      <w:pPr>
        <w:ind w:firstLine="480"/>
      </w:pPr>
      <w:r>
        <w:rPr>
          <w:rFonts w:hint="eastAsia"/>
        </w:rPr>
        <w:t>滤波器1设置为只接收本节点有关数据帧；</w:t>
      </w:r>
    </w:p>
    <w:p w14:paraId="5BF9417D">
      <w:pPr>
        <w:ind w:firstLine="480"/>
        <w:rPr>
          <w:rFonts w:hint="eastAsia"/>
        </w:rPr>
      </w:pPr>
      <w:r>
        <w:rPr>
          <w:rFonts w:hint="eastAsia"/>
        </w:rPr>
        <w:t>滤波器2设置为只接收广播帧。</w:t>
      </w:r>
    </w:p>
    <w:p w14:paraId="7D266FDF">
      <w:pPr>
        <w:pStyle w:val="3"/>
        <w:spacing w:before="326" w:after="163"/>
        <w:rPr>
          <w:rFonts w:hint="eastAsia"/>
        </w:rPr>
      </w:pPr>
      <w:bookmarkStart w:id="77" w:name="_Toc20405"/>
      <w:bookmarkStart w:id="78" w:name="_Toc514330378"/>
      <w:bookmarkStart w:id="79" w:name="_Toc200790822"/>
      <w:bookmarkStart w:id="80" w:name="_Toc192833883"/>
      <w:bookmarkStart w:id="81" w:name="_Toc463603959"/>
      <w:r>
        <w:rPr>
          <w:rFonts w:hint="eastAsia"/>
        </w:rPr>
        <w:t>帧格式</w:t>
      </w:r>
      <w:bookmarkEnd w:id="77"/>
      <w:bookmarkEnd w:id="78"/>
      <w:bookmarkEnd w:id="79"/>
      <w:bookmarkEnd w:id="80"/>
      <w:bookmarkEnd w:id="81"/>
    </w:p>
    <w:p w14:paraId="7EA003CE">
      <w:pPr>
        <w:pStyle w:val="4"/>
        <w:spacing w:before="326" w:after="163"/>
      </w:pPr>
      <w:bookmarkStart w:id="82" w:name="_Toc200790823"/>
      <w:bookmarkStart w:id="83" w:name="_Toc192833884"/>
      <w:bookmarkStart w:id="84" w:name="_Toc9359"/>
      <w:bookmarkStart w:id="85" w:name="_Toc514330379"/>
      <w:r>
        <w:rPr>
          <w:rFonts w:hint="eastAsia"/>
        </w:rPr>
        <w:t>帧格式</w:t>
      </w:r>
      <w:bookmarkEnd w:id="82"/>
      <w:bookmarkEnd w:id="83"/>
      <w:bookmarkEnd w:id="84"/>
      <w:bookmarkEnd w:id="85"/>
    </w:p>
    <w:p w14:paraId="1BFC8598">
      <w:pPr>
        <w:ind w:firstLine="480"/>
      </w:pPr>
      <w:r>
        <w:rPr>
          <w:rFonts w:hint="eastAsia"/>
        </w:rPr>
        <w:t>帧格式采用CAN 2.0B规范中的扩展帧格式，其帧格式如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REF _Ref186924116 \h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图</w:t>
      </w:r>
      <w:r>
        <w:rPr>
          <w:lang/>
        </w:rPr>
        <w:t>3</w:t>
      </w:r>
      <w:r>
        <w:fldChar w:fldCharType="end"/>
      </w:r>
      <w:r>
        <w:rPr>
          <w:rFonts w:hint="eastAsia"/>
        </w:rPr>
        <w:t>所示。</w:t>
      </w:r>
    </w:p>
    <w:p w14:paraId="06B4E521">
      <w:pPr>
        <w:pStyle w:val="97"/>
      </w:pPr>
      <w:r>
        <w:object>
          <v:shape id="_x0000_i1027" o:spt="75" type="#_x0000_t75" style="height:109.5pt;width:430.6pt;" o:ole="t" filled="f" o:preferrelative="t" stroked="f" coordsize="21600,21600">
            <v:path/>
            <v:fill on="f" alignshape="1" focussize="0,0"/>
            <v:stroke on="f"/>
            <v:imagedata r:id="rId18" cropbottom="21395f" o:title=""/>
            <o:lock v:ext="edit" aspectratio="t"/>
            <w10:wrap type="none"/>
            <w10:anchorlock/>
          </v:shape>
          <o:OLEObject Type="Embed" ProgID="Visio.Drawing.11" ShapeID="_x0000_i1027" DrawAspect="Content" ObjectID="_1468075725" r:id="rId17">
            <o:LockedField>false</o:LockedField>
          </o:OLEObject>
        </w:object>
      </w:r>
    </w:p>
    <w:p w14:paraId="4A8289E9">
      <w:pPr>
        <w:pStyle w:val="14"/>
      </w:pPr>
      <w:bookmarkStart w:id="86" w:name="_Ref186924116"/>
      <w:r>
        <w:rPr>
          <w:rFonts w:hint="eastAsia"/>
        </w:rPr>
        <w:t>图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图 \* ARABIC</w:instrText>
      </w:r>
      <w:r>
        <w:instrText xml:space="preserve"> </w:instrText>
      </w:r>
      <w:r>
        <w:fldChar w:fldCharType="separate"/>
      </w:r>
      <w:r>
        <w:rPr>
          <w:lang/>
        </w:rPr>
        <w:t>3</w:t>
      </w:r>
      <w:r>
        <w:fldChar w:fldCharType="end"/>
      </w:r>
      <w:bookmarkEnd w:id="86"/>
      <w:r>
        <w:t xml:space="preserve"> </w:t>
      </w:r>
      <w:r>
        <w:rPr>
          <w:rFonts w:hint="eastAsia"/>
        </w:rPr>
        <w:t>CAN</w:t>
      </w:r>
      <w:r>
        <w:t xml:space="preserve"> </w:t>
      </w:r>
      <w:r>
        <w:rPr>
          <w:rFonts w:hint="eastAsia"/>
        </w:rPr>
        <w:t>2.0B扩展帧格式</w:t>
      </w:r>
    </w:p>
    <w:p w14:paraId="3F92C28C">
      <w:pPr>
        <w:ind w:firstLine="480"/>
      </w:pPr>
      <w:r>
        <w:rPr>
          <w:rFonts w:hint="eastAsia"/>
        </w:rPr>
        <w:t>CAN总线传输数据时帧格式中的数据域固定为8个字节数据传输。</w:t>
      </w:r>
    </w:p>
    <w:p w14:paraId="769F4CF2">
      <w:pPr>
        <w:pStyle w:val="4"/>
        <w:spacing w:before="326" w:after="163"/>
      </w:pPr>
      <w:bookmarkStart w:id="87" w:name="_Toc443750124"/>
      <w:bookmarkStart w:id="88" w:name="_Toc23121"/>
      <w:bookmarkStart w:id="89" w:name="_Toc514330380"/>
      <w:bookmarkStart w:id="90" w:name="_Toc200790824"/>
      <w:bookmarkStart w:id="91" w:name="_Toc192833885"/>
      <w:bookmarkStart w:id="92" w:name="_Toc463603960"/>
      <w:r>
        <w:rPr>
          <w:rFonts w:hint="eastAsia"/>
        </w:rPr>
        <w:t>仲裁域填写要求</w:t>
      </w:r>
      <w:bookmarkEnd w:id="87"/>
      <w:bookmarkEnd w:id="88"/>
      <w:bookmarkEnd w:id="89"/>
      <w:bookmarkEnd w:id="90"/>
      <w:bookmarkEnd w:id="91"/>
      <w:bookmarkEnd w:id="92"/>
    </w:p>
    <w:p w14:paraId="1F24F80A">
      <w:pPr>
        <w:ind w:firstLine="480"/>
      </w:pPr>
      <w:r>
        <w:rPr>
          <w:rFonts w:hint="eastAsia"/>
        </w:rPr>
        <w:t>扩展格式的仲裁域由29位识别符组成，识别符位为ID28~ID0（参见CAN 2.0规范）。每种识别符对应一种帧定义，识别符格式定义如下图所示。</w:t>
      </w:r>
    </w:p>
    <w:p w14:paraId="7E32EA73">
      <w:pPr>
        <w:pStyle w:val="97"/>
      </w:pPr>
      <w:r>
        <w:object>
          <v:shape id="_x0000_i1028" o:spt="75" type="#_x0000_t75" style="height:224.45pt;width:329.9pt;" o:ole="t" filled="f" o:preferrelative="t" stroked="f" coordsize="21600,21600">
            <v:path/>
            <v:fill on="f" alignshape="1" focussize="0,0"/>
            <v:stroke on="f"/>
            <v:imagedata r:id="rId20" cropbottom="4344f" o:title=""/>
            <o:lock v:ext="edit" aspectratio="t"/>
            <w10:wrap type="none"/>
            <w10:anchorlock/>
          </v:shape>
          <o:OLEObject Type="Embed" ProgID="Visio.Drawing.11" ShapeID="_x0000_i1028" DrawAspect="Content" ObjectID="_1468075726" r:id="rId19">
            <o:LockedField>false</o:LockedField>
          </o:OLEObject>
        </w:object>
      </w:r>
    </w:p>
    <w:p w14:paraId="098C0B58">
      <w:pPr>
        <w:pStyle w:val="14"/>
      </w:pPr>
      <w:r>
        <w:rPr>
          <w:rFonts w:hint="eastAsia"/>
        </w:rPr>
        <w:t>图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图 \* ARABIC</w:instrText>
      </w:r>
      <w:r>
        <w:instrText xml:space="preserve"> </w:instrText>
      </w:r>
      <w:r>
        <w:fldChar w:fldCharType="separate"/>
      </w:r>
      <w:r>
        <w:rPr>
          <w:lang/>
        </w:rPr>
        <w:t>4</w:t>
      </w:r>
      <w:r>
        <w:fldChar w:fldCharType="end"/>
      </w:r>
      <w:r>
        <w:t xml:space="preserve"> </w:t>
      </w:r>
      <w:r>
        <w:rPr>
          <w:rFonts w:hint="eastAsia"/>
        </w:rPr>
        <w:t>仲裁域识别符格式划分</w:t>
      </w:r>
    </w:p>
    <w:p w14:paraId="49EA813E">
      <w:pPr>
        <w:ind w:firstLine="480"/>
      </w:pPr>
      <w:r>
        <w:rPr>
          <w:rFonts w:hint="eastAsia"/>
        </w:rPr>
        <w:t>仲裁域识别符定义见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REF _Ref186924086 \h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表</w:t>
      </w:r>
      <w:r>
        <w:rPr>
          <w:lang/>
        </w:rPr>
        <w:t>1</w:t>
      </w:r>
      <w:r>
        <w:fldChar w:fldCharType="end"/>
      </w:r>
      <w:r>
        <w:rPr>
          <w:rFonts w:hint="eastAsia"/>
        </w:rPr>
        <w:t>。</w:t>
      </w:r>
    </w:p>
    <w:p w14:paraId="3338E7F5">
      <w:pPr>
        <w:pStyle w:val="14"/>
      </w:pPr>
      <w:bookmarkStart w:id="93" w:name="_Ref186924086"/>
      <w:r>
        <w:rPr>
          <w:rFonts w:hint="eastAsia"/>
        </w:rPr>
        <w:t>表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表 \* ARABIC</w:instrText>
      </w:r>
      <w:r>
        <w:instrText xml:space="preserve"> </w:instrText>
      </w:r>
      <w:r>
        <w:fldChar w:fldCharType="separate"/>
      </w:r>
      <w:r>
        <w:rPr>
          <w:lang/>
        </w:rPr>
        <w:t>1</w:t>
      </w:r>
      <w:r>
        <w:fldChar w:fldCharType="end"/>
      </w:r>
      <w:bookmarkEnd w:id="93"/>
      <w:r>
        <w:t xml:space="preserve"> </w:t>
      </w:r>
      <w:r>
        <w:rPr>
          <w:rFonts w:hint="eastAsia"/>
        </w:rPr>
        <w:t>仲裁域识别符定义</w:t>
      </w:r>
    </w:p>
    <w:tbl>
      <w:tblPr>
        <w:tblStyle w:val="43"/>
        <w:tblW w:w="5000" w:type="pct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973"/>
        <w:gridCol w:w="2460"/>
        <w:gridCol w:w="2460"/>
        <w:gridCol w:w="2491"/>
      </w:tblGrid>
      <w:tr w14:paraId="7B73CFD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dxa"/>
          <w:trHeight w:val="545" w:hRule="atLeast"/>
          <w:jc w:val="center"/>
        </w:trPr>
        <w:tc>
          <w:tcPr>
            <w:tcW w:w="1051" w:type="pct"/>
            <w:noWrap w:val="0"/>
            <w:vAlign w:val="center"/>
          </w:tcPr>
          <w:p w14:paraId="7BD18165">
            <w:pPr>
              <w:pStyle w:val="99"/>
            </w:pPr>
            <w:r>
              <w:rPr>
                <w:rFonts w:hint="eastAsia"/>
              </w:rPr>
              <w:t>帧种类</w:t>
            </w:r>
          </w:p>
        </w:tc>
        <w:tc>
          <w:tcPr>
            <w:tcW w:w="1311" w:type="pct"/>
            <w:noWrap w:val="0"/>
            <w:vAlign w:val="center"/>
          </w:tcPr>
          <w:p w14:paraId="30818B9D">
            <w:pPr>
              <w:pStyle w:val="99"/>
            </w:pPr>
            <w:r>
              <w:rPr>
                <w:rFonts w:hint="eastAsia"/>
              </w:rPr>
              <w:t>广播帧</w:t>
            </w:r>
          </w:p>
        </w:tc>
        <w:tc>
          <w:tcPr>
            <w:tcW w:w="1311" w:type="pct"/>
            <w:noWrap w:val="0"/>
            <w:vAlign w:val="center"/>
          </w:tcPr>
          <w:p w14:paraId="45B5EEB0">
            <w:pPr>
              <w:pStyle w:val="99"/>
            </w:pPr>
            <w:r>
              <w:rPr>
                <w:rFonts w:hint="eastAsia"/>
              </w:rPr>
              <w:t>工程参数帧、应答帧</w:t>
            </w:r>
          </w:p>
        </w:tc>
        <w:tc>
          <w:tcPr>
            <w:tcW w:w="1327" w:type="pct"/>
            <w:noWrap w:val="0"/>
            <w:vAlign w:val="center"/>
          </w:tcPr>
          <w:p w14:paraId="0E82DE62">
            <w:pPr>
              <w:pStyle w:val="99"/>
            </w:pPr>
            <w:r>
              <w:rPr>
                <w:rFonts w:hint="eastAsia"/>
              </w:rPr>
              <w:t>指令帧</w:t>
            </w:r>
          </w:p>
        </w:tc>
      </w:tr>
      <w:tr w14:paraId="3D26932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dxa"/>
          <w:trHeight w:val="545" w:hRule="atLeast"/>
          <w:jc w:val="center"/>
        </w:trPr>
        <w:tc>
          <w:tcPr>
            <w:tcW w:w="1051" w:type="pct"/>
            <w:noWrap w:val="0"/>
            <w:vAlign w:val="center"/>
          </w:tcPr>
          <w:p w14:paraId="2640F3B4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系统标识</w:t>
            </w:r>
          </w:p>
        </w:tc>
        <w:tc>
          <w:tcPr>
            <w:tcW w:w="1311" w:type="pct"/>
            <w:noWrap w:val="0"/>
            <w:vAlign w:val="center"/>
          </w:tcPr>
          <w:p w14:paraId="30C9A50D">
            <w:pPr>
              <w:pStyle w:val="99"/>
            </w:pPr>
            <w:r>
              <w:rPr>
                <w:rFonts w:hint="eastAsia"/>
              </w:rPr>
              <w:t>星务分系统节点的系统标识</w:t>
            </w:r>
          </w:p>
        </w:tc>
        <w:tc>
          <w:tcPr>
            <w:tcW w:w="2638" w:type="pct"/>
            <w:gridSpan w:val="2"/>
            <w:noWrap w:val="0"/>
            <w:vAlign w:val="center"/>
          </w:tcPr>
          <w:p w14:paraId="62D57847">
            <w:pPr>
              <w:pStyle w:val="99"/>
            </w:pPr>
            <w:r>
              <w:rPr>
                <w:rFonts w:hint="eastAsia"/>
              </w:rPr>
              <w:t>下位机节点的系统标识</w:t>
            </w:r>
          </w:p>
        </w:tc>
      </w:tr>
      <w:tr w14:paraId="37A6514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dxa"/>
          <w:trHeight w:val="545" w:hRule="atLeast"/>
          <w:jc w:val="center"/>
        </w:trPr>
        <w:tc>
          <w:tcPr>
            <w:tcW w:w="1051" w:type="pct"/>
            <w:noWrap w:val="0"/>
            <w:vAlign w:val="center"/>
          </w:tcPr>
          <w:p w14:paraId="2925113D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部件标识</w:t>
            </w:r>
          </w:p>
        </w:tc>
        <w:tc>
          <w:tcPr>
            <w:tcW w:w="1311" w:type="pct"/>
            <w:noWrap w:val="0"/>
            <w:vAlign w:val="center"/>
          </w:tcPr>
          <w:p w14:paraId="47DD1E99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广播帧的部件标识</w:t>
            </w:r>
          </w:p>
        </w:tc>
        <w:tc>
          <w:tcPr>
            <w:tcW w:w="2638" w:type="pct"/>
            <w:gridSpan w:val="2"/>
            <w:noWrap w:val="0"/>
            <w:vAlign w:val="center"/>
          </w:tcPr>
          <w:p w14:paraId="695D46BD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下位机节点的部件标识</w:t>
            </w:r>
          </w:p>
        </w:tc>
      </w:tr>
      <w:tr w14:paraId="0E35D9D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dxa"/>
          <w:trHeight w:val="545" w:hRule="atLeast"/>
          <w:jc w:val="center"/>
        </w:trPr>
        <w:tc>
          <w:tcPr>
            <w:tcW w:w="1051" w:type="pct"/>
            <w:noWrap w:val="0"/>
            <w:vAlign w:val="center"/>
          </w:tcPr>
          <w:p w14:paraId="5B24009E">
            <w:pPr>
              <w:pStyle w:val="99"/>
            </w:pPr>
            <w:r>
              <w:rPr>
                <w:rFonts w:hint="eastAsia"/>
              </w:rPr>
              <w:t>收发标识</w:t>
            </w:r>
          </w:p>
        </w:tc>
        <w:tc>
          <w:tcPr>
            <w:tcW w:w="1311" w:type="pct"/>
            <w:noWrap w:val="0"/>
            <w:vAlign w:val="center"/>
          </w:tcPr>
          <w:p w14:paraId="4C49DD2A">
            <w:pPr>
              <w:pStyle w:val="99"/>
            </w:pPr>
            <w:r>
              <w:rPr>
                <w:rFonts w:hint="eastAsia"/>
              </w:rPr>
              <w:t>无定义（强制填0B）</w:t>
            </w:r>
          </w:p>
        </w:tc>
        <w:tc>
          <w:tcPr>
            <w:tcW w:w="1311" w:type="pct"/>
            <w:noWrap w:val="0"/>
            <w:vAlign w:val="center"/>
          </w:tcPr>
          <w:p w14:paraId="72F4844A">
            <w:pPr>
              <w:pStyle w:val="99"/>
            </w:pPr>
            <w:r>
              <w:rPr>
                <w:rFonts w:hint="eastAsia"/>
              </w:rPr>
              <w:t>下位机发出（1B）</w:t>
            </w:r>
          </w:p>
        </w:tc>
        <w:tc>
          <w:tcPr>
            <w:tcW w:w="1327" w:type="pct"/>
            <w:noWrap w:val="0"/>
            <w:vAlign w:val="center"/>
          </w:tcPr>
          <w:p w14:paraId="57D175DF">
            <w:pPr>
              <w:pStyle w:val="99"/>
            </w:pPr>
            <w:r>
              <w:rPr>
                <w:rFonts w:hint="eastAsia"/>
              </w:rPr>
              <w:t>下位机接收（0B）</w:t>
            </w:r>
          </w:p>
        </w:tc>
      </w:tr>
      <w:tr w14:paraId="0DA8D8C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dxa"/>
          <w:trHeight w:val="545" w:hRule="atLeast"/>
          <w:jc w:val="center"/>
        </w:trPr>
        <w:tc>
          <w:tcPr>
            <w:tcW w:w="1051" w:type="pct"/>
            <w:noWrap w:val="0"/>
            <w:vAlign w:val="center"/>
          </w:tcPr>
          <w:p w14:paraId="36F32143">
            <w:pPr>
              <w:pStyle w:val="99"/>
            </w:pPr>
            <w:r>
              <w:rPr>
                <w:rFonts w:hint="eastAsia"/>
              </w:rPr>
              <w:t>帧类型标识</w:t>
            </w:r>
          </w:p>
        </w:tc>
        <w:tc>
          <w:tcPr>
            <w:tcW w:w="1311" w:type="pct"/>
            <w:noWrap w:val="0"/>
            <w:vAlign w:val="center"/>
          </w:tcPr>
          <w:p w14:paraId="05A7363C">
            <w:pPr>
              <w:pStyle w:val="99"/>
            </w:pPr>
            <w:r>
              <w:rPr>
                <w:rFonts w:hint="eastAsia"/>
              </w:rPr>
              <w:t>无定义（强制填0</w:t>
            </w:r>
            <w:r>
              <w:t>1H</w:t>
            </w:r>
            <w:r>
              <w:rPr>
                <w:rFonts w:hint="eastAsia"/>
              </w:rPr>
              <w:t>）</w:t>
            </w:r>
          </w:p>
        </w:tc>
        <w:tc>
          <w:tcPr>
            <w:tcW w:w="2638" w:type="pct"/>
            <w:gridSpan w:val="2"/>
            <w:noWrap w:val="0"/>
            <w:vAlign w:val="center"/>
          </w:tcPr>
          <w:p w14:paraId="02B61B7D">
            <w:pPr>
              <w:pStyle w:val="99"/>
            </w:pPr>
            <w:r>
              <w:rPr>
                <w:rFonts w:hint="eastAsia"/>
              </w:rPr>
              <w:t>帧类型取值和数据域内容一一对应。取值范围1~254（0和255保留）</w:t>
            </w:r>
          </w:p>
        </w:tc>
      </w:tr>
      <w:tr w14:paraId="651535C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dxa"/>
          <w:trHeight w:val="545" w:hRule="atLeast"/>
          <w:jc w:val="center"/>
        </w:trPr>
        <w:tc>
          <w:tcPr>
            <w:tcW w:w="1051" w:type="pct"/>
            <w:noWrap w:val="0"/>
            <w:vAlign w:val="center"/>
          </w:tcPr>
          <w:p w14:paraId="76D60128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备系统标识</w:t>
            </w:r>
          </w:p>
        </w:tc>
        <w:tc>
          <w:tcPr>
            <w:tcW w:w="3949" w:type="pct"/>
            <w:gridSpan w:val="3"/>
            <w:noWrap w:val="0"/>
            <w:vAlign w:val="center"/>
          </w:tcPr>
          <w:p w14:paraId="1BD0D2B8">
            <w:pPr>
              <w:pStyle w:val="99"/>
            </w:pPr>
            <w:r>
              <w:rPr>
                <w:rFonts w:hint="eastAsia"/>
              </w:rPr>
              <w:t>同系统标识</w:t>
            </w:r>
          </w:p>
        </w:tc>
      </w:tr>
      <w:tr w14:paraId="03B44AA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dxa"/>
          <w:trHeight w:val="545" w:hRule="atLeast"/>
          <w:jc w:val="center"/>
        </w:trPr>
        <w:tc>
          <w:tcPr>
            <w:tcW w:w="1051" w:type="pct"/>
            <w:noWrap w:val="0"/>
            <w:vAlign w:val="center"/>
          </w:tcPr>
          <w:p w14:paraId="0AE0E8B0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备部件标识</w:t>
            </w:r>
          </w:p>
        </w:tc>
        <w:tc>
          <w:tcPr>
            <w:tcW w:w="3949" w:type="pct"/>
            <w:gridSpan w:val="3"/>
            <w:noWrap w:val="0"/>
            <w:vAlign w:val="center"/>
          </w:tcPr>
          <w:p w14:paraId="7392EC9D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同部件标识</w:t>
            </w:r>
          </w:p>
        </w:tc>
      </w:tr>
      <w:tr w14:paraId="3B9B93E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dxa"/>
          <w:trHeight w:val="545" w:hRule="atLeast"/>
          <w:jc w:val="center"/>
        </w:trPr>
        <w:tc>
          <w:tcPr>
            <w:tcW w:w="1051" w:type="pct"/>
            <w:noWrap w:val="0"/>
            <w:vAlign w:val="center"/>
          </w:tcPr>
          <w:p w14:paraId="694CE1FA">
            <w:pPr>
              <w:pStyle w:val="99"/>
            </w:pPr>
            <w:r>
              <w:rPr>
                <w:rFonts w:hint="eastAsia"/>
              </w:rPr>
              <w:t>保留</w:t>
            </w:r>
          </w:p>
        </w:tc>
        <w:tc>
          <w:tcPr>
            <w:tcW w:w="3949" w:type="pct"/>
            <w:gridSpan w:val="3"/>
            <w:noWrap w:val="0"/>
            <w:vAlign w:val="center"/>
          </w:tcPr>
          <w:p w14:paraId="0A0E0B69">
            <w:pPr>
              <w:pStyle w:val="99"/>
              <w:keepNext/>
            </w:pPr>
            <w:r>
              <w:rPr>
                <w:rFonts w:hint="eastAsia"/>
              </w:rPr>
              <w:t>无定义</w:t>
            </w:r>
          </w:p>
        </w:tc>
      </w:tr>
    </w:tbl>
    <w:p w14:paraId="56E93CDA">
      <w:pPr>
        <w:pStyle w:val="14"/>
      </w:pPr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图 \* ARABIC</w:instrText>
      </w:r>
      <w:r>
        <w:instrText xml:space="preserve"> </w:instrText>
      </w:r>
      <w:r>
        <w:fldChar w:fldCharType="separate"/>
      </w:r>
      <w:r>
        <w:rPr>
          <w:lang/>
        </w:rPr>
        <w:t>5</w:t>
      </w:r>
      <w:r>
        <w:fldChar w:fldCharType="end"/>
      </w:r>
    </w:p>
    <w:p w14:paraId="5FF3E9E5">
      <w:pPr>
        <w:ind w:firstLine="480"/>
        <w:rPr>
          <w:rFonts w:hint="eastAsia"/>
        </w:rPr>
      </w:pPr>
      <w:r>
        <w:rPr>
          <w:rFonts w:hint="eastAsia"/>
        </w:rPr>
        <w:t>其中系统标识及部件标识的ID划分方法参见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REF _Ref186924173 \h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表</w:t>
      </w:r>
      <w:r>
        <w:rPr>
          <w:lang/>
        </w:rPr>
        <w:t>2</w:t>
      </w:r>
      <w:r>
        <w:fldChar w:fldCharType="end"/>
      </w:r>
      <w:r>
        <w:rPr>
          <w:rFonts w:hint="eastAsia"/>
        </w:rPr>
        <w:t>。</w:t>
      </w:r>
    </w:p>
    <w:p w14:paraId="6A65253D">
      <w:pPr>
        <w:ind w:firstLine="482"/>
        <w:rPr>
          <w:rFonts w:hint="eastAsia"/>
          <w:b/>
          <w:bCs/>
        </w:rPr>
      </w:pPr>
      <w:r>
        <w:rPr>
          <w:rFonts w:hint="eastAsia"/>
          <w:b/>
          <w:bCs/>
        </w:rPr>
        <w:t>表中未涉及的单机，需要和总体协商决定ID号！</w:t>
      </w:r>
    </w:p>
    <w:p w14:paraId="6D00AFF6">
      <w:pPr>
        <w:ind w:firstLine="480"/>
        <w:rPr>
          <w:rFonts w:hint="eastAsia"/>
        </w:rPr>
        <w:sectPr>
          <w:footerReference r:id="rId13" w:type="default"/>
          <w:pgSz w:w="11906" w:h="16838"/>
          <w:pgMar w:top="1304" w:right="1134" w:bottom="1304" w:left="1418" w:header="851" w:footer="992" w:gutter="0"/>
          <w:pgNumType w:start="1"/>
          <w:cols w:space="720" w:num="1"/>
          <w:docGrid w:type="linesAndChars" w:linePitch="326" w:charSpace="0"/>
        </w:sectPr>
      </w:pPr>
    </w:p>
    <w:p w14:paraId="0590A28F">
      <w:pPr>
        <w:tabs>
          <w:tab w:val="left" w:pos="1580"/>
        </w:tabs>
        <w:ind w:firstLine="482"/>
        <w:rPr>
          <w:rFonts w:hint="eastAsia"/>
          <w:b/>
        </w:rPr>
      </w:pPr>
      <w:r>
        <w:rPr>
          <w:rFonts w:hint="eastAsia"/>
          <w:b/>
        </w:rPr>
        <w:tab/>
      </w:r>
    </w:p>
    <w:p w14:paraId="093816CF">
      <w:pPr>
        <w:pStyle w:val="14"/>
      </w:pPr>
      <w:bookmarkStart w:id="94" w:name="_Ref186924173"/>
      <w:r>
        <w:rPr>
          <w:rFonts w:hint="eastAsia"/>
        </w:rPr>
        <w:t>表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表 \* ARABIC</w:instrText>
      </w:r>
      <w:r>
        <w:instrText xml:space="preserve"> </w:instrText>
      </w:r>
      <w:r>
        <w:fldChar w:fldCharType="separate"/>
      </w:r>
      <w:r>
        <w:rPr>
          <w:lang/>
        </w:rPr>
        <w:t>2</w:t>
      </w:r>
      <w:r>
        <w:fldChar w:fldCharType="end"/>
      </w:r>
      <w:bookmarkEnd w:id="94"/>
      <w:r>
        <w:t xml:space="preserve"> </w:t>
      </w:r>
      <w:r>
        <w:rPr>
          <w:rFonts w:hint="eastAsia"/>
        </w:rPr>
        <w:t>系统标识及部件标识ID划分</w:t>
      </w:r>
    </w:p>
    <w:tbl>
      <w:tblPr>
        <w:tblStyle w:val="43"/>
        <w:tblW w:w="5000" w:type="pct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68"/>
        <w:gridCol w:w="651"/>
        <w:gridCol w:w="653"/>
        <w:gridCol w:w="1563"/>
        <w:gridCol w:w="650"/>
        <w:gridCol w:w="650"/>
        <w:gridCol w:w="650"/>
        <w:gridCol w:w="656"/>
        <w:gridCol w:w="1246"/>
        <w:gridCol w:w="1246"/>
        <w:gridCol w:w="2490"/>
        <w:gridCol w:w="1563"/>
        <w:gridCol w:w="1574"/>
      </w:tblGrid>
      <w:tr w14:paraId="4AEC6A6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dxa"/>
          <w:wAfter w:w="0" w:type="dxa"/>
          <w:trHeight w:val="321" w:hRule="atLeast"/>
          <w:jc w:val="center"/>
        </w:trPr>
        <w:tc>
          <w:tcPr>
            <w:tcW w:w="691" w:type="pct"/>
            <w:gridSpan w:val="3"/>
            <w:noWrap w:val="0"/>
            <w:vAlign w:val="center"/>
          </w:tcPr>
          <w:p w14:paraId="7B658AB6">
            <w:pPr>
              <w:pStyle w:val="99"/>
            </w:pPr>
            <w:bookmarkStart w:id="95" w:name="_Toc514330381"/>
            <w:bookmarkStart w:id="96" w:name="_Toc443750125"/>
            <w:bookmarkStart w:id="97" w:name="_Toc463603961"/>
            <w:r>
              <w:rPr>
                <w:rFonts w:hint="eastAsia"/>
              </w:rPr>
              <w:t>系统标识</w:t>
            </w:r>
          </w:p>
        </w:tc>
        <w:tc>
          <w:tcPr>
            <w:tcW w:w="548" w:type="pct"/>
            <w:vMerge w:val="restart"/>
            <w:noWrap w:val="0"/>
            <w:vAlign w:val="center"/>
          </w:tcPr>
          <w:p w14:paraId="6ACAC058">
            <w:pPr>
              <w:pStyle w:val="99"/>
            </w:pPr>
            <w:r>
              <w:rPr>
                <w:rFonts w:hint="eastAsia"/>
              </w:rPr>
              <w:t>系统名称</w:t>
            </w:r>
          </w:p>
        </w:tc>
        <w:tc>
          <w:tcPr>
            <w:tcW w:w="914" w:type="pct"/>
            <w:gridSpan w:val="4"/>
            <w:noWrap w:val="0"/>
            <w:vAlign w:val="center"/>
          </w:tcPr>
          <w:p w14:paraId="66134CF3">
            <w:pPr>
              <w:pStyle w:val="99"/>
            </w:pPr>
            <w:r>
              <w:rPr>
                <w:rFonts w:hint="eastAsia"/>
              </w:rPr>
              <w:t>部件标识</w:t>
            </w:r>
          </w:p>
        </w:tc>
        <w:tc>
          <w:tcPr>
            <w:tcW w:w="874" w:type="pct"/>
            <w:gridSpan w:val="2"/>
            <w:noWrap w:val="0"/>
            <w:vAlign w:val="center"/>
          </w:tcPr>
          <w:p w14:paraId="243D0A8C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下位机收发标志位</w:t>
            </w:r>
          </w:p>
        </w:tc>
        <w:tc>
          <w:tcPr>
            <w:tcW w:w="873" w:type="pct"/>
            <w:vMerge w:val="restart"/>
            <w:noWrap w:val="0"/>
            <w:vAlign w:val="center"/>
          </w:tcPr>
          <w:p w14:paraId="4BF3F615">
            <w:pPr>
              <w:pStyle w:val="99"/>
            </w:pPr>
            <w:r>
              <w:rPr>
                <w:rFonts w:hint="eastAsia"/>
              </w:rPr>
              <w:t>帧名称或单机名称</w:t>
            </w:r>
          </w:p>
        </w:tc>
        <w:tc>
          <w:tcPr>
            <w:tcW w:w="548" w:type="pct"/>
            <w:vMerge w:val="restart"/>
            <w:noWrap w:val="0"/>
            <w:vAlign w:val="center"/>
          </w:tcPr>
          <w:p w14:paraId="275441C4">
            <w:pPr>
              <w:pStyle w:val="99"/>
            </w:pPr>
            <w:r>
              <w:rPr>
                <w:rFonts w:hint="eastAsia"/>
              </w:rPr>
              <w:t>下位机接收</w:t>
            </w:r>
          </w:p>
          <w:p w14:paraId="6B1DDD51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ID</w:t>
            </w:r>
            <w:r>
              <w:t>28~ID21</w:t>
            </w:r>
          </w:p>
        </w:tc>
        <w:tc>
          <w:tcPr>
            <w:tcW w:w="552" w:type="pct"/>
            <w:vMerge w:val="restart"/>
            <w:noWrap w:val="0"/>
            <w:vAlign w:val="center"/>
          </w:tcPr>
          <w:p w14:paraId="12C102FA">
            <w:pPr>
              <w:pStyle w:val="99"/>
            </w:pPr>
            <w:r>
              <w:rPr>
                <w:rFonts w:hint="eastAsia"/>
              </w:rPr>
              <w:t>下位机发出</w:t>
            </w:r>
          </w:p>
          <w:p w14:paraId="7E2830E9">
            <w:pPr>
              <w:pStyle w:val="99"/>
            </w:pPr>
            <w:r>
              <w:rPr>
                <w:rFonts w:hint="eastAsia"/>
              </w:rPr>
              <w:t>ID</w:t>
            </w:r>
            <w:r>
              <w:t>28~ID21</w:t>
            </w:r>
          </w:p>
        </w:tc>
      </w:tr>
      <w:tr w14:paraId="1EBDF47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dxa"/>
          <w:wAfter w:w="0" w:type="dxa"/>
          <w:trHeight w:val="321" w:hRule="atLeast"/>
          <w:jc w:val="center"/>
        </w:trPr>
        <w:tc>
          <w:tcPr>
            <w:tcW w:w="234" w:type="pct"/>
            <w:noWrap w:val="0"/>
            <w:vAlign w:val="center"/>
          </w:tcPr>
          <w:p w14:paraId="096C03E9">
            <w:pPr>
              <w:pStyle w:val="99"/>
            </w:pPr>
            <w:r>
              <w:rPr>
                <w:rFonts w:hint="eastAsia"/>
              </w:rPr>
              <w:t>ID28</w:t>
            </w:r>
          </w:p>
        </w:tc>
        <w:tc>
          <w:tcPr>
            <w:tcW w:w="228" w:type="pct"/>
            <w:noWrap w:val="0"/>
            <w:vAlign w:val="center"/>
          </w:tcPr>
          <w:p w14:paraId="0E813641">
            <w:pPr>
              <w:pStyle w:val="99"/>
            </w:pPr>
            <w:r>
              <w:rPr>
                <w:rFonts w:hint="eastAsia"/>
              </w:rPr>
              <w:t>ID27</w:t>
            </w:r>
          </w:p>
        </w:tc>
        <w:tc>
          <w:tcPr>
            <w:tcW w:w="229" w:type="pct"/>
            <w:noWrap w:val="0"/>
            <w:vAlign w:val="center"/>
          </w:tcPr>
          <w:p w14:paraId="0C58C79E">
            <w:pPr>
              <w:pStyle w:val="99"/>
            </w:pPr>
            <w:r>
              <w:rPr>
                <w:rFonts w:hint="eastAsia"/>
              </w:rPr>
              <w:t>ID26</w:t>
            </w:r>
          </w:p>
        </w:tc>
        <w:tc>
          <w:tcPr>
            <w:tcW w:w="548" w:type="pct"/>
            <w:vMerge w:val="continue"/>
            <w:noWrap w:val="0"/>
            <w:vAlign w:val="center"/>
          </w:tcPr>
          <w:p w14:paraId="7944A5FC">
            <w:pPr>
              <w:pStyle w:val="99"/>
            </w:pPr>
          </w:p>
        </w:tc>
        <w:tc>
          <w:tcPr>
            <w:tcW w:w="228" w:type="pct"/>
            <w:noWrap w:val="0"/>
            <w:vAlign w:val="center"/>
          </w:tcPr>
          <w:p w14:paraId="52A98A3E">
            <w:pPr>
              <w:pStyle w:val="99"/>
            </w:pPr>
            <w:r>
              <w:rPr>
                <w:rFonts w:hint="eastAsia"/>
              </w:rPr>
              <w:t>ID25</w:t>
            </w:r>
          </w:p>
        </w:tc>
        <w:tc>
          <w:tcPr>
            <w:tcW w:w="228" w:type="pct"/>
            <w:noWrap w:val="0"/>
            <w:vAlign w:val="center"/>
          </w:tcPr>
          <w:p w14:paraId="2EF9FC68">
            <w:pPr>
              <w:pStyle w:val="99"/>
            </w:pPr>
            <w:r>
              <w:rPr>
                <w:rFonts w:hint="eastAsia"/>
              </w:rPr>
              <w:t>ID24</w:t>
            </w:r>
          </w:p>
        </w:tc>
        <w:tc>
          <w:tcPr>
            <w:tcW w:w="228" w:type="pct"/>
            <w:noWrap w:val="0"/>
            <w:vAlign w:val="center"/>
          </w:tcPr>
          <w:p w14:paraId="3224B1A3">
            <w:pPr>
              <w:pStyle w:val="99"/>
            </w:pPr>
            <w:r>
              <w:rPr>
                <w:rFonts w:hint="eastAsia"/>
              </w:rPr>
              <w:t>ID23</w:t>
            </w:r>
          </w:p>
        </w:tc>
        <w:tc>
          <w:tcPr>
            <w:tcW w:w="230" w:type="pct"/>
            <w:noWrap w:val="0"/>
            <w:vAlign w:val="center"/>
          </w:tcPr>
          <w:p w14:paraId="0A6ADBC0">
            <w:pPr>
              <w:pStyle w:val="99"/>
            </w:pPr>
            <w:r>
              <w:rPr>
                <w:rFonts w:hint="eastAsia"/>
              </w:rPr>
              <w:t>ID22</w:t>
            </w:r>
          </w:p>
        </w:tc>
        <w:tc>
          <w:tcPr>
            <w:tcW w:w="874" w:type="pct"/>
            <w:gridSpan w:val="2"/>
            <w:noWrap w:val="0"/>
            <w:vAlign w:val="center"/>
          </w:tcPr>
          <w:p w14:paraId="7081AB71">
            <w:pPr>
              <w:pStyle w:val="99"/>
            </w:pPr>
            <w:r>
              <w:rPr>
                <w:rFonts w:hint="eastAsia"/>
              </w:rPr>
              <w:t>ID21</w:t>
            </w:r>
          </w:p>
        </w:tc>
        <w:tc>
          <w:tcPr>
            <w:tcW w:w="873" w:type="pct"/>
            <w:vMerge w:val="continue"/>
            <w:noWrap w:val="0"/>
            <w:vAlign w:val="center"/>
          </w:tcPr>
          <w:p w14:paraId="1AFF5BE9">
            <w:pPr>
              <w:pStyle w:val="99"/>
            </w:pPr>
          </w:p>
        </w:tc>
        <w:tc>
          <w:tcPr>
            <w:tcW w:w="548" w:type="pct"/>
            <w:vMerge w:val="continue"/>
            <w:noWrap w:val="0"/>
            <w:vAlign w:val="center"/>
          </w:tcPr>
          <w:p w14:paraId="0FF23D78">
            <w:pPr>
              <w:pStyle w:val="99"/>
            </w:pPr>
          </w:p>
        </w:tc>
        <w:tc>
          <w:tcPr>
            <w:tcW w:w="552" w:type="pct"/>
            <w:vMerge w:val="continue"/>
            <w:noWrap w:val="0"/>
            <w:vAlign w:val="center"/>
          </w:tcPr>
          <w:p w14:paraId="7928A2C3">
            <w:pPr>
              <w:pStyle w:val="99"/>
            </w:pPr>
          </w:p>
        </w:tc>
      </w:tr>
      <w:tr w14:paraId="6CA5BDE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dxa"/>
          <w:wAfter w:w="0" w:type="dxa"/>
          <w:trHeight w:val="321" w:hRule="atLeast"/>
          <w:jc w:val="center"/>
        </w:trPr>
        <w:tc>
          <w:tcPr>
            <w:tcW w:w="234" w:type="pct"/>
            <w:noWrap w:val="0"/>
            <w:vAlign w:val="center"/>
          </w:tcPr>
          <w:p w14:paraId="666ECC96">
            <w:pPr>
              <w:pStyle w:val="99"/>
            </w:pPr>
            <w:r>
              <w:rPr>
                <w:rFonts w:hint="eastAsia"/>
              </w:rPr>
              <w:t>ID12</w:t>
            </w:r>
          </w:p>
        </w:tc>
        <w:tc>
          <w:tcPr>
            <w:tcW w:w="228" w:type="pct"/>
            <w:noWrap w:val="0"/>
            <w:vAlign w:val="center"/>
          </w:tcPr>
          <w:p w14:paraId="4CE9E65D">
            <w:pPr>
              <w:pStyle w:val="99"/>
            </w:pPr>
            <w:r>
              <w:rPr>
                <w:rFonts w:hint="eastAsia"/>
              </w:rPr>
              <w:t>ID11</w:t>
            </w:r>
          </w:p>
        </w:tc>
        <w:tc>
          <w:tcPr>
            <w:tcW w:w="229" w:type="pct"/>
            <w:noWrap w:val="0"/>
            <w:vAlign w:val="center"/>
          </w:tcPr>
          <w:p w14:paraId="0A4CA505">
            <w:pPr>
              <w:pStyle w:val="99"/>
            </w:pPr>
            <w:r>
              <w:rPr>
                <w:rFonts w:hint="eastAsia"/>
              </w:rPr>
              <w:t>ID10</w:t>
            </w:r>
          </w:p>
        </w:tc>
        <w:tc>
          <w:tcPr>
            <w:tcW w:w="548" w:type="pct"/>
            <w:vMerge w:val="continue"/>
            <w:noWrap w:val="0"/>
            <w:vAlign w:val="center"/>
          </w:tcPr>
          <w:p w14:paraId="2B720521">
            <w:pPr>
              <w:pStyle w:val="99"/>
            </w:pPr>
          </w:p>
        </w:tc>
        <w:tc>
          <w:tcPr>
            <w:tcW w:w="228" w:type="pct"/>
            <w:noWrap w:val="0"/>
            <w:vAlign w:val="center"/>
          </w:tcPr>
          <w:p w14:paraId="472876D8">
            <w:pPr>
              <w:pStyle w:val="99"/>
            </w:pPr>
            <w:r>
              <w:rPr>
                <w:rFonts w:hint="eastAsia"/>
              </w:rPr>
              <w:t>ID09</w:t>
            </w:r>
          </w:p>
        </w:tc>
        <w:tc>
          <w:tcPr>
            <w:tcW w:w="228" w:type="pct"/>
            <w:noWrap w:val="0"/>
            <w:vAlign w:val="center"/>
          </w:tcPr>
          <w:p w14:paraId="7F8891A0">
            <w:pPr>
              <w:pStyle w:val="99"/>
            </w:pPr>
            <w:r>
              <w:rPr>
                <w:rFonts w:hint="eastAsia"/>
              </w:rPr>
              <w:t>ID08</w:t>
            </w:r>
          </w:p>
        </w:tc>
        <w:tc>
          <w:tcPr>
            <w:tcW w:w="228" w:type="pct"/>
            <w:noWrap w:val="0"/>
            <w:vAlign w:val="center"/>
          </w:tcPr>
          <w:p w14:paraId="6963081D">
            <w:pPr>
              <w:pStyle w:val="99"/>
            </w:pPr>
            <w:r>
              <w:rPr>
                <w:rFonts w:hint="eastAsia"/>
              </w:rPr>
              <w:t>ID07</w:t>
            </w:r>
          </w:p>
        </w:tc>
        <w:tc>
          <w:tcPr>
            <w:tcW w:w="230" w:type="pct"/>
            <w:noWrap w:val="0"/>
            <w:vAlign w:val="center"/>
          </w:tcPr>
          <w:p w14:paraId="1682F23D">
            <w:pPr>
              <w:pStyle w:val="99"/>
            </w:pPr>
            <w:r>
              <w:rPr>
                <w:rFonts w:hint="eastAsia"/>
              </w:rPr>
              <w:t>ID06</w:t>
            </w:r>
          </w:p>
        </w:tc>
        <w:tc>
          <w:tcPr>
            <w:tcW w:w="437" w:type="pct"/>
            <w:noWrap w:val="0"/>
            <w:vAlign w:val="center"/>
          </w:tcPr>
          <w:p w14:paraId="37B7475C">
            <w:pPr>
              <w:pStyle w:val="99"/>
            </w:pPr>
            <w:r>
              <w:rPr>
                <w:rFonts w:hint="eastAsia"/>
              </w:rPr>
              <w:t>收</w:t>
            </w:r>
          </w:p>
        </w:tc>
        <w:tc>
          <w:tcPr>
            <w:tcW w:w="437" w:type="pct"/>
            <w:noWrap w:val="0"/>
            <w:vAlign w:val="center"/>
          </w:tcPr>
          <w:p w14:paraId="3FF0B6B0">
            <w:pPr>
              <w:pStyle w:val="99"/>
            </w:pPr>
            <w:r>
              <w:rPr>
                <w:rFonts w:hint="eastAsia"/>
              </w:rPr>
              <w:t>发</w:t>
            </w:r>
          </w:p>
        </w:tc>
        <w:tc>
          <w:tcPr>
            <w:tcW w:w="873" w:type="pct"/>
            <w:vMerge w:val="continue"/>
            <w:noWrap w:val="0"/>
            <w:vAlign w:val="center"/>
          </w:tcPr>
          <w:p w14:paraId="6E94A450">
            <w:pPr>
              <w:pStyle w:val="99"/>
            </w:pPr>
          </w:p>
        </w:tc>
        <w:tc>
          <w:tcPr>
            <w:tcW w:w="548" w:type="pct"/>
            <w:vMerge w:val="continue"/>
            <w:noWrap w:val="0"/>
            <w:vAlign w:val="center"/>
          </w:tcPr>
          <w:p w14:paraId="470B3380">
            <w:pPr>
              <w:pStyle w:val="99"/>
            </w:pPr>
          </w:p>
        </w:tc>
        <w:tc>
          <w:tcPr>
            <w:tcW w:w="552" w:type="pct"/>
            <w:vMerge w:val="continue"/>
            <w:noWrap w:val="0"/>
            <w:vAlign w:val="center"/>
          </w:tcPr>
          <w:p w14:paraId="7E557790">
            <w:pPr>
              <w:pStyle w:val="99"/>
            </w:pPr>
          </w:p>
        </w:tc>
      </w:tr>
      <w:tr w14:paraId="5F7EEAD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dxa"/>
          <w:wAfter w:w="0" w:type="dxa"/>
          <w:trHeight w:val="321" w:hRule="atLeast"/>
          <w:jc w:val="center"/>
        </w:trPr>
        <w:tc>
          <w:tcPr>
            <w:tcW w:w="234" w:type="pct"/>
            <w:noWrap w:val="0"/>
            <w:vAlign w:val="center"/>
          </w:tcPr>
          <w:p w14:paraId="2D0A7E99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228" w:type="pct"/>
            <w:noWrap w:val="0"/>
            <w:vAlign w:val="center"/>
          </w:tcPr>
          <w:p w14:paraId="5CD038DC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229" w:type="pct"/>
            <w:noWrap w:val="0"/>
            <w:vAlign w:val="center"/>
          </w:tcPr>
          <w:p w14:paraId="1DBEC904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548" w:type="pct"/>
            <w:noWrap w:val="0"/>
            <w:vAlign w:val="center"/>
          </w:tcPr>
          <w:p w14:paraId="66C7D89D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星务分系统</w:t>
            </w:r>
          </w:p>
        </w:tc>
        <w:tc>
          <w:tcPr>
            <w:tcW w:w="228" w:type="pct"/>
            <w:noWrap w:val="0"/>
            <w:vAlign w:val="center"/>
          </w:tcPr>
          <w:p w14:paraId="2E9FA74E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228" w:type="pct"/>
            <w:noWrap w:val="0"/>
            <w:vAlign w:val="center"/>
          </w:tcPr>
          <w:p w14:paraId="3156C79D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228" w:type="pct"/>
            <w:noWrap w:val="0"/>
            <w:vAlign w:val="center"/>
          </w:tcPr>
          <w:p w14:paraId="2ABEBD97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230" w:type="pct"/>
            <w:noWrap w:val="0"/>
            <w:vAlign w:val="center"/>
          </w:tcPr>
          <w:p w14:paraId="6D8E9515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437" w:type="pct"/>
            <w:noWrap w:val="0"/>
            <w:vAlign w:val="center"/>
          </w:tcPr>
          <w:p w14:paraId="5E7E5D38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437" w:type="pct"/>
            <w:noWrap w:val="0"/>
            <w:vAlign w:val="center"/>
          </w:tcPr>
          <w:p w14:paraId="0A72A31E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/</w:t>
            </w:r>
          </w:p>
        </w:tc>
        <w:tc>
          <w:tcPr>
            <w:tcW w:w="873" w:type="pct"/>
            <w:noWrap w:val="0"/>
            <w:vAlign w:val="center"/>
          </w:tcPr>
          <w:p w14:paraId="088E7694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UTC时间广播帧</w:t>
            </w:r>
          </w:p>
        </w:tc>
        <w:tc>
          <w:tcPr>
            <w:tcW w:w="548" w:type="pct"/>
            <w:noWrap w:val="0"/>
            <w:vAlign w:val="center"/>
          </w:tcPr>
          <w:p w14:paraId="18FEBE68">
            <w:pPr>
              <w:pStyle w:val="99"/>
            </w:pPr>
            <w:r>
              <w:rPr>
                <w:rFonts w:hint="eastAsia"/>
              </w:rPr>
              <w:t>2</w:t>
            </w:r>
            <w:r>
              <w:t>6H</w:t>
            </w:r>
          </w:p>
        </w:tc>
        <w:tc>
          <w:tcPr>
            <w:tcW w:w="552" w:type="pct"/>
            <w:noWrap w:val="0"/>
            <w:vAlign w:val="center"/>
          </w:tcPr>
          <w:p w14:paraId="0BF636F0">
            <w:pPr>
              <w:pStyle w:val="99"/>
            </w:pPr>
            <w:r>
              <w:rPr>
                <w:rFonts w:hint="eastAsia"/>
              </w:rPr>
              <w:t>/</w:t>
            </w:r>
          </w:p>
        </w:tc>
      </w:tr>
      <w:tr w14:paraId="3827A2E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dxa"/>
          <w:wAfter w:w="0" w:type="dxa"/>
          <w:trHeight w:val="321" w:hRule="atLeast"/>
          <w:jc w:val="center"/>
        </w:trPr>
        <w:tc>
          <w:tcPr>
            <w:tcW w:w="234" w:type="pct"/>
            <w:vMerge w:val="restart"/>
            <w:noWrap w:val="0"/>
            <w:vAlign w:val="center"/>
          </w:tcPr>
          <w:p w14:paraId="61FBCA54">
            <w:pPr>
              <w:pStyle w:val="99"/>
            </w:pPr>
            <w:r>
              <w:rPr>
                <w:rFonts w:hint="eastAsia"/>
              </w:rPr>
              <w:t>0</w:t>
            </w:r>
          </w:p>
        </w:tc>
        <w:tc>
          <w:tcPr>
            <w:tcW w:w="228" w:type="pct"/>
            <w:vMerge w:val="restart"/>
            <w:noWrap w:val="0"/>
            <w:vAlign w:val="center"/>
          </w:tcPr>
          <w:p w14:paraId="0CD35C8B">
            <w:pPr>
              <w:pStyle w:val="99"/>
            </w:pPr>
            <w:r>
              <w:rPr>
                <w:rFonts w:hint="eastAsia"/>
              </w:rPr>
              <w:t>1</w:t>
            </w:r>
          </w:p>
        </w:tc>
        <w:tc>
          <w:tcPr>
            <w:tcW w:w="229" w:type="pct"/>
            <w:vMerge w:val="restart"/>
            <w:noWrap w:val="0"/>
            <w:vAlign w:val="center"/>
          </w:tcPr>
          <w:p w14:paraId="7E1E860D">
            <w:pPr>
              <w:pStyle w:val="99"/>
            </w:pPr>
            <w:r>
              <w:rPr>
                <w:rFonts w:hint="eastAsia"/>
              </w:rPr>
              <w:t>0</w:t>
            </w:r>
          </w:p>
        </w:tc>
        <w:tc>
          <w:tcPr>
            <w:tcW w:w="548" w:type="pct"/>
            <w:vMerge w:val="restart"/>
            <w:noWrap w:val="0"/>
            <w:vAlign w:val="center"/>
          </w:tcPr>
          <w:p w14:paraId="64B8192B">
            <w:pPr>
              <w:pStyle w:val="99"/>
            </w:pPr>
            <w:r>
              <w:rPr>
                <w:rFonts w:hint="eastAsia"/>
              </w:rPr>
              <w:t>测控分系统</w:t>
            </w:r>
          </w:p>
        </w:tc>
        <w:tc>
          <w:tcPr>
            <w:tcW w:w="228" w:type="pct"/>
            <w:noWrap w:val="0"/>
            <w:vAlign w:val="center"/>
          </w:tcPr>
          <w:p w14:paraId="2BDC16A8">
            <w:pPr>
              <w:pStyle w:val="99"/>
            </w:pPr>
            <w:r>
              <w:rPr>
                <w:rFonts w:hint="eastAsia"/>
              </w:rPr>
              <w:t>0</w:t>
            </w:r>
          </w:p>
        </w:tc>
        <w:tc>
          <w:tcPr>
            <w:tcW w:w="228" w:type="pct"/>
            <w:noWrap w:val="0"/>
            <w:vAlign w:val="center"/>
          </w:tcPr>
          <w:p w14:paraId="59BD4F27">
            <w:pPr>
              <w:pStyle w:val="99"/>
            </w:pPr>
            <w:r>
              <w:rPr>
                <w:rFonts w:hint="eastAsia"/>
              </w:rPr>
              <w:t>0</w:t>
            </w:r>
          </w:p>
        </w:tc>
        <w:tc>
          <w:tcPr>
            <w:tcW w:w="228" w:type="pct"/>
            <w:noWrap w:val="0"/>
            <w:vAlign w:val="center"/>
          </w:tcPr>
          <w:p w14:paraId="4A5E3FFF">
            <w:pPr>
              <w:pStyle w:val="99"/>
            </w:pPr>
            <w:r>
              <w:rPr>
                <w:rFonts w:hint="eastAsia"/>
              </w:rPr>
              <w:t>1</w:t>
            </w:r>
          </w:p>
        </w:tc>
        <w:tc>
          <w:tcPr>
            <w:tcW w:w="230" w:type="pct"/>
            <w:noWrap w:val="0"/>
            <w:vAlign w:val="center"/>
          </w:tcPr>
          <w:p w14:paraId="492E1A2C">
            <w:pPr>
              <w:pStyle w:val="99"/>
            </w:pPr>
            <w:r>
              <w:rPr>
                <w:rFonts w:hint="eastAsia"/>
              </w:rPr>
              <w:t>0</w:t>
            </w:r>
          </w:p>
        </w:tc>
        <w:tc>
          <w:tcPr>
            <w:tcW w:w="437" w:type="pct"/>
            <w:noWrap w:val="0"/>
            <w:vAlign w:val="center"/>
          </w:tcPr>
          <w:p w14:paraId="54823DA0">
            <w:pPr>
              <w:pStyle w:val="99"/>
            </w:pPr>
            <w:r>
              <w:rPr>
                <w:rFonts w:hint="eastAsia"/>
              </w:rPr>
              <w:t>0</w:t>
            </w:r>
          </w:p>
        </w:tc>
        <w:tc>
          <w:tcPr>
            <w:tcW w:w="437" w:type="pct"/>
            <w:noWrap w:val="0"/>
            <w:vAlign w:val="center"/>
          </w:tcPr>
          <w:p w14:paraId="65ABD82F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873" w:type="pct"/>
            <w:noWrap w:val="0"/>
            <w:vAlign w:val="center"/>
          </w:tcPr>
          <w:p w14:paraId="64CC34B0">
            <w:pPr>
              <w:pStyle w:val="99"/>
            </w:pPr>
            <w:r>
              <w:rPr>
                <w:rFonts w:hint="eastAsia"/>
              </w:rPr>
              <w:t>X测控数传一体机</w:t>
            </w:r>
          </w:p>
        </w:tc>
        <w:tc>
          <w:tcPr>
            <w:tcW w:w="548" w:type="pct"/>
            <w:noWrap w:val="0"/>
            <w:vAlign w:val="center"/>
          </w:tcPr>
          <w:p w14:paraId="35F9D313">
            <w:pPr>
              <w:pStyle w:val="99"/>
            </w:pPr>
            <w:r>
              <w:rPr>
                <w:rFonts w:hint="eastAsia"/>
              </w:rPr>
              <w:t>44</w:t>
            </w:r>
            <w:r>
              <w:t>H</w:t>
            </w:r>
          </w:p>
        </w:tc>
        <w:tc>
          <w:tcPr>
            <w:tcW w:w="552" w:type="pct"/>
            <w:noWrap w:val="0"/>
            <w:vAlign w:val="center"/>
          </w:tcPr>
          <w:p w14:paraId="6F453415">
            <w:pPr>
              <w:pStyle w:val="99"/>
            </w:pPr>
            <w:r>
              <w:rPr>
                <w:rFonts w:hint="eastAsia"/>
              </w:rPr>
              <w:t>45</w:t>
            </w:r>
            <w:r>
              <w:t>H</w:t>
            </w:r>
          </w:p>
        </w:tc>
      </w:tr>
      <w:tr w14:paraId="6B00AC7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dxa"/>
          <w:wAfter w:w="0" w:type="dxa"/>
          <w:trHeight w:val="321" w:hRule="atLeast"/>
          <w:jc w:val="center"/>
        </w:trPr>
        <w:tc>
          <w:tcPr>
            <w:tcW w:w="234" w:type="pct"/>
            <w:vMerge w:val="continue"/>
            <w:noWrap w:val="0"/>
            <w:vAlign w:val="center"/>
          </w:tcPr>
          <w:p w14:paraId="57AB94B4">
            <w:pPr>
              <w:pStyle w:val="99"/>
            </w:pPr>
          </w:p>
        </w:tc>
        <w:tc>
          <w:tcPr>
            <w:tcW w:w="228" w:type="pct"/>
            <w:vMerge w:val="continue"/>
            <w:noWrap w:val="0"/>
            <w:vAlign w:val="center"/>
          </w:tcPr>
          <w:p w14:paraId="061E59F3">
            <w:pPr>
              <w:pStyle w:val="99"/>
            </w:pPr>
          </w:p>
        </w:tc>
        <w:tc>
          <w:tcPr>
            <w:tcW w:w="229" w:type="pct"/>
            <w:vMerge w:val="continue"/>
            <w:noWrap w:val="0"/>
            <w:vAlign w:val="center"/>
          </w:tcPr>
          <w:p w14:paraId="2C10B1F1">
            <w:pPr>
              <w:pStyle w:val="99"/>
            </w:pPr>
          </w:p>
        </w:tc>
        <w:tc>
          <w:tcPr>
            <w:tcW w:w="548" w:type="pct"/>
            <w:vMerge w:val="continue"/>
            <w:noWrap w:val="0"/>
            <w:vAlign w:val="center"/>
          </w:tcPr>
          <w:p w14:paraId="393466E5">
            <w:pPr>
              <w:pStyle w:val="99"/>
            </w:pPr>
          </w:p>
        </w:tc>
        <w:tc>
          <w:tcPr>
            <w:tcW w:w="228" w:type="pct"/>
            <w:noWrap w:val="0"/>
            <w:vAlign w:val="center"/>
          </w:tcPr>
          <w:p w14:paraId="7CBCD675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228" w:type="pct"/>
            <w:noWrap w:val="0"/>
            <w:vAlign w:val="center"/>
          </w:tcPr>
          <w:p w14:paraId="567EC837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228" w:type="pct"/>
            <w:noWrap w:val="0"/>
            <w:vAlign w:val="center"/>
          </w:tcPr>
          <w:p w14:paraId="49FB2E73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230" w:type="pct"/>
            <w:noWrap w:val="0"/>
            <w:vAlign w:val="center"/>
          </w:tcPr>
          <w:p w14:paraId="33499E63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437" w:type="pct"/>
            <w:noWrap w:val="0"/>
            <w:vAlign w:val="center"/>
          </w:tcPr>
          <w:p w14:paraId="662A2D75">
            <w:pPr>
              <w:pStyle w:val="99"/>
            </w:pPr>
            <w:r>
              <w:rPr>
                <w:rFonts w:hint="eastAsia"/>
              </w:rPr>
              <w:t>0</w:t>
            </w:r>
          </w:p>
        </w:tc>
        <w:tc>
          <w:tcPr>
            <w:tcW w:w="437" w:type="pct"/>
            <w:noWrap w:val="0"/>
            <w:vAlign w:val="center"/>
          </w:tcPr>
          <w:p w14:paraId="5EB19333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873" w:type="pct"/>
            <w:noWrap w:val="0"/>
            <w:vAlign w:val="center"/>
          </w:tcPr>
          <w:p w14:paraId="146F5661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北斗短报文</w:t>
            </w:r>
          </w:p>
        </w:tc>
        <w:tc>
          <w:tcPr>
            <w:tcW w:w="548" w:type="pct"/>
            <w:noWrap w:val="0"/>
            <w:vAlign w:val="center"/>
          </w:tcPr>
          <w:p w14:paraId="4C1F450C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46</w:t>
            </w:r>
            <w:r>
              <w:t>H</w:t>
            </w:r>
          </w:p>
        </w:tc>
        <w:tc>
          <w:tcPr>
            <w:tcW w:w="552" w:type="pct"/>
            <w:noWrap w:val="0"/>
            <w:vAlign w:val="center"/>
          </w:tcPr>
          <w:p w14:paraId="3E3259F4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47</w:t>
            </w:r>
            <w:r>
              <w:t>H</w:t>
            </w:r>
          </w:p>
        </w:tc>
      </w:tr>
      <w:tr w14:paraId="0F6ED5F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dxa"/>
          <w:wAfter w:w="0" w:type="dxa"/>
          <w:trHeight w:val="321" w:hRule="atLeast"/>
          <w:jc w:val="center"/>
        </w:trPr>
        <w:tc>
          <w:tcPr>
            <w:tcW w:w="234" w:type="pct"/>
            <w:vMerge w:val="continue"/>
            <w:noWrap w:val="0"/>
            <w:vAlign w:val="center"/>
          </w:tcPr>
          <w:p w14:paraId="34EB767C">
            <w:pPr>
              <w:pStyle w:val="99"/>
            </w:pPr>
          </w:p>
        </w:tc>
        <w:tc>
          <w:tcPr>
            <w:tcW w:w="228" w:type="pct"/>
            <w:vMerge w:val="continue"/>
            <w:noWrap w:val="0"/>
            <w:vAlign w:val="center"/>
          </w:tcPr>
          <w:p w14:paraId="46F27FA0">
            <w:pPr>
              <w:pStyle w:val="99"/>
            </w:pPr>
          </w:p>
        </w:tc>
        <w:tc>
          <w:tcPr>
            <w:tcW w:w="229" w:type="pct"/>
            <w:vMerge w:val="continue"/>
            <w:noWrap w:val="0"/>
            <w:vAlign w:val="center"/>
          </w:tcPr>
          <w:p w14:paraId="520BD495">
            <w:pPr>
              <w:pStyle w:val="99"/>
            </w:pPr>
          </w:p>
        </w:tc>
        <w:tc>
          <w:tcPr>
            <w:tcW w:w="548" w:type="pct"/>
            <w:vMerge w:val="continue"/>
            <w:noWrap w:val="0"/>
            <w:vAlign w:val="center"/>
          </w:tcPr>
          <w:p w14:paraId="03D13247">
            <w:pPr>
              <w:pStyle w:val="99"/>
            </w:pPr>
          </w:p>
        </w:tc>
        <w:tc>
          <w:tcPr>
            <w:tcW w:w="228" w:type="pct"/>
            <w:noWrap w:val="0"/>
            <w:vAlign w:val="center"/>
          </w:tcPr>
          <w:p w14:paraId="515CE5FD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228" w:type="pct"/>
            <w:noWrap w:val="0"/>
            <w:vAlign w:val="center"/>
          </w:tcPr>
          <w:p w14:paraId="39B13602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228" w:type="pct"/>
            <w:noWrap w:val="0"/>
            <w:vAlign w:val="center"/>
          </w:tcPr>
          <w:p w14:paraId="22B7A9BD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230" w:type="pct"/>
            <w:noWrap w:val="0"/>
            <w:vAlign w:val="center"/>
          </w:tcPr>
          <w:p w14:paraId="03B99001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437" w:type="pct"/>
            <w:noWrap w:val="0"/>
            <w:vAlign w:val="center"/>
          </w:tcPr>
          <w:p w14:paraId="409ED6CF">
            <w:pPr>
              <w:pStyle w:val="99"/>
            </w:pPr>
            <w:r>
              <w:rPr>
                <w:rFonts w:hint="eastAsia"/>
              </w:rPr>
              <w:t>0</w:t>
            </w:r>
          </w:p>
        </w:tc>
        <w:tc>
          <w:tcPr>
            <w:tcW w:w="437" w:type="pct"/>
            <w:noWrap w:val="0"/>
            <w:vAlign w:val="center"/>
          </w:tcPr>
          <w:p w14:paraId="1D546F30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873" w:type="pct"/>
            <w:noWrap w:val="0"/>
            <w:vAlign w:val="center"/>
          </w:tcPr>
          <w:p w14:paraId="063EA980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UHF通信机</w:t>
            </w:r>
          </w:p>
        </w:tc>
        <w:tc>
          <w:tcPr>
            <w:tcW w:w="548" w:type="pct"/>
            <w:noWrap w:val="0"/>
            <w:vAlign w:val="center"/>
          </w:tcPr>
          <w:p w14:paraId="15CBA61A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48H</w:t>
            </w:r>
          </w:p>
        </w:tc>
        <w:tc>
          <w:tcPr>
            <w:tcW w:w="552" w:type="pct"/>
            <w:noWrap w:val="0"/>
            <w:vAlign w:val="center"/>
          </w:tcPr>
          <w:p w14:paraId="3F60B4B9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49H</w:t>
            </w:r>
          </w:p>
        </w:tc>
      </w:tr>
      <w:tr w14:paraId="71B0A5F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dxa"/>
          <w:wAfter w:w="0" w:type="dxa"/>
          <w:trHeight w:val="321" w:hRule="atLeast"/>
          <w:jc w:val="center"/>
        </w:trPr>
        <w:tc>
          <w:tcPr>
            <w:tcW w:w="234" w:type="pct"/>
            <w:vMerge w:val="restart"/>
            <w:noWrap w:val="0"/>
            <w:vAlign w:val="center"/>
          </w:tcPr>
          <w:p w14:paraId="7676C8A2">
            <w:pPr>
              <w:pStyle w:val="99"/>
            </w:pPr>
            <w:r>
              <w:rPr>
                <w:rFonts w:hint="eastAsia"/>
              </w:rPr>
              <w:t>0</w:t>
            </w:r>
          </w:p>
        </w:tc>
        <w:tc>
          <w:tcPr>
            <w:tcW w:w="228" w:type="pct"/>
            <w:vMerge w:val="restart"/>
            <w:noWrap w:val="0"/>
            <w:vAlign w:val="center"/>
          </w:tcPr>
          <w:p w14:paraId="3296483E">
            <w:pPr>
              <w:pStyle w:val="99"/>
            </w:pPr>
            <w:r>
              <w:rPr>
                <w:rFonts w:hint="eastAsia"/>
              </w:rPr>
              <w:t>1</w:t>
            </w:r>
          </w:p>
        </w:tc>
        <w:tc>
          <w:tcPr>
            <w:tcW w:w="229" w:type="pct"/>
            <w:vMerge w:val="restart"/>
            <w:noWrap w:val="0"/>
            <w:vAlign w:val="center"/>
          </w:tcPr>
          <w:p w14:paraId="2C798FB7">
            <w:pPr>
              <w:pStyle w:val="99"/>
            </w:pPr>
            <w:r>
              <w:rPr>
                <w:rFonts w:hint="eastAsia"/>
              </w:rPr>
              <w:t>1</w:t>
            </w:r>
          </w:p>
        </w:tc>
        <w:tc>
          <w:tcPr>
            <w:tcW w:w="548" w:type="pct"/>
            <w:vMerge w:val="restart"/>
            <w:noWrap w:val="0"/>
            <w:vAlign w:val="center"/>
          </w:tcPr>
          <w:p w14:paraId="4A5B920E">
            <w:pPr>
              <w:pStyle w:val="99"/>
            </w:pPr>
            <w:r>
              <w:rPr>
                <w:rFonts w:hint="eastAsia"/>
              </w:rPr>
              <w:t>姿控分系统</w:t>
            </w:r>
          </w:p>
        </w:tc>
        <w:tc>
          <w:tcPr>
            <w:tcW w:w="228" w:type="pct"/>
            <w:noWrap w:val="0"/>
            <w:vAlign w:val="center"/>
          </w:tcPr>
          <w:p w14:paraId="3D7DA59F">
            <w:pPr>
              <w:pStyle w:val="99"/>
            </w:pPr>
            <w:r>
              <w:rPr>
                <w:rFonts w:hint="eastAsia"/>
              </w:rPr>
              <w:t>0</w:t>
            </w:r>
          </w:p>
        </w:tc>
        <w:tc>
          <w:tcPr>
            <w:tcW w:w="228" w:type="pct"/>
            <w:noWrap w:val="0"/>
            <w:vAlign w:val="center"/>
          </w:tcPr>
          <w:p w14:paraId="3D1BF301">
            <w:pPr>
              <w:pStyle w:val="99"/>
            </w:pPr>
            <w:r>
              <w:rPr>
                <w:rFonts w:hint="eastAsia"/>
              </w:rPr>
              <w:t>0</w:t>
            </w:r>
          </w:p>
        </w:tc>
        <w:tc>
          <w:tcPr>
            <w:tcW w:w="228" w:type="pct"/>
            <w:noWrap w:val="0"/>
            <w:vAlign w:val="center"/>
          </w:tcPr>
          <w:p w14:paraId="75E47968">
            <w:pPr>
              <w:pStyle w:val="99"/>
            </w:pPr>
            <w:r>
              <w:rPr>
                <w:rFonts w:hint="eastAsia"/>
              </w:rPr>
              <w:t>0</w:t>
            </w:r>
          </w:p>
        </w:tc>
        <w:tc>
          <w:tcPr>
            <w:tcW w:w="230" w:type="pct"/>
            <w:noWrap w:val="0"/>
            <w:vAlign w:val="center"/>
          </w:tcPr>
          <w:p w14:paraId="41167015">
            <w:pPr>
              <w:pStyle w:val="99"/>
            </w:pPr>
            <w:r>
              <w:rPr>
                <w:rFonts w:hint="eastAsia"/>
              </w:rPr>
              <w:t>1</w:t>
            </w:r>
          </w:p>
        </w:tc>
        <w:tc>
          <w:tcPr>
            <w:tcW w:w="437" w:type="pct"/>
            <w:noWrap w:val="0"/>
            <w:vAlign w:val="center"/>
          </w:tcPr>
          <w:p w14:paraId="51580676">
            <w:pPr>
              <w:pStyle w:val="99"/>
            </w:pPr>
            <w:r>
              <w:rPr>
                <w:rFonts w:hint="eastAsia"/>
              </w:rPr>
              <w:t>0</w:t>
            </w:r>
          </w:p>
        </w:tc>
        <w:tc>
          <w:tcPr>
            <w:tcW w:w="437" w:type="pct"/>
            <w:noWrap w:val="0"/>
            <w:vAlign w:val="center"/>
          </w:tcPr>
          <w:p w14:paraId="660FF2E8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873" w:type="pct"/>
            <w:noWrap w:val="0"/>
            <w:vAlign w:val="center"/>
          </w:tcPr>
          <w:p w14:paraId="69A4FC95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推进</w:t>
            </w:r>
          </w:p>
        </w:tc>
        <w:tc>
          <w:tcPr>
            <w:tcW w:w="548" w:type="pct"/>
            <w:noWrap w:val="0"/>
            <w:vAlign w:val="center"/>
          </w:tcPr>
          <w:p w14:paraId="144C1737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62H</w:t>
            </w:r>
          </w:p>
        </w:tc>
        <w:tc>
          <w:tcPr>
            <w:tcW w:w="552" w:type="pct"/>
            <w:noWrap w:val="0"/>
            <w:vAlign w:val="center"/>
          </w:tcPr>
          <w:p w14:paraId="7378A179">
            <w:pPr>
              <w:pStyle w:val="99"/>
            </w:pPr>
            <w:r>
              <w:rPr>
                <w:rFonts w:hint="eastAsia"/>
              </w:rPr>
              <w:t>63</w:t>
            </w:r>
            <w:r>
              <w:t>H</w:t>
            </w:r>
          </w:p>
        </w:tc>
      </w:tr>
      <w:tr w14:paraId="40B319E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dxa"/>
          <w:wAfter w:w="0" w:type="dxa"/>
          <w:trHeight w:val="321" w:hRule="atLeast"/>
          <w:jc w:val="center"/>
        </w:trPr>
        <w:tc>
          <w:tcPr>
            <w:tcW w:w="234" w:type="pct"/>
            <w:vMerge w:val="continue"/>
            <w:noWrap w:val="0"/>
            <w:vAlign w:val="center"/>
          </w:tcPr>
          <w:p w14:paraId="17E1E778">
            <w:pPr>
              <w:pStyle w:val="99"/>
            </w:pPr>
          </w:p>
        </w:tc>
        <w:tc>
          <w:tcPr>
            <w:tcW w:w="228" w:type="pct"/>
            <w:vMerge w:val="continue"/>
            <w:noWrap w:val="0"/>
            <w:vAlign w:val="center"/>
          </w:tcPr>
          <w:p w14:paraId="17D6376D">
            <w:pPr>
              <w:pStyle w:val="99"/>
            </w:pPr>
          </w:p>
        </w:tc>
        <w:tc>
          <w:tcPr>
            <w:tcW w:w="229" w:type="pct"/>
            <w:vMerge w:val="continue"/>
            <w:noWrap w:val="0"/>
            <w:vAlign w:val="center"/>
          </w:tcPr>
          <w:p w14:paraId="5DD34815">
            <w:pPr>
              <w:pStyle w:val="99"/>
            </w:pPr>
          </w:p>
        </w:tc>
        <w:tc>
          <w:tcPr>
            <w:tcW w:w="548" w:type="pct"/>
            <w:vMerge w:val="continue"/>
            <w:noWrap w:val="0"/>
            <w:vAlign w:val="center"/>
          </w:tcPr>
          <w:p w14:paraId="4D249F70">
            <w:pPr>
              <w:pStyle w:val="99"/>
            </w:pPr>
          </w:p>
        </w:tc>
        <w:tc>
          <w:tcPr>
            <w:tcW w:w="228" w:type="pct"/>
            <w:noWrap w:val="0"/>
            <w:vAlign w:val="center"/>
          </w:tcPr>
          <w:p w14:paraId="4684BC91">
            <w:pPr>
              <w:pStyle w:val="99"/>
            </w:pPr>
            <w:r>
              <w:rPr>
                <w:rFonts w:hint="eastAsia"/>
              </w:rPr>
              <w:t>0</w:t>
            </w:r>
          </w:p>
        </w:tc>
        <w:tc>
          <w:tcPr>
            <w:tcW w:w="228" w:type="pct"/>
            <w:noWrap w:val="0"/>
            <w:vAlign w:val="center"/>
          </w:tcPr>
          <w:p w14:paraId="677FA266">
            <w:pPr>
              <w:pStyle w:val="99"/>
            </w:pPr>
            <w:r>
              <w:rPr>
                <w:rFonts w:hint="eastAsia"/>
              </w:rPr>
              <w:t>0</w:t>
            </w:r>
          </w:p>
        </w:tc>
        <w:tc>
          <w:tcPr>
            <w:tcW w:w="228" w:type="pct"/>
            <w:noWrap w:val="0"/>
            <w:vAlign w:val="center"/>
          </w:tcPr>
          <w:p w14:paraId="00BC603E">
            <w:pPr>
              <w:pStyle w:val="99"/>
            </w:pPr>
            <w:r>
              <w:rPr>
                <w:rFonts w:hint="eastAsia"/>
              </w:rPr>
              <w:t>1</w:t>
            </w:r>
          </w:p>
        </w:tc>
        <w:tc>
          <w:tcPr>
            <w:tcW w:w="230" w:type="pct"/>
            <w:noWrap w:val="0"/>
            <w:vAlign w:val="center"/>
          </w:tcPr>
          <w:p w14:paraId="1AD6918D">
            <w:pPr>
              <w:pStyle w:val="99"/>
            </w:pPr>
            <w:r>
              <w:rPr>
                <w:rFonts w:hint="eastAsia"/>
              </w:rPr>
              <w:t>0</w:t>
            </w:r>
          </w:p>
        </w:tc>
        <w:tc>
          <w:tcPr>
            <w:tcW w:w="437" w:type="pct"/>
            <w:noWrap w:val="0"/>
            <w:vAlign w:val="center"/>
          </w:tcPr>
          <w:p w14:paraId="0A437A15">
            <w:pPr>
              <w:pStyle w:val="99"/>
            </w:pPr>
            <w:r>
              <w:rPr>
                <w:rFonts w:hint="eastAsia"/>
              </w:rPr>
              <w:t>0</w:t>
            </w:r>
          </w:p>
        </w:tc>
        <w:tc>
          <w:tcPr>
            <w:tcW w:w="437" w:type="pct"/>
            <w:noWrap w:val="0"/>
            <w:vAlign w:val="center"/>
          </w:tcPr>
          <w:p w14:paraId="32F24B70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873" w:type="pct"/>
            <w:noWrap w:val="0"/>
            <w:vAlign w:val="center"/>
          </w:tcPr>
          <w:p w14:paraId="17B9BDBA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星敏A</w:t>
            </w:r>
          </w:p>
        </w:tc>
        <w:tc>
          <w:tcPr>
            <w:tcW w:w="548" w:type="pct"/>
            <w:noWrap w:val="0"/>
            <w:vAlign w:val="center"/>
          </w:tcPr>
          <w:p w14:paraId="5AFCBC0A">
            <w:pPr>
              <w:pStyle w:val="99"/>
            </w:pPr>
            <w:r>
              <w:rPr>
                <w:rFonts w:hint="eastAsia"/>
              </w:rPr>
              <w:t>64</w:t>
            </w:r>
            <w:r>
              <w:t>H</w:t>
            </w:r>
          </w:p>
        </w:tc>
        <w:tc>
          <w:tcPr>
            <w:tcW w:w="552" w:type="pct"/>
            <w:noWrap w:val="0"/>
            <w:vAlign w:val="center"/>
          </w:tcPr>
          <w:p w14:paraId="2FC773A1">
            <w:pPr>
              <w:pStyle w:val="99"/>
            </w:pPr>
            <w:r>
              <w:rPr>
                <w:rFonts w:hint="eastAsia"/>
              </w:rPr>
              <w:t>65</w:t>
            </w:r>
            <w:r>
              <w:t>H</w:t>
            </w:r>
          </w:p>
        </w:tc>
      </w:tr>
      <w:tr w14:paraId="1E39158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dxa"/>
          <w:wAfter w:w="0" w:type="dxa"/>
          <w:trHeight w:val="321" w:hRule="atLeast"/>
          <w:jc w:val="center"/>
        </w:trPr>
        <w:tc>
          <w:tcPr>
            <w:tcW w:w="234" w:type="pct"/>
            <w:vMerge w:val="continue"/>
            <w:noWrap w:val="0"/>
            <w:vAlign w:val="center"/>
          </w:tcPr>
          <w:p w14:paraId="78535B62">
            <w:pPr>
              <w:pStyle w:val="99"/>
            </w:pPr>
          </w:p>
        </w:tc>
        <w:tc>
          <w:tcPr>
            <w:tcW w:w="228" w:type="pct"/>
            <w:vMerge w:val="continue"/>
            <w:noWrap w:val="0"/>
            <w:vAlign w:val="center"/>
          </w:tcPr>
          <w:p w14:paraId="4AFCA10A">
            <w:pPr>
              <w:pStyle w:val="99"/>
            </w:pPr>
          </w:p>
        </w:tc>
        <w:tc>
          <w:tcPr>
            <w:tcW w:w="229" w:type="pct"/>
            <w:vMerge w:val="continue"/>
            <w:noWrap w:val="0"/>
            <w:vAlign w:val="center"/>
          </w:tcPr>
          <w:p w14:paraId="655904CD">
            <w:pPr>
              <w:pStyle w:val="99"/>
            </w:pPr>
          </w:p>
        </w:tc>
        <w:tc>
          <w:tcPr>
            <w:tcW w:w="548" w:type="pct"/>
            <w:vMerge w:val="continue"/>
            <w:noWrap w:val="0"/>
            <w:vAlign w:val="center"/>
          </w:tcPr>
          <w:p w14:paraId="2971C7A6">
            <w:pPr>
              <w:pStyle w:val="99"/>
            </w:pPr>
          </w:p>
        </w:tc>
        <w:tc>
          <w:tcPr>
            <w:tcW w:w="228" w:type="pct"/>
            <w:noWrap w:val="0"/>
            <w:vAlign w:val="center"/>
          </w:tcPr>
          <w:p w14:paraId="426DCEB2">
            <w:pPr>
              <w:pStyle w:val="99"/>
            </w:pPr>
            <w:r>
              <w:rPr>
                <w:rFonts w:hint="eastAsia"/>
              </w:rPr>
              <w:t>0</w:t>
            </w:r>
          </w:p>
        </w:tc>
        <w:tc>
          <w:tcPr>
            <w:tcW w:w="228" w:type="pct"/>
            <w:noWrap w:val="0"/>
            <w:vAlign w:val="center"/>
          </w:tcPr>
          <w:p w14:paraId="037ED0BF">
            <w:pPr>
              <w:pStyle w:val="99"/>
            </w:pPr>
            <w:r>
              <w:rPr>
                <w:rFonts w:hint="eastAsia"/>
              </w:rPr>
              <w:t>0</w:t>
            </w:r>
          </w:p>
        </w:tc>
        <w:tc>
          <w:tcPr>
            <w:tcW w:w="228" w:type="pct"/>
            <w:noWrap w:val="0"/>
            <w:vAlign w:val="center"/>
          </w:tcPr>
          <w:p w14:paraId="7DF6301A">
            <w:pPr>
              <w:pStyle w:val="99"/>
            </w:pPr>
            <w:r>
              <w:rPr>
                <w:rFonts w:hint="eastAsia"/>
              </w:rPr>
              <w:t>1</w:t>
            </w:r>
          </w:p>
        </w:tc>
        <w:tc>
          <w:tcPr>
            <w:tcW w:w="230" w:type="pct"/>
            <w:noWrap w:val="0"/>
            <w:vAlign w:val="center"/>
          </w:tcPr>
          <w:p w14:paraId="6DFCC746">
            <w:pPr>
              <w:pStyle w:val="99"/>
            </w:pPr>
            <w:r>
              <w:rPr>
                <w:rFonts w:hint="eastAsia"/>
              </w:rPr>
              <w:t>1</w:t>
            </w:r>
          </w:p>
        </w:tc>
        <w:tc>
          <w:tcPr>
            <w:tcW w:w="437" w:type="pct"/>
            <w:noWrap w:val="0"/>
            <w:vAlign w:val="center"/>
          </w:tcPr>
          <w:p w14:paraId="264B59E0">
            <w:pPr>
              <w:pStyle w:val="99"/>
            </w:pPr>
            <w:r>
              <w:rPr>
                <w:rFonts w:hint="eastAsia"/>
              </w:rPr>
              <w:t>0</w:t>
            </w:r>
          </w:p>
        </w:tc>
        <w:tc>
          <w:tcPr>
            <w:tcW w:w="437" w:type="pct"/>
            <w:noWrap w:val="0"/>
            <w:vAlign w:val="center"/>
          </w:tcPr>
          <w:p w14:paraId="285F89A3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873" w:type="pct"/>
            <w:noWrap w:val="0"/>
            <w:vAlign w:val="center"/>
          </w:tcPr>
          <w:p w14:paraId="07B14001">
            <w:pPr>
              <w:pStyle w:val="99"/>
            </w:pPr>
            <w:r>
              <w:rPr>
                <w:rFonts w:hint="eastAsia"/>
              </w:rPr>
              <w:t>星敏B</w:t>
            </w:r>
          </w:p>
        </w:tc>
        <w:tc>
          <w:tcPr>
            <w:tcW w:w="548" w:type="pct"/>
            <w:noWrap w:val="0"/>
            <w:vAlign w:val="center"/>
          </w:tcPr>
          <w:p w14:paraId="08390D10">
            <w:pPr>
              <w:pStyle w:val="99"/>
            </w:pPr>
            <w:r>
              <w:rPr>
                <w:rFonts w:hint="eastAsia"/>
              </w:rPr>
              <w:t>66</w:t>
            </w:r>
            <w:r>
              <w:t>H</w:t>
            </w:r>
          </w:p>
        </w:tc>
        <w:tc>
          <w:tcPr>
            <w:tcW w:w="552" w:type="pct"/>
            <w:noWrap w:val="0"/>
            <w:vAlign w:val="center"/>
          </w:tcPr>
          <w:p w14:paraId="476A5E85">
            <w:pPr>
              <w:pStyle w:val="99"/>
            </w:pPr>
            <w:r>
              <w:rPr>
                <w:rFonts w:hint="eastAsia"/>
              </w:rPr>
              <w:t>67</w:t>
            </w:r>
            <w:r>
              <w:t>H</w:t>
            </w:r>
          </w:p>
        </w:tc>
      </w:tr>
      <w:tr w14:paraId="32A29C5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dxa"/>
          <w:wAfter w:w="0" w:type="dxa"/>
          <w:trHeight w:val="321" w:hRule="atLeast"/>
          <w:jc w:val="center"/>
        </w:trPr>
        <w:tc>
          <w:tcPr>
            <w:tcW w:w="234" w:type="pct"/>
            <w:vMerge w:val="continue"/>
            <w:noWrap w:val="0"/>
            <w:vAlign w:val="center"/>
          </w:tcPr>
          <w:p w14:paraId="5DEB76AC">
            <w:pPr>
              <w:pStyle w:val="99"/>
            </w:pPr>
          </w:p>
        </w:tc>
        <w:tc>
          <w:tcPr>
            <w:tcW w:w="228" w:type="pct"/>
            <w:vMerge w:val="continue"/>
            <w:noWrap w:val="0"/>
            <w:vAlign w:val="center"/>
          </w:tcPr>
          <w:p w14:paraId="5B6B01D7">
            <w:pPr>
              <w:pStyle w:val="99"/>
            </w:pPr>
          </w:p>
        </w:tc>
        <w:tc>
          <w:tcPr>
            <w:tcW w:w="229" w:type="pct"/>
            <w:vMerge w:val="continue"/>
            <w:noWrap w:val="0"/>
            <w:vAlign w:val="center"/>
          </w:tcPr>
          <w:p w14:paraId="67FCA708">
            <w:pPr>
              <w:pStyle w:val="99"/>
            </w:pPr>
          </w:p>
        </w:tc>
        <w:tc>
          <w:tcPr>
            <w:tcW w:w="548" w:type="pct"/>
            <w:vMerge w:val="continue"/>
            <w:noWrap w:val="0"/>
            <w:vAlign w:val="center"/>
          </w:tcPr>
          <w:p w14:paraId="04EE5D09">
            <w:pPr>
              <w:pStyle w:val="99"/>
            </w:pPr>
          </w:p>
        </w:tc>
        <w:tc>
          <w:tcPr>
            <w:tcW w:w="228" w:type="pct"/>
            <w:noWrap w:val="0"/>
            <w:vAlign w:val="center"/>
          </w:tcPr>
          <w:p w14:paraId="07863686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228" w:type="pct"/>
            <w:noWrap w:val="0"/>
            <w:vAlign w:val="center"/>
          </w:tcPr>
          <w:p w14:paraId="21551A10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228" w:type="pct"/>
            <w:noWrap w:val="0"/>
            <w:vAlign w:val="center"/>
          </w:tcPr>
          <w:p w14:paraId="3384FF85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230" w:type="pct"/>
            <w:noWrap w:val="0"/>
            <w:vAlign w:val="center"/>
          </w:tcPr>
          <w:p w14:paraId="0D6D042B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437" w:type="pct"/>
            <w:noWrap w:val="0"/>
            <w:vAlign w:val="center"/>
          </w:tcPr>
          <w:p w14:paraId="43E51F82">
            <w:pPr>
              <w:pStyle w:val="99"/>
            </w:pPr>
            <w:r>
              <w:rPr>
                <w:rFonts w:hint="eastAsia"/>
              </w:rPr>
              <w:t>0</w:t>
            </w:r>
          </w:p>
        </w:tc>
        <w:tc>
          <w:tcPr>
            <w:tcW w:w="437" w:type="pct"/>
            <w:noWrap w:val="0"/>
            <w:vAlign w:val="center"/>
          </w:tcPr>
          <w:p w14:paraId="36A1B90B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873" w:type="pct"/>
            <w:noWrap w:val="0"/>
            <w:vAlign w:val="center"/>
          </w:tcPr>
          <w:p w14:paraId="6350E993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飞轮X</w:t>
            </w:r>
          </w:p>
        </w:tc>
        <w:tc>
          <w:tcPr>
            <w:tcW w:w="548" w:type="pct"/>
            <w:noWrap w:val="0"/>
            <w:vAlign w:val="center"/>
          </w:tcPr>
          <w:p w14:paraId="2305582D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68H</w:t>
            </w:r>
          </w:p>
        </w:tc>
        <w:tc>
          <w:tcPr>
            <w:tcW w:w="552" w:type="pct"/>
            <w:noWrap w:val="0"/>
            <w:vAlign w:val="center"/>
          </w:tcPr>
          <w:p w14:paraId="32C238B3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69H</w:t>
            </w:r>
          </w:p>
        </w:tc>
      </w:tr>
      <w:tr w14:paraId="535D8D7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dxa"/>
          <w:wAfter w:w="0" w:type="dxa"/>
          <w:trHeight w:val="321" w:hRule="atLeast"/>
          <w:jc w:val="center"/>
        </w:trPr>
        <w:tc>
          <w:tcPr>
            <w:tcW w:w="234" w:type="pct"/>
            <w:vMerge w:val="continue"/>
            <w:noWrap w:val="0"/>
            <w:vAlign w:val="center"/>
          </w:tcPr>
          <w:p w14:paraId="5D851111">
            <w:pPr>
              <w:pStyle w:val="99"/>
            </w:pPr>
          </w:p>
        </w:tc>
        <w:tc>
          <w:tcPr>
            <w:tcW w:w="228" w:type="pct"/>
            <w:vMerge w:val="continue"/>
            <w:noWrap w:val="0"/>
            <w:vAlign w:val="center"/>
          </w:tcPr>
          <w:p w14:paraId="00838672">
            <w:pPr>
              <w:pStyle w:val="99"/>
            </w:pPr>
          </w:p>
        </w:tc>
        <w:tc>
          <w:tcPr>
            <w:tcW w:w="229" w:type="pct"/>
            <w:vMerge w:val="continue"/>
            <w:noWrap w:val="0"/>
            <w:vAlign w:val="center"/>
          </w:tcPr>
          <w:p w14:paraId="514AF6C0">
            <w:pPr>
              <w:pStyle w:val="99"/>
            </w:pPr>
          </w:p>
        </w:tc>
        <w:tc>
          <w:tcPr>
            <w:tcW w:w="548" w:type="pct"/>
            <w:vMerge w:val="continue"/>
            <w:noWrap w:val="0"/>
            <w:vAlign w:val="center"/>
          </w:tcPr>
          <w:p w14:paraId="757EB8EC">
            <w:pPr>
              <w:pStyle w:val="99"/>
            </w:pPr>
          </w:p>
        </w:tc>
        <w:tc>
          <w:tcPr>
            <w:tcW w:w="228" w:type="pct"/>
            <w:noWrap w:val="0"/>
            <w:vAlign w:val="center"/>
          </w:tcPr>
          <w:p w14:paraId="15A57E6A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228" w:type="pct"/>
            <w:noWrap w:val="0"/>
            <w:vAlign w:val="center"/>
          </w:tcPr>
          <w:p w14:paraId="6B73E278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228" w:type="pct"/>
            <w:noWrap w:val="0"/>
            <w:vAlign w:val="center"/>
          </w:tcPr>
          <w:p w14:paraId="410BE3AC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230" w:type="pct"/>
            <w:noWrap w:val="0"/>
            <w:vAlign w:val="center"/>
          </w:tcPr>
          <w:p w14:paraId="4962FE41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437" w:type="pct"/>
            <w:noWrap w:val="0"/>
            <w:vAlign w:val="center"/>
          </w:tcPr>
          <w:p w14:paraId="7C2DB619">
            <w:pPr>
              <w:pStyle w:val="99"/>
            </w:pPr>
            <w:r>
              <w:rPr>
                <w:rFonts w:hint="eastAsia"/>
              </w:rPr>
              <w:t>0</w:t>
            </w:r>
          </w:p>
        </w:tc>
        <w:tc>
          <w:tcPr>
            <w:tcW w:w="437" w:type="pct"/>
            <w:noWrap w:val="0"/>
            <w:vAlign w:val="center"/>
          </w:tcPr>
          <w:p w14:paraId="07915110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873" w:type="pct"/>
            <w:noWrap w:val="0"/>
            <w:vAlign w:val="center"/>
          </w:tcPr>
          <w:p w14:paraId="5097400A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飞轮Y</w:t>
            </w:r>
          </w:p>
        </w:tc>
        <w:tc>
          <w:tcPr>
            <w:tcW w:w="548" w:type="pct"/>
            <w:noWrap w:val="0"/>
            <w:vAlign w:val="center"/>
          </w:tcPr>
          <w:p w14:paraId="2E1C0C98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6A</w:t>
            </w:r>
            <w:r>
              <w:t>H</w:t>
            </w:r>
          </w:p>
        </w:tc>
        <w:tc>
          <w:tcPr>
            <w:tcW w:w="552" w:type="pct"/>
            <w:noWrap w:val="0"/>
            <w:vAlign w:val="center"/>
          </w:tcPr>
          <w:p w14:paraId="7100FD27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6B</w:t>
            </w:r>
            <w:r>
              <w:t>H</w:t>
            </w:r>
          </w:p>
        </w:tc>
      </w:tr>
      <w:tr w14:paraId="6F553DF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dxa"/>
          <w:wAfter w:w="0" w:type="dxa"/>
          <w:trHeight w:val="321" w:hRule="atLeast"/>
          <w:jc w:val="center"/>
        </w:trPr>
        <w:tc>
          <w:tcPr>
            <w:tcW w:w="234" w:type="pct"/>
            <w:vMerge w:val="continue"/>
            <w:noWrap w:val="0"/>
            <w:vAlign w:val="center"/>
          </w:tcPr>
          <w:p w14:paraId="23805D93">
            <w:pPr>
              <w:pStyle w:val="99"/>
            </w:pPr>
          </w:p>
        </w:tc>
        <w:tc>
          <w:tcPr>
            <w:tcW w:w="228" w:type="pct"/>
            <w:vMerge w:val="continue"/>
            <w:noWrap w:val="0"/>
            <w:vAlign w:val="center"/>
          </w:tcPr>
          <w:p w14:paraId="63999669">
            <w:pPr>
              <w:pStyle w:val="99"/>
            </w:pPr>
          </w:p>
        </w:tc>
        <w:tc>
          <w:tcPr>
            <w:tcW w:w="229" w:type="pct"/>
            <w:vMerge w:val="continue"/>
            <w:noWrap w:val="0"/>
            <w:vAlign w:val="center"/>
          </w:tcPr>
          <w:p w14:paraId="0629DE30">
            <w:pPr>
              <w:pStyle w:val="99"/>
            </w:pPr>
          </w:p>
        </w:tc>
        <w:tc>
          <w:tcPr>
            <w:tcW w:w="548" w:type="pct"/>
            <w:vMerge w:val="continue"/>
            <w:noWrap w:val="0"/>
            <w:vAlign w:val="center"/>
          </w:tcPr>
          <w:p w14:paraId="6D3D85B6">
            <w:pPr>
              <w:pStyle w:val="99"/>
            </w:pPr>
          </w:p>
        </w:tc>
        <w:tc>
          <w:tcPr>
            <w:tcW w:w="228" w:type="pct"/>
            <w:noWrap w:val="0"/>
            <w:vAlign w:val="center"/>
          </w:tcPr>
          <w:p w14:paraId="727F3FE1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228" w:type="pct"/>
            <w:noWrap w:val="0"/>
            <w:vAlign w:val="center"/>
          </w:tcPr>
          <w:p w14:paraId="0C80220B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228" w:type="pct"/>
            <w:noWrap w:val="0"/>
            <w:vAlign w:val="center"/>
          </w:tcPr>
          <w:p w14:paraId="4A9AFAD2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230" w:type="pct"/>
            <w:noWrap w:val="0"/>
            <w:vAlign w:val="center"/>
          </w:tcPr>
          <w:p w14:paraId="757BB678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437" w:type="pct"/>
            <w:noWrap w:val="0"/>
            <w:vAlign w:val="center"/>
          </w:tcPr>
          <w:p w14:paraId="076EE044">
            <w:pPr>
              <w:pStyle w:val="99"/>
            </w:pPr>
            <w:r>
              <w:rPr>
                <w:rFonts w:hint="eastAsia"/>
              </w:rPr>
              <w:t>0</w:t>
            </w:r>
          </w:p>
        </w:tc>
        <w:tc>
          <w:tcPr>
            <w:tcW w:w="437" w:type="pct"/>
            <w:noWrap w:val="0"/>
            <w:vAlign w:val="center"/>
          </w:tcPr>
          <w:p w14:paraId="2F80E210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873" w:type="pct"/>
            <w:noWrap w:val="0"/>
            <w:vAlign w:val="center"/>
          </w:tcPr>
          <w:p w14:paraId="647FC3BD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飞轮Z</w:t>
            </w:r>
          </w:p>
        </w:tc>
        <w:tc>
          <w:tcPr>
            <w:tcW w:w="548" w:type="pct"/>
            <w:noWrap w:val="0"/>
            <w:vAlign w:val="center"/>
          </w:tcPr>
          <w:p w14:paraId="24848B0D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6CH</w:t>
            </w:r>
          </w:p>
        </w:tc>
        <w:tc>
          <w:tcPr>
            <w:tcW w:w="552" w:type="pct"/>
            <w:noWrap w:val="0"/>
            <w:vAlign w:val="center"/>
          </w:tcPr>
          <w:p w14:paraId="10E64693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6DH</w:t>
            </w:r>
          </w:p>
        </w:tc>
      </w:tr>
      <w:tr w14:paraId="4B12AD6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dxa"/>
          <w:wAfter w:w="0" w:type="dxa"/>
          <w:trHeight w:val="321" w:hRule="atLeast"/>
          <w:jc w:val="center"/>
        </w:trPr>
        <w:tc>
          <w:tcPr>
            <w:tcW w:w="234" w:type="pct"/>
            <w:vMerge w:val="continue"/>
            <w:noWrap w:val="0"/>
            <w:vAlign w:val="center"/>
          </w:tcPr>
          <w:p w14:paraId="2A61CB66">
            <w:pPr>
              <w:pStyle w:val="99"/>
            </w:pPr>
          </w:p>
        </w:tc>
        <w:tc>
          <w:tcPr>
            <w:tcW w:w="228" w:type="pct"/>
            <w:vMerge w:val="continue"/>
            <w:noWrap w:val="0"/>
            <w:vAlign w:val="center"/>
          </w:tcPr>
          <w:p w14:paraId="3277A25A">
            <w:pPr>
              <w:pStyle w:val="99"/>
            </w:pPr>
          </w:p>
        </w:tc>
        <w:tc>
          <w:tcPr>
            <w:tcW w:w="229" w:type="pct"/>
            <w:vMerge w:val="continue"/>
            <w:noWrap w:val="0"/>
            <w:vAlign w:val="center"/>
          </w:tcPr>
          <w:p w14:paraId="0B080A94">
            <w:pPr>
              <w:pStyle w:val="99"/>
            </w:pPr>
          </w:p>
        </w:tc>
        <w:tc>
          <w:tcPr>
            <w:tcW w:w="548" w:type="pct"/>
            <w:vMerge w:val="continue"/>
            <w:noWrap w:val="0"/>
            <w:vAlign w:val="center"/>
          </w:tcPr>
          <w:p w14:paraId="329BF0B8">
            <w:pPr>
              <w:pStyle w:val="99"/>
            </w:pPr>
          </w:p>
        </w:tc>
        <w:tc>
          <w:tcPr>
            <w:tcW w:w="228" w:type="pct"/>
            <w:noWrap w:val="0"/>
            <w:vAlign w:val="center"/>
          </w:tcPr>
          <w:p w14:paraId="086E3D27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228" w:type="pct"/>
            <w:noWrap w:val="0"/>
            <w:vAlign w:val="center"/>
          </w:tcPr>
          <w:p w14:paraId="0991826F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228" w:type="pct"/>
            <w:noWrap w:val="0"/>
            <w:vAlign w:val="center"/>
          </w:tcPr>
          <w:p w14:paraId="7AB9D1D5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230" w:type="pct"/>
            <w:noWrap w:val="0"/>
            <w:vAlign w:val="center"/>
          </w:tcPr>
          <w:p w14:paraId="3A2C5579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437" w:type="pct"/>
            <w:noWrap w:val="0"/>
            <w:vAlign w:val="center"/>
          </w:tcPr>
          <w:p w14:paraId="7817D4EF">
            <w:pPr>
              <w:pStyle w:val="99"/>
            </w:pPr>
            <w:r>
              <w:rPr>
                <w:rFonts w:hint="eastAsia"/>
              </w:rPr>
              <w:t>0</w:t>
            </w:r>
          </w:p>
        </w:tc>
        <w:tc>
          <w:tcPr>
            <w:tcW w:w="437" w:type="pct"/>
            <w:noWrap w:val="0"/>
            <w:vAlign w:val="center"/>
          </w:tcPr>
          <w:p w14:paraId="24F623C2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873" w:type="pct"/>
            <w:noWrap w:val="0"/>
            <w:vAlign w:val="center"/>
          </w:tcPr>
          <w:p w14:paraId="37705140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飞轮S</w:t>
            </w:r>
          </w:p>
        </w:tc>
        <w:tc>
          <w:tcPr>
            <w:tcW w:w="548" w:type="pct"/>
            <w:noWrap w:val="0"/>
            <w:vAlign w:val="center"/>
          </w:tcPr>
          <w:p w14:paraId="1154F8E9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6EH</w:t>
            </w:r>
          </w:p>
        </w:tc>
        <w:tc>
          <w:tcPr>
            <w:tcW w:w="552" w:type="pct"/>
            <w:noWrap w:val="0"/>
            <w:vAlign w:val="center"/>
          </w:tcPr>
          <w:p w14:paraId="1B3DE74B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6FH</w:t>
            </w:r>
          </w:p>
        </w:tc>
      </w:tr>
      <w:tr w14:paraId="218C614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dxa"/>
          <w:wAfter w:w="0" w:type="dxa"/>
          <w:trHeight w:val="321" w:hRule="atLeast"/>
          <w:jc w:val="center"/>
        </w:trPr>
        <w:tc>
          <w:tcPr>
            <w:tcW w:w="234" w:type="pct"/>
            <w:vMerge w:val="continue"/>
            <w:noWrap w:val="0"/>
            <w:vAlign w:val="center"/>
          </w:tcPr>
          <w:p w14:paraId="6FCE6520">
            <w:pPr>
              <w:pStyle w:val="99"/>
            </w:pPr>
          </w:p>
        </w:tc>
        <w:tc>
          <w:tcPr>
            <w:tcW w:w="228" w:type="pct"/>
            <w:vMerge w:val="continue"/>
            <w:noWrap w:val="0"/>
            <w:vAlign w:val="center"/>
          </w:tcPr>
          <w:p w14:paraId="2D768D78">
            <w:pPr>
              <w:pStyle w:val="99"/>
            </w:pPr>
          </w:p>
        </w:tc>
        <w:tc>
          <w:tcPr>
            <w:tcW w:w="229" w:type="pct"/>
            <w:vMerge w:val="continue"/>
            <w:noWrap w:val="0"/>
            <w:vAlign w:val="center"/>
          </w:tcPr>
          <w:p w14:paraId="1CC4864A">
            <w:pPr>
              <w:pStyle w:val="99"/>
            </w:pPr>
          </w:p>
        </w:tc>
        <w:tc>
          <w:tcPr>
            <w:tcW w:w="548" w:type="pct"/>
            <w:vMerge w:val="continue"/>
            <w:noWrap w:val="0"/>
            <w:vAlign w:val="center"/>
          </w:tcPr>
          <w:p w14:paraId="3FFA8977">
            <w:pPr>
              <w:pStyle w:val="99"/>
            </w:pPr>
          </w:p>
        </w:tc>
        <w:tc>
          <w:tcPr>
            <w:tcW w:w="228" w:type="pct"/>
            <w:noWrap w:val="0"/>
            <w:vAlign w:val="center"/>
          </w:tcPr>
          <w:p w14:paraId="68BF0FE6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228" w:type="pct"/>
            <w:noWrap w:val="0"/>
            <w:vAlign w:val="center"/>
          </w:tcPr>
          <w:p w14:paraId="66E1743C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228" w:type="pct"/>
            <w:noWrap w:val="0"/>
            <w:vAlign w:val="center"/>
          </w:tcPr>
          <w:p w14:paraId="2D1782AE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230" w:type="pct"/>
            <w:noWrap w:val="0"/>
            <w:vAlign w:val="center"/>
          </w:tcPr>
          <w:p w14:paraId="4B6FF879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437" w:type="pct"/>
            <w:noWrap w:val="0"/>
            <w:vAlign w:val="center"/>
          </w:tcPr>
          <w:p w14:paraId="5CCE2598">
            <w:pPr>
              <w:pStyle w:val="99"/>
            </w:pPr>
            <w:r>
              <w:rPr>
                <w:rFonts w:hint="eastAsia"/>
              </w:rPr>
              <w:t>0</w:t>
            </w:r>
          </w:p>
        </w:tc>
        <w:tc>
          <w:tcPr>
            <w:tcW w:w="437" w:type="pct"/>
            <w:noWrap w:val="0"/>
            <w:vAlign w:val="center"/>
          </w:tcPr>
          <w:p w14:paraId="404C7B52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873" w:type="pct"/>
            <w:noWrap w:val="0"/>
            <w:vAlign w:val="center"/>
          </w:tcPr>
          <w:p w14:paraId="635E10C6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太敏A</w:t>
            </w:r>
          </w:p>
        </w:tc>
        <w:tc>
          <w:tcPr>
            <w:tcW w:w="548" w:type="pct"/>
            <w:noWrap w:val="0"/>
            <w:vAlign w:val="center"/>
          </w:tcPr>
          <w:p w14:paraId="4A44E853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70H</w:t>
            </w:r>
          </w:p>
        </w:tc>
        <w:tc>
          <w:tcPr>
            <w:tcW w:w="552" w:type="pct"/>
            <w:noWrap w:val="0"/>
            <w:vAlign w:val="center"/>
          </w:tcPr>
          <w:p w14:paraId="5FADE431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71H</w:t>
            </w:r>
          </w:p>
        </w:tc>
      </w:tr>
      <w:tr w14:paraId="0FFF7AE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dxa"/>
          <w:wAfter w:w="0" w:type="dxa"/>
          <w:trHeight w:val="321" w:hRule="atLeast"/>
          <w:jc w:val="center"/>
        </w:trPr>
        <w:tc>
          <w:tcPr>
            <w:tcW w:w="234" w:type="pct"/>
            <w:vMerge w:val="continue"/>
            <w:noWrap w:val="0"/>
            <w:vAlign w:val="center"/>
          </w:tcPr>
          <w:p w14:paraId="5BC123C7">
            <w:pPr>
              <w:pStyle w:val="99"/>
            </w:pPr>
          </w:p>
        </w:tc>
        <w:tc>
          <w:tcPr>
            <w:tcW w:w="228" w:type="pct"/>
            <w:vMerge w:val="continue"/>
            <w:noWrap w:val="0"/>
            <w:vAlign w:val="center"/>
          </w:tcPr>
          <w:p w14:paraId="524F9DBB">
            <w:pPr>
              <w:pStyle w:val="99"/>
            </w:pPr>
          </w:p>
        </w:tc>
        <w:tc>
          <w:tcPr>
            <w:tcW w:w="229" w:type="pct"/>
            <w:vMerge w:val="continue"/>
            <w:noWrap w:val="0"/>
            <w:vAlign w:val="center"/>
          </w:tcPr>
          <w:p w14:paraId="325BACF3">
            <w:pPr>
              <w:pStyle w:val="99"/>
            </w:pPr>
          </w:p>
        </w:tc>
        <w:tc>
          <w:tcPr>
            <w:tcW w:w="548" w:type="pct"/>
            <w:vMerge w:val="continue"/>
            <w:noWrap w:val="0"/>
            <w:vAlign w:val="center"/>
          </w:tcPr>
          <w:p w14:paraId="4D2C26F4">
            <w:pPr>
              <w:pStyle w:val="99"/>
            </w:pPr>
          </w:p>
        </w:tc>
        <w:tc>
          <w:tcPr>
            <w:tcW w:w="228" w:type="pct"/>
            <w:noWrap w:val="0"/>
            <w:vAlign w:val="center"/>
          </w:tcPr>
          <w:p w14:paraId="2B496815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228" w:type="pct"/>
            <w:noWrap w:val="0"/>
            <w:vAlign w:val="center"/>
          </w:tcPr>
          <w:p w14:paraId="208A176B">
            <w:pPr>
              <w:pStyle w:val="99"/>
              <w:rPr>
                <w:rFonts w:hint="eastAsia"/>
                <w:b/>
                <w:bCs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228" w:type="pct"/>
            <w:noWrap w:val="0"/>
            <w:vAlign w:val="center"/>
          </w:tcPr>
          <w:p w14:paraId="45397E57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230" w:type="pct"/>
            <w:noWrap w:val="0"/>
            <w:vAlign w:val="center"/>
          </w:tcPr>
          <w:p w14:paraId="07EF1E8E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437" w:type="pct"/>
            <w:noWrap w:val="0"/>
            <w:vAlign w:val="center"/>
          </w:tcPr>
          <w:p w14:paraId="1D3FD161">
            <w:pPr>
              <w:pStyle w:val="99"/>
            </w:pPr>
            <w:r>
              <w:rPr>
                <w:rFonts w:hint="eastAsia"/>
              </w:rPr>
              <w:t>0</w:t>
            </w:r>
          </w:p>
        </w:tc>
        <w:tc>
          <w:tcPr>
            <w:tcW w:w="437" w:type="pct"/>
            <w:noWrap w:val="0"/>
            <w:vAlign w:val="center"/>
          </w:tcPr>
          <w:p w14:paraId="719D266A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873" w:type="pct"/>
            <w:noWrap w:val="0"/>
            <w:vAlign w:val="center"/>
          </w:tcPr>
          <w:p w14:paraId="0D251E6B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太敏B</w:t>
            </w:r>
          </w:p>
        </w:tc>
        <w:tc>
          <w:tcPr>
            <w:tcW w:w="548" w:type="pct"/>
            <w:noWrap w:val="0"/>
            <w:vAlign w:val="center"/>
          </w:tcPr>
          <w:p w14:paraId="422D27C1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72H</w:t>
            </w:r>
          </w:p>
        </w:tc>
        <w:tc>
          <w:tcPr>
            <w:tcW w:w="552" w:type="pct"/>
            <w:noWrap w:val="0"/>
            <w:vAlign w:val="center"/>
          </w:tcPr>
          <w:p w14:paraId="3EC16710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73H</w:t>
            </w:r>
          </w:p>
        </w:tc>
      </w:tr>
      <w:tr w14:paraId="05F8F3B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dxa"/>
          <w:wAfter w:w="0" w:type="dxa"/>
          <w:trHeight w:val="321" w:hRule="atLeast"/>
          <w:jc w:val="center"/>
        </w:trPr>
        <w:tc>
          <w:tcPr>
            <w:tcW w:w="234" w:type="pct"/>
            <w:vMerge w:val="continue"/>
            <w:noWrap w:val="0"/>
            <w:vAlign w:val="center"/>
          </w:tcPr>
          <w:p w14:paraId="24F7949D">
            <w:pPr>
              <w:pStyle w:val="99"/>
            </w:pPr>
          </w:p>
        </w:tc>
        <w:tc>
          <w:tcPr>
            <w:tcW w:w="228" w:type="pct"/>
            <w:vMerge w:val="continue"/>
            <w:noWrap w:val="0"/>
            <w:vAlign w:val="center"/>
          </w:tcPr>
          <w:p w14:paraId="2F37061D">
            <w:pPr>
              <w:pStyle w:val="99"/>
            </w:pPr>
          </w:p>
        </w:tc>
        <w:tc>
          <w:tcPr>
            <w:tcW w:w="229" w:type="pct"/>
            <w:vMerge w:val="continue"/>
            <w:noWrap w:val="0"/>
            <w:vAlign w:val="center"/>
          </w:tcPr>
          <w:p w14:paraId="21CDE4B1">
            <w:pPr>
              <w:pStyle w:val="99"/>
            </w:pPr>
          </w:p>
        </w:tc>
        <w:tc>
          <w:tcPr>
            <w:tcW w:w="548" w:type="pct"/>
            <w:vMerge w:val="continue"/>
            <w:noWrap w:val="0"/>
            <w:vAlign w:val="center"/>
          </w:tcPr>
          <w:p w14:paraId="2D289419">
            <w:pPr>
              <w:pStyle w:val="99"/>
            </w:pPr>
          </w:p>
        </w:tc>
        <w:tc>
          <w:tcPr>
            <w:tcW w:w="228" w:type="pct"/>
            <w:noWrap w:val="0"/>
            <w:vAlign w:val="center"/>
          </w:tcPr>
          <w:p w14:paraId="1D7521BD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228" w:type="pct"/>
            <w:noWrap w:val="0"/>
            <w:vAlign w:val="center"/>
          </w:tcPr>
          <w:p w14:paraId="661E4F58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228" w:type="pct"/>
            <w:noWrap w:val="0"/>
            <w:vAlign w:val="center"/>
          </w:tcPr>
          <w:p w14:paraId="24BD1ECE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230" w:type="pct"/>
            <w:noWrap w:val="0"/>
            <w:vAlign w:val="center"/>
          </w:tcPr>
          <w:p w14:paraId="5D2E26B6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437" w:type="pct"/>
            <w:noWrap w:val="0"/>
            <w:vAlign w:val="center"/>
          </w:tcPr>
          <w:p w14:paraId="0A351A1A">
            <w:pPr>
              <w:pStyle w:val="99"/>
            </w:pPr>
            <w:r>
              <w:rPr>
                <w:rFonts w:hint="eastAsia"/>
              </w:rPr>
              <w:t>0</w:t>
            </w:r>
          </w:p>
        </w:tc>
        <w:tc>
          <w:tcPr>
            <w:tcW w:w="437" w:type="pct"/>
            <w:noWrap w:val="0"/>
            <w:vAlign w:val="center"/>
          </w:tcPr>
          <w:p w14:paraId="1D1B969A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873" w:type="pct"/>
            <w:noWrap w:val="0"/>
            <w:vAlign w:val="center"/>
          </w:tcPr>
          <w:p w14:paraId="72532EC0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磁强计1</w:t>
            </w:r>
          </w:p>
        </w:tc>
        <w:tc>
          <w:tcPr>
            <w:tcW w:w="548" w:type="pct"/>
            <w:noWrap w:val="0"/>
            <w:vAlign w:val="center"/>
          </w:tcPr>
          <w:p w14:paraId="648DD3A8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74H</w:t>
            </w:r>
          </w:p>
        </w:tc>
        <w:tc>
          <w:tcPr>
            <w:tcW w:w="552" w:type="pct"/>
            <w:noWrap w:val="0"/>
            <w:vAlign w:val="center"/>
          </w:tcPr>
          <w:p w14:paraId="24E98BEE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75H</w:t>
            </w:r>
          </w:p>
        </w:tc>
      </w:tr>
      <w:tr w14:paraId="64A6DFF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dxa"/>
          <w:wAfter w:w="0" w:type="dxa"/>
          <w:trHeight w:val="321" w:hRule="atLeast"/>
          <w:jc w:val="center"/>
        </w:trPr>
        <w:tc>
          <w:tcPr>
            <w:tcW w:w="234" w:type="pct"/>
            <w:vMerge w:val="continue"/>
            <w:noWrap w:val="0"/>
            <w:vAlign w:val="center"/>
          </w:tcPr>
          <w:p w14:paraId="7238D217">
            <w:pPr>
              <w:pStyle w:val="99"/>
            </w:pPr>
          </w:p>
        </w:tc>
        <w:tc>
          <w:tcPr>
            <w:tcW w:w="228" w:type="pct"/>
            <w:vMerge w:val="continue"/>
            <w:noWrap w:val="0"/>
            <w:vAlign w:val="center"/>
          </w:tcPr>
          <w:p w14:paraId="26EF4E44">
            <w:pPr>
              <w:pStyle w:val="99"/>
            </w:pPr>
          </w:p>
        </w:tc>
        <w:tc>
          <w:tcPr>
            <w:tcW w:w="229" w:type="pct"/>
            <w:vMerge w:val="continue"/>
            <w:noWrap w:val="0"/>
            <w:vAlign w:val="center"/>
          </w:tcPr>
          <w:p w14:paraId="681507E3">
            <w:pPr>
              <w:pStyle w:val="99"/>
            </w:pPr>
          </w:p>
        </w:tc>
        <w:tc>
          <w:tcPr>
            <w:tcW w:w="548" w:type="pct"/>
            <w:vMerge w:val="continue"/>
            <w:noWrap w:val="0"/>
            <w:vAlign w:val="center"/>
          </w:tcPr>
          <w:p w14:paraId="5981CFF3">
            <w:pPr>
              <w:pStyle w:val="99"/>
            </w:pPr>
          </w:p>
        </w:tc>
        <w:tc>
          <w:tcPr>
            <w:tcW w:w="228" w:type="pct"/>
            <w:noWrap w:val="0"/>
            <w:vAlign w:val="center"/>
          </w:tcPr>
          <w:p w14:paraId="2E77FF31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228" w:type="pct"/>
            <w:noWrap w:val="0"/>
            <w:vAlign w:val="center"/>
          </w:tcPr>
          <w:p w14:paraId="09E4B6CA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228" w:type="pct"/>
            <w:noWrap w:val="0"/>
            <w:vAlign w:val="center"/>
          </w:tcPr>
          <w:p w14:paraId="67FAF6D4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230" w:type="pct"/>
            <w:noWrap w:val="0"/>
            <w:vAlign w:val="center"/>
          </w:tcPr>
          <w:p w14:paraId="53EAEB5D">
            <w:pPr>
              <w:pStyle w:val="99"/>
              <w:rPr>
                <w:rFonts w:hint="eastAsia"/>
              </w:rPr>
            </w:pPr>
            <w:r>
              <w:t>1</w:t>
            </w:r>
          </w:p>
        </w:tc>
        <w:tc>
          <w:tcPr>
            <w:tcW w:w="437" w:type="pct"/>
            <w:noWrap w:val="0"/>
            <w:vAlign w:val="center"/>
          </w:tcPr>
          <w:p w14:paraId="234561C6">
            <w:pPr>
              <w:pStyle w:val="99"/>
            </w:pPr>
            <w:r>
              <w:rPr>
                <w:rFonts w:hint="eastAsia"/>
              </w:rPr>
              <w:t>0</w:t>
            </w:r>
          </w:p>
        </w:tc>
        <w:tc>
          <w:tcPr>
            <w:tcW w:w="437" w:type="pct"/>
            <w:noWrap w:val="0"/>
            <w:vAlign w:val="center"/>
          </w:tcPr>
          <w:p w14:paraId="3103168F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873" w:type="pct"/>
            <w:noWrap w:val="0"/>
            <w:vAlign w:val="center"/>
          </w:tcPr>
          <w:p w14:paraId="3A62F272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磁强计</w:t>
            </w:r>
            <w:r>
              <w:t>2</w:t>
            </w:r>
          </w:p>
        </w:tc>
        <w:tc>
          <w:tcPr>
            <w:tcW w:w="548" w:type="pct"/>
            <w:noWrap w:val="0"/>
            <w:vAlign w:val="center"/>
          </w:tcPr>
          <w:p w14:paraId="0D006007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7</w:t>
            </w:r>
            <w:r>
              <w:t>6</w:t>
            </w:r>
            <w:r>
              <w:rPr>
                <w:rFonts w:hint="eastAsia"/>
              </w:rPr>
              <w:t>H</w:t>
            </w:r>
          </w:p>
        </w:tc>
        <w:tc>
          <w:tcPr>
            <w:tcW w:w="552" w:type="pct"/>
            <w:noWrap w:val="0"/>
            <w:vAlign w:val="center"/>
          </w:tcPr>
          <w:p w14:paraId="2208B850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7</w:t>
            </w:r>
            <w:r>
              <w:t>7</w:t>
            </w:r>
            <w:r>
              <w:rPr>
                <w:rFonts w:hint="eastAsia"/>
              </w:rPr>
              <w:t>H</w:t>
            </w:r>
          </w:p>
        </w:tc>
      </w:tr>
      <w:tr w14:paraId="573BF18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dxa"/>
          <w:wAfter w:w="0" w:type="dxa"/>
          <w:trHeight w:val="321" w:hRule="atLeast"/>
          <w:jc w:val="center"/>
        </w:trPr>
        <w:tc>
          <w:tcPr>
            <w:tcW w:w="234" w:type="pct"/>
            <w:vMerge w:val="continue"/>
            <w:noWrap w:val="0"/>
            <w:vAlign w:val="center"/>
          </w:tcPr>
          <w:p w14:paraId="7FA87611">
            <w:pPr>
              <w:pStyle w:val="99"/>
            </w:pPr>
          </w:p>
        </w:tc>
        <w:tc>
          <w:tcPr>
            <w:tcW w:w="228" w:type="pct"/>
            <w:vMerge w:val="continue"/>
            <w:noWrap w:val="0"/>
            <w:vAlign w:val="center"/>
          </w:tcPr>
          <w:p w14:paraId="63F91B86">
            <w:pPr>
              <w:pStyle w:val="99"/>
            </w:pPr>
          </w:p>
        </w:tc>
        <w:tc>
          <w:tcPr>
            <w:tcW w:w="229" w:type="pct"/>
            <w:vMerge w:val="continue"/>
            <w:noWrap w:val="0"/>
            <w:vAlign w:val="center"/>
          </w:tcPr>
          <w:p w14:paraId="61D0EEC4">
            <w:pPr>
              <w:pStyle w:val="99"/>
            </w:pPr>
          </w:p>
        </w:tc>
        <w:tc>
          <w:tcPr>
            <w:tcW w:w="548" w:type="pct"/>
            <w:vMerge w:val="continue"/>
            <w:noWrap w:val="0"/>
            <w:vAlign w:val="center"/>
          </w:tcPr>
          <w:p w14:paraId="564760DC">
            <w:pPr>
              <w:pStyle w:val="99"/>
            </w:pPr>
          </w:p>
        </w:tc>
        <w:tc>
          <w:tcPr>
            <w:tcW w:w="228" w:type="pct"/>
            <w:noWrap w:val="0"/>
            <w:vAlign w:val="center"/>
          </w:tcPr>
          <w:p w14:paraId="2929DA04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228" w:type="pct"/>
            <w:noWrap w:val="0"/>
            <w:vAlign w:val="center"/>
          </w:tcPr>
          <w:p w14:paraId="049E62CB">
            <w:pPr>
              <w:pStyle w:val="99"/>
              <w:rPr>
                <w:rFonts w:hint="eastAsia"/>
              </w:rPr>
            </w:pPr>
            <w:r>
              <w:t>1</w:t>
            </w:r>
          </w:p>
        </w:tc>
        <w:tc>
          <w:tcPr>
            <w:tcW w:w="228" w:type="pct"/>
            <w:noWrap w:val="0"/>
            <w:vAlign w:val="center"/>
          </w:tcPr>
          <w:p w14:paraId="164517E4">
            <w:pPr>
              <w:pStyle w:val="99"/>
              <w:rPr>
                <w:rFonts w:hint="eastAsia"/>
              </w:rPr>
            </w:pPr>
            <w:r>
              <w:t>0</w:t>
            </w:r>
          </w:p>
        </w:tc>
        <w:tc>
          <w:tcPr>
            <w:tcW w:w="230" w:type="pct"/>
            <w:noWrap w:val="0"/>
            <w:vAlign w:val="center"/>
          </w:tcPr>
          <w:p w14:paraId="12EC2381">
            <w:pPr>
              <w:pStyle w:val="99"/>
              <w:rPr>
                <w:rFonts w:hint="eastAsia"/>
              </w:rPr>
            </w:pPr>
            <w:r>
              <w:t>0</w:t>
            </w:r>
          </w:p>
        </w:tc>
        <w:tc>
          <w:tcPr>
            <w:tcW w:w="437" w:type="pct"/>
            <w:noWrap w:val="0"/>
            <w:vAlign w:val="center"/>
          </w:tcPr>
          <w:p w14:paraId="0D95B46B">
            <w:pPr>
              <w:pStyle w:val="99"/>
            </w:pPr>
            <w:r>
              <w:rPr>
                <w:rFonts w:hint="eastAsia"/>
              </w:rPr>
              <w:t>0</w:t>
            </w:r>
          </w:p>
        </w:tc>
        <w:tc>
          <w:tcPr>
            <w:tcW w:w="437" w:type="pct"/>
            <w:noWrap w:val="0"/>
            <w:vAlign w:val="center"/>
          </w:tcPr>
          <w:p w14:paraId="3FABB601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873" w:type="pct"/>
            <w:noWrap w:val="0"/>
            <w:vAlign w:val="center"/>
          </w:tcPr>
          <w:p w14:paraId="5653310C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G</w:t>
            </w:r>
            <w:r>
              <w:t>NSS</w:t>
            </w:r>
            <w:r>
              <w:rPr>
                <w:rFonts w:hint="eastAsia"/>
              </w:rPr>
              <w:t>接收机</w:t>
            </w:r>
          </w:p>
        </w:tc>
        <w:tc>
          <w:tcPr>
            <w:tcW w:w="548" w:type="pct"/>
            <w:noWrap w:val="0"/>
            <w:vAlign w:val="center"/>
          </w:tcPr>
          <w:p w14:paraId="36C75320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7</w:t>
            </w:r>
            <w:r>
              <w:t>8</w:t>
            </w:r>
            <w:r>
              <w:rPr>
                <w:rFonts w:hint="eastAsia"/>
              </w:rPr>
              <w:t>H</w:t>
            </w:r>
          </w:p>
        </w:tc>
        <w:tc>
          <w:tcPr>
            <w:tcW w:w="552" w:type="pct"/>
            <w:noWrap w:val="0"/>
            <w:vAlign w:val="center"/>
          </w:tcPr>
          <w:p w14:paraId="5B2F922D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7</w:t>
            </w:r>
            <w:r>
              <w:t>9</w:t>
            </w:r>
            <w:r>
              <w:rPr>
                <w:rFonts w:hint="eastAsia"/>
              </w:rPr>
              <w:t>H</w:t>
            </w:r>
          </w:p>
        </w:tc>
      </w:tr>
      <w:tr w14:paraId="6496880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dxa"/>
          <w:wAfter w:w="0" w:type="dxa"/>
          <w:trHeight w:val="321" w:hRule="atLeast"/>
          <w:jc w:val="center"/>
        </w:trPr>
        <w:tc>
          <w:tcPr>
            <w:tcW w:w="234" w:type="pct"/>
            <w:noWrap w:val="0"/>
            <w:vAlign w:val="center"/>
          </w:tcPr>
          <w:p w14:paraId="1E78610B">
            <w:pPr>
              <w:pStyle w:val="99"/>
            </w:pPr>
            <w:r>
              <w:rPr>
                <w:rFonts w:hint="eastAsia"/>
              </w:rPr>
              <w:t>1</w:t>
            </w:r>
          </w:p>
        </w:tc>
        <w:tc>
          <w:tcPr>
            <w:tcW w:w="228" w:type="pct"/>
            <w:noWrap w:val="0"/>
            <w:vAlign w:val="center"/>
          </w:tcPr>
          <w:p w14:paraId="63733672">
            <w:pPr>
              <w:pStyle w:val="99"/>
            </w:pPr>
            <w:r>
              <w:rPr>
                <w:rFonts w:hint="eastAsia"/>
              </w:rPr>
              <w:t>0</w:t>
            </w:r>
          </w:p>
        </w:tc>
        <w:tc>
          <w:tcPr>
            <w:tcW w:w="229" w:type="pct"/>
            <w:noWrap w:val="0"/>
            <w:vAlign w:val="center"/>
          </w:tcPr>
          <w:p w14:paraId="6E676045">
            <w:pPr>
              <w:pStyle w:val="99"/>
            </w:pPr>
            <w:r>
              <w:rPr>
                <w:rFonts w:hint="eastAsia"/>
              </w:rPr>
              <w:t>0</w:t>
            </w:r>
          </w:p>
        </w:tc>
        <w:tc>
          <w:tcPr>
            <w:tcW w:w="548" w:type="pct"/>
            <w:noWrap w:val="0"/>
            <w:vAlign w:val="center"/>
          </w:tcPr>
          <w:p w14:paraId="42FFC890">
            <w:pPr>
              <w:pStyle w:val="99"/>
            </w:pPr>
            <w:r>
              <w:rPr>
                <w:rFonts w:hint="eastAsia"/>
              </w:rPr>
              <w:t>电源分系统</w:t>
            </w:r>
          </w:p>
        </w:tc>
        <w:tc>
          <w:tcPr>
            <w:tcW w:w="228" w:type="pct"/>
            <w:noWrap w:val="0"/>
            <w:vAlign w:val="center"/>
          </w:tcPr>
          <w:p w14:paraId="212E47CE">
            <w:pPr>
              <w:pStyle w:val="99"/>
            </w:pPr>
            <w:r>
              <w:rPr>
                <w:rFonts w:hint="eastAsia"/>
              </w:rPr>
              <w:t>0</w:t>
            </w:r>
          </w:p>
        </w:tc>
        <w:tc>
          <w:tcPr>
            <w:tcW w:w="228" w:type="pct"/>
            <w:noWrap w:val="0"/>
            <w:vAlign w:val="center"/>
          </w:tcPr>
          <w:p w14:paraId="4E8AE21B">
            <w:pPr>
              <w:pStyle w:val="99"/>
            </w:pPr>
            <w:r>
              <w:rPr>
                <w:rFonts w:hint="eastAsia"/>
              </w:rPr>
              <w:t>0</w:t>
            </w:r>
          </w:p>
        </w:tc>
        <w:tc>
          <w:tcPr>
            <w:tcW w:w="228" w:type="pct"/>
            <w:noWrap w:val="0"/>
            <w:vAlign w:val="center"/>
          </w:tcPr>
          <w:p w14:paraId="3BDA99D5">
            <w:pPr>
              <w:pStyle w:val="99"/>
            </w:pPr>
            <w:r>
              <w:rPr>
                <w:rFonts w:hint="eastAsia"/>
              </w:rPr>
              <w:t>0</w:t>
            </w:r>
          </w:p>
        </w:tc>
        <w:tc>
          <w:tcPr>
            <w:tcW w:w="230" w:type="pct"/>
            <w:noWrap w:val="0"/>
            <w:vAlign w:val="center"/>
          </w:tcPr>
          <w:p w14:paraId="6EAE8BF2">
            <w:pPr>
              <w:pStyle w:val="99"/>
            </w:pPr>
            <w:r>
              <w:rPr>
                <w:rFonts w:hint="eastAsia"/>
              </w:rPr>
              <w:t>1</w:t>
            </w:r>
          </w:p>
        </w:tc>
        <w:tc>
          <w:tcPr>
            <w:tcW w:w="437" w:type="pct"/>
            <w:noWrap w:val="0"/>
            <w:vAlign w:val="center"/>
          </w:tcPr>
          <w:p w14:paraId="6A714DE7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/</w:t>
            </w:r>
          </w:p>
        </w:tc>
        <w:tc>
          <w:tcPr>
            <w:tcW w:w="437" w:type="pct"/>
            <w:noWrap w:val="0"/>
            <w:vAlign w:val="center"/>
          </w:tcPr>
          <w:p w14:paraId="507AB7A5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/</w:t>
            </w:r>
          </w:p>
        </w:tc>
        <w:tc>
          <w:tcPr>
            <w:tcW w:w="873" w:type="pct"/>
            <w:noWrap w:val="0"/>
            <w:vAlign w:val="center"/>
          </w:tcPr>
          <w:p w14:paraId="56687E0A">
            <w:pPr>
              <w:pStyle w:val="99"/>
            </w:pPr>
            <w:r>
              <w:rPr>
                <w:rFonts w:hint="eastAsia"/>
              </w:rPr>
              <w:t>/</w:t>
            </w:r>
          </w:p>
        </w:tc>
        <w:tc>
          <w:tcPr>
            <w:tcW w:w="548" w:type="pct"/>
            <w:noWrap w:val="0"/>
            <w:vAlign w:val="center"/>
          </w:tcPr>
          <w:p w14:paraId="43319645">
            <w:pPr>
              <w:pStyle w:val="99"/>
            </w:pPr>
            <w:r>
              <w:rPr>
                <w:rFonts w:hint="eastAsia"/>
              </w:rPr>
              <w:t>/</w:t>
            </w:r>
          </w:p>
        </w:tc>
        <w:tc>
          <w:tcPr>
            <w:tcW w:w="552" w:type="pct"/>
            <w:noWrap w:val="0"/>
            <w:vAlign w:val="center"/>
          </w:tcPr>
          <w:p w14:paraId="43F38780">
            <w:pPr>
              <w:pStyle w:val="99"/>
            </w:pPr>
            <w:r>
              <w:rPr>
                <w:rFonts w:hint="eastAsia"/>
              </w:rPr>
              <w:t>/</w:t>
            </w:r>
          </w:p>
        </w:tc>
      </w:tr>
      <w:tr w14:paraId="2E9208B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dxa"/>
          <w:wAfter w:w="0" w:type="dxa"/>
          <w:trHeight w:val="321" w:hRule="atLeast"/>
          <w:jc w:val="center"/>
        </w:trPr>
        <w:tc>
          <w:tcPr>
            <w:tcW w:w="234" w:type="pct"/>
            <w:noWrap w:val="0"/>
            <w:vAlign w:val="center"/>
          </w:tcPr>
          <w:p w14:paraId="2C7BC7DE">
            <w:pPr>
              <w:pStyle w:val="99"/>
            </w:pPr>
            <w:r>
              <w:rPr>
                <w:rFonts w:hint="eastAsia"/>
              </w:rPr>
              <w:t>1</w:t>
            </w:r>
          </w:p>
        </w:tc>
        <w:tc>
          <w:tcPr>
            <w:tcW w:w="228" w:type="pct"/>
            <w:noWrap w:val="0"/>
            <w:vAlign w:val="center"/>
          </w:tcPr>
          <w:p w14:paraId="62174EAB">
            <w:pPr>
              <w:pStyle w:val="99"/>
            </w:pPr>
            <w:r>
              <w:rPr>
                <w:rFonts w:hint="eastAsia"/>
              </w:rPr>
              <w:t>0</w:t>
            </w:r>
          </w:p>
        </w:tc>
        <w:tc>
          <w:tcPr>
            <w:tcW w:w="229" w:type="pct"/>
            <w:noWrap w:val="0"/>
            <w:vAlign w:val="center"/>
          </w:tcPr>
          <w:p w14:paraId="449D84CF">
            <w:pPr>
              <w:pStyle w:val="99"/>
            </w:pPr>
            <w:r>
              <w:rPr>
                <w:rFonts w:hint="eastAsia"/>
              </w:rPr>
              <w:t>1</w:t>
            </w:r>
          </w:p>
        </w:tc>
        <w:tc>
          <w:tcPr>
            <w:tcW w:w="548" w:type="pct"/>
            <w:noWrap w:val="0"/>
            <w:vAlign w:val="center"/>
          </w:tcPr>
          <w:p w14:paraId="5CFCF56B">
            <w:pPr>
              <w:pStyle w:val="99"/>
            </w:pPr>
            <w:r>
              <w:rPr>
                <w:rFonts w:hint="eastAsia"/>
              </w:rPr>
              <w:t>数传分系统</w:t>
            </w:r>
          </w:p>
        </w:tc>
        <w:tc>
          <w:tcPr>
            <w:tcW w:w="228" w:type="pct"/>
            <w:noWrap w:val="0"/>
            <w:vAlign w:val="center"/>
          </w:tcPr>
          <w:p w14:paraId="17737543">
            <w:pPr>
              <w:pStyle w:val="99"/>
            </w:pPr>
            <w:r>
              <w:rPr>
                <w:rFonts w:hint="eastAsia"/>
              </w:rPr>
              <w:t>0</w:t>
            </w:r>
          </w:p>
        </w:tc>
        <w:tc>
          <w:tcPr>
            <w:tcW w:w="228" w:type="pct"/>
            <w:noWrap w:val="0"/>
            <w:vAlign w:val="center"/>
          </w:tcPr>
          <w:p w14:paraId="687B0184">
            <w:pPr>
              <w:pStyle w:val="99"/>
            </w:pPr>
            <w:r>
              <w:rPr>
                <w:rFonts w:hint="eastAsia"/>
              </w:rPr>
              <w:t>0</w:t>
            </w:r>
          </w:p>
        </w:tc>
        <w:tc>
          <w:tcPr>
            <w:tcW w:w="228" w:type="pct"/>
            <w:noWrap w:val="0"/>
            <w:vAlign w:val="center"/>
          </w:tcPr>
          <w:p w14:paraId="64635B35">
            <w:pPr>
              <w:pStyle w:val="99"/>
            </w:pPr>
            <w:r>
              <w:rPr>
                <w:rFonts w:hint="eastAsia"/>
              </w:rPr>
              <w:t>0</w:t>
            </w:r>
          </w:p>
        </w:tc>
        <w:tc>
          <w:tcPr>
            <w:tcW w:w="230" w:type="pct"/>
            <w:noWrap w:val="0"/>
            <w:vAlign w:val="center"/>
          </w:tcPr>
          <w:p w14:paraId="4E8123DC">
            <w:pPr>
              <w:pStyle w:val="99"/>
            </w:pPr>
            <w:r>
              <w:rPr>
                <w:rFonts w:hint="eastAsia"/>
              </w:rPr>
              <w:t>1</w:t>
            </w:r>
          </w:p>
        </w:tc>
        <w:tc>
          <w:tcPr>
            <w:tcW w:w="437" w:type="pct"/>
            <w:noWrap w:val="0"/>
            <w:vAlign w:val="center"/>
          </w:tcPr>
          <w:p w14:paraId="3898FBE3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/</w:t>
            </w:r>
          </w:p>
        </w:tc>
        <w:tc>
          <w:tcPr>
            <w:tcW w:w="437" w:type="pct"/>
            <w:noWrap w:val="0"/>
            <w:vAlign w:val="center"/>
          </w:tcPr>
          <w:p w14:paraId="4181FC85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/</w:t>
            </w:r>
          </w:p>
        </w:tc>
        <w:tc>
          <w:tcPr>
            <w:tcW w:w="873" w:type="pct"/>
            <w:noWrap w:val="0"/>
            <w:vAlign w:val="center"/>
          </w:tcPr>
          <w:p w14:paraId="0175E37A">
            <w:pPr>
              <w:pStyle w:val="99"/>
            </w:pPr>
            <w:r>
              <w:rPr>
                <w:rFonts w:hint="eastAsia"/>
              </w:rPr>
              <w:t>/</w:t>
            </w:r>
          </w:p>
        </w:tc>
        <w:tc>
          <w:tcPr>
            <w:tcW w:w="548" w:type="pct"/>
            <w:noWrap w:val="0"/>
            <w:vAlign w:val="center"/>
          </w:tcPr>
          <w:p w14:paraId="1AB9FFED">
            <w:pPr>
              <w:pStyle w:val="99"/>
            </w:pPr>
            <w:r>
              <w:rPr>
                <w:rFonts w:hint="eastAsia"/>
              </w:rPr>
              <w:t>/</w:t>
            </w:r>
          </w:p>
        </w:tc>
        <w:tc>
          <w:tcPr>
            <w:tcW w:w="552" w:type="pct"/>
            <w:noWrap w:val="0"/>
            <w:vAlign w:val="center"/>
          </w:tcPr>
          <w:p w14:paraId="06405B2C">
            <w:pPr>
              <w:pStyle w:val="99"/>
            </w:pPr>
            <w:r>
              <w:rPr>
                <w:rFonts w:hint="eastAsia"/>
              </w:rPr>
              <w:t>/</w:t>
            </w:r>
          </w:p>
        </w:tc>
      </w:tr>
      <w:tr w14:paraId="2AFDCE8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dxa"/>
          <w:wAfter w:w="0" w:type="dxa"/>
          <w:trHeight w:val="321" w:hRule="atLeast"/>
          <w:jc w:val="center"/>
        </w:trPr>
        <w:tc>
          <w:tcPr>
            <w:tcW w:w="234" w:type="pct"/>
            <w:vMerge w:val="restart"/>
            <w:noWrap w:val="0"/>
            <w:vAlign w:val="center"/>
          </w:tcPr>
          <w:p w14:paraId="2A676610">
            <w:pPr>
              <w:pStyle w:val="99"/>
            </w:pPr>
            <w:r>
              <w:rPr>
                <w:rFonts w:hint="eastAsia"/>
              </w:rPr>
              <w:t>1</w:t>
            </w:r>
          </w:p>
        </w:tc>
        <w:tc>
          <w:tcPr>
            <w:tcW w:w="228" w:type="pct"/>
            <w:vMerge w:val="restart"/>
            <w:noWrap w:val="0"/>
            <w:vAlign w:val="center"/>
          </w:tcPr>
          <w:p w14:paraId="7396B18E">
            <w:pPr>
              <w:pStyle w:val="99"/>
            </w:pPr>
            <w:r>
              <w:rPr>
                <w:rFonts w:hint="eastAsia"/>
              </w:rPr>
              <w:t>1</w:t>
            </w:r>
          </w:p>
        </w:tc>
        <w:tc>
          <w:tcPr>
            <w:tcW w:w="229" w:type="pct"/>
            <w:vMerge w:val="restart"/>
            <w:noWrap w:val="0"/>
            <w:vAlign w:val="center"/>
          </w:tcPr>
          <w:p w14:paraId="0688327F">
            <w:pPr>
              <w:pStyle w:val="99"/>
            </w:pPr>
            <w:r>
              <w:rPr>
                <w:rFonts w:hint="eastAsia"/>
              </w:rPr>
              <w:t>0</w:t>
            </w:r>
          </w:p>
        </w:tc>
        <w:tc>
          <w:tcPr>
            <w:tcW w:w="548" w:type="pct"/>
            <w:vMerge w:val="restart"/>
            <w:noWrap w:val="0"/>
            <w:vAlign w:val="center"/>
          </w:tcPr>
          <w:p w14:paraId="2C2DCA31">
            <w:pPr>
              <w:pStyle w:val="99"/>
            </w:pPr>
            <w:r>
              <w:rPr>
                <w:rFonts w:hint="eastAsia"/>
              </w:rPr>
              <w:t>载荷分系统</w:t>
            </w:r>
          </w:p>
        </w:tc>
        <w:tc>
          <w:tcPr>
            <w:tcW w:w="228" w:type="pct"/>
            <w:noWrap w:val="0"/>
            <w:vAlign w:val="center"/>
          </w:tcPr>
          <w:p w14:paraId="452F9F2F">
            <w:pPr>
              <w:pStyle w:val="99"/>
            </w:pPr>
            <w:r>
              <w:rPr>
                <w:rFonts w:hint="eastAsia"/>
              </w:rPr>
              <w:t>0</w:t>
            </w:r>
          </w:p>
        </w:tc>
        <w:tc>
          <w:tcPr>
            <w:tcW w:w="228" w:type="pct"/>
            <w:noWrap w:val="0"/>
            <w:vAlign w:val="center"/>
          </w:tcPr>
          <w:p w14:paraId="6B2E7AAC">
            <w:pPr>
              <w:pStyle w:val="99"/>
            </w:pPr>
            <w:r>
              <w:rPr>
                <w:rFonts w:hint="eastAsia"/>
              </w:rPr>
              <w:t>0</w:t>
            </w:r>
          </w:p>
        </w:tc>
        <w:tc>
          <w:tcPr>
            <w:tcW w:w="228" w:type="pct"/>
            <w:noWrap w:val="0"/>
            <w:vAlign w:val="center"/>
          </w:tcPr>
          <w:p w14:paraId="5792C718">
            <w:pPr>
              <w:pStyle w:val="99"/>
            </w:pPr>
            <w:r>
              <w:rPr>
                <w:rFonts w:hint="eastAsia"/>
              </w:rPr>
              <w:t>0</w:t>
            </w:r>
          </w:p>
        </w:tc>
        <w:tc>
          <w:tcPr>
            <w:tcW w:w="230" w:type="pct"/>
            <w:noWrap w:val="0"/>
            <w:vAlign w:val="center"/>
          </w:tcPr>
          <w:p w14:paraId="14BEA47C">
            <w:pPr>
              <w:pStyle w:val="99"/>
            </w:pPr>
            <w:r>
              <w:rPr>
                <w:rFonts w:hint="eastAsia"/>
              </w:rPr>
              <w:t>1</w:t>
            </w:r>
          </w:p>
        </w:tc>
        <w:tc>
          <w:tcPr>
            <w:tcW w:w="437" w:type="pct"/>
            <w:noWrap w:val="0"/>
            <w:vAlign w:val="center"/>
          </w:tcPr>
          <w:p w14:paraId="4D2093E8">
            <w:pPr>
              <w:pStyle w:val="99"/>
            </w:pPr>
            <w:r>
              <w:rPr>
                <w:rFonts w:hint="eastAsia"/>
              </w:rPr>
              <w:t>0</w:t>
            </w:r>
          </w:p>
        </w:tc>
        <w:tc>
          <w:tcPr>
            <w:tcW w:w="437" w:type="pct"/>
            <w:noWrap w:val="0"/>
            <w:vAlign w:val="center"/>
          </w:tcPr>
          <w:p w14:paraId="6EEF78E5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873" w:type="pct"/>
            <w:noWrap w:val="0"/>
            <w:vAlign w:val="center"/>
          </w:tcPr>
          <w:p w14:paraId="49704332">
            <w:pPr>
              <w:pStyle w:val="99"/>
            </w:pPr>
            <w:r>
              <w:rPr>
                <w:rFonts w:hint="eastAsia"/>
              </w:rPr>
              <w:t>多光谱相机</w:t>
            </w:r>
          </w:p>
        </w:tc>
        <w:tc>
          <w:tcPr>
            <w:tcW w:w="548" w:type="pct"/>
            <w:noWrap w:val="0"/>
            <w:vAlign w:val="center"/>
          </w:tcPr>
          <w:p w14:paraId="6A52E5E5">
            <w:pPr>
              <w:pStyle w:val="99"/>
            </w:pPr>
            <w:r>
              <w:rPr>
                <w:rFonts w:hint="eastAsia"/>
              </w:rPr>
              <w:t>C2</w:t>
            </w:r>
            <w:r>
              <w:t>H</w:t>
            </w:r>
          </w:p>
        </w:tc>
        <w:tc>
          <w:tcPr>
            <w:tcW w:w="552" w:type="pct"/>
            <w:noWrap w:val="0"/>
            <w:vAlign w:val="center"/>
          </w:tcPr>
          <w:p w14:paraId="5FA54714">
            <w:pPr>
              <w:pStyle w:val="99"/>
            </w:pPr>
            <w:r>
              <w:rPr>
                <w:rFonts w:hint="eastAsia"/>
              </w:rPr>
              <w:t>C3</w:t>
            </w:r>
            <w:r>
              <w:t>H</w:t>
            </w:r>
          </w:p>
        </w:tc>
      </w:tr>
      <w:tr w14:paraId="6B1ECA1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dxa"/>
          <w:wAfter w:w="0" w:type="dxa"/>
          <w:trHeight w:val="321" w:hRule="atLeast"/>
          <w:jc w:val="center"/>
        </w:trPr>
        <w:tc>
          <w:tcPr>
            <w:tcW w:w="234" w:type="pct"/>
            <w:vMerge w:val="continue"/>
            <w:noWrap w:val="0"/>
            <w:vAlign w:val="center"/>
          </w:tcPr>
          <w:p w14:paraId="3AE165CB">
            <w:pPr>
              <w:pStyle w:val="99"/>
            </w:pPr>
          </w:p>
        </w:tc>
        <w:tc>
          <w:tcPr>
            <w:tcW w:w="228" w:type="pct"/>
            <w:vMerge w:val="continue"/>
            <w:noWrap w:val="0"/>
            <w:vAlign w:val="center"/>
          </w:tcPr>
          <w:p w14:paraId="59550A47">
            <w:pPr>
              <w:pStyle w:val="99"/>
            </w:pPr>
          </w:p>
        </w:tc>
        <w:tc>
          <w:tcPr>
            <w:tcW w:w="229" w:type="pct"/>
            <w:vMerge w:val="continue"/>
            <w:noWrap w:val="0"/>
            <w:vAlign w:val="center"/>
          </w:tcPr>
          <w:p w14:paraId="6602F498">
            <w:pPr>
              <w:pStyle w:val="99"/>
            </w:pPr>
          </w:p>
        </w:tc>
        <w:tc>
          <w:tcPr>
            <w:tcW w:w="548" w:type="pct"/>
            <w:vMerge w:val="continue"/>
            <w:noWrap w:val="0"/>
            <w:vAlign w:val="center"/>
          </w:tcPr>
          <w:p w14:paraId="5CC9E9BE">
            <w:pPr>
              <w:pStyle w:val="99"/>
            </w:pPr>
          </w:p>
        </w:tc>
        <w:tc>
          <w:tcPr>
            <w:tcW w:w="228" w:type="pct"/>
            <w:noWrap w:val="0"/>
            <w:vAlign w:val="center"/>
          </w:tcPr>
          <w:p w14:paraId="1E1F12CF">
            <w:pPr>
              <w:pStyle w:val="99"/>
            </w:pPr>
            <w:r>
              <w:rPr>
                <w:rFonts w:hint="eastAsia"/>
              </w:rPr>
              <w:t>0</w:t>
            </w:r>
          </w:p>
        </w:tc>
        <w:tc>
          <w:tcPr>
            <w:tcW w:w="228" w:type="pct"/>
            <w:noWrap w:val="0"/>
            <w:vAlign w:val="center"/>
          </w:tcPr>
          <w:p w14:paraId="5F5E5226">
            <w:pPr>
              <w:pStyle w:val="99"/>
            </w:pPr>
            <w:r>
              <w:rPr>
                <w:rFonts w:hint="eastAsia"/>
              </w:rPr>
              <w:t>0</w:t>
            </w:r>
          </w:p>
        </w:tc>
        <w:tc>
          <w:tcPr>
            <w:tcW w:w="228" w:type="pct"/>
            <w:noWrap w:val="0"/>
            <w:vAlign w:val="center"/>
          </w:tcPr>
          <w:p w14:paraId="7C8949F6">
            <w:pPr>
              <w:pStyle w:val="99"/>
            </w:pPr>
            <w:r>
              <w:rPr>
                <w:rFonts w:hint="eastAsia"/>
              </w:rPr>
              <w:t>1</w:t>
            </w:r>
          </w:p>
        </w:tc>
        <w:tc>
          <w:tcPr>
            <w:tcW w:w="230" w:type="pct"/>
            <w:noWrap w:val="0"/>
            <w:vAlign w:val="center"/>
          </w:tcPr>
          <w:p w14:paraId="33A5AFAB">
            <w:pPr>
              <w:pStyle w:val="99"/>
            </w:pPr>
            <w:r>
              <w:rPr>
                <w:rFonts w:hint="eastAsia"/>
              </w:rPr>
              <w:t>0</w:t>
            </w:r>
          </w:p>
        </w:tc>
        <w:tc>
          <w:tcPr>
            <w:tcW w:w="437" w:type="pct"/>
            <w:noWrap w:val="0"/>
            <w:vAlign w:val="center"/>
          </w:tcPr>
          <w:p w14:paraId="434FF426">
            <w:pPr>
              <w:pStyle w:val="99"/>
            </w:pPr>
            <w:r>
              <w:rPr>
                <w:rFonts w:hint="eastAsia"/>
              </w:rPr>
              <w:t>0</w:t>
            </w:r>
          </w:p>
        </w:tc>
        <w:tc>
          <w:tcPr>
            <w:tcW w:w="437" w:type="pct"/>
            <w:noWrap w:val="0"/>
            <w:vAlign w:val="center"/>
          </w:tcPr>
          <w:p w14:paraId="4E3006EB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873" w:type="pct"/>
            <w:noWrap w:val="0"/>
            <w:vAlign w:val="center"/>
          </w:tcPr>
          <w:p w14:paraId="71AACC89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红外相机</w:t>
            </w:r>
          </w:p>
        </w:tc>
        <w:tc>
          <w:tcPr>
            <w:tcW w:w="548" w:type="pct"/>
            <w:noWrap w:val="0"/>
            <w:vAlign w:val="center"/>
          </w:tcPr>
          <w:p w14:paraId="761BFE54">
            <w:pPr>
              <w:pStyle w:val="99"/>
            </w:pPr>
            <w:r>
              <w:rPr>
                <w:rFonts w:hint="eastAsia"/>
              </w:rPr>
              <w:t>C4</w:t>
            </w:r>
            <w:r>
              <w:t>H</w:t>
            </w:r>
          </w:p>
        </w:tc>
        <w:tc>
          <w:tcPr>
            <w:tcW w:w="552" w:type="pct"/>
            <w:noWrap w:val="0"/>
            <w:vAlign w:val="center"/>
          </w:tcPr>
          <w:p w14:paraId="40448EE9">
            <w:pPr>
              <w:pStyle w:val="99"/>
            </w:pPr>
            <w:r>
              <w:rPr>
                <w:rFonts w:hint="eastAsia"/>
              </w:rPr>
              <w:t>C5</w:t>
            </w:r>
            <w:r>
              <w:t>H</w:t>
            </w:r>
          </w:p>
        </w:tc>
      </w:tr>
      <w:tr w14:paraId="2211D77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dxa"/>
          <w:wAfter w:w="0" w:type="dxa"/>
          <w:trHeight w:val="321" w:hRule="atLeast"/>
          <w:jc w:val="center"/>
        </w:trPr>
        <w:tc>
          <w:tcPr>
            <w:tcW w:w="234" w:type="pct"/>
            <w:vMerge w:val="continue"/>
            <w:noWrap w:val="0"/>
            <w:vAlign w:val="center"/>
          </w:tcPr>
          <w:p w14:paraId="4BF8365D">
            <w:pPr>
              <w:pStyle w:val="99"/>
            </w:pPr>
          </w:p>
        </w:tc>
        <w:tc>
          <w:tcPr>
            <w:tcW w:w="228" w:type="pct"/>
            <w:vMerge w:val="continue"/>
            <w:noWrap w:val="0"/>
            <w:vAlign w:val="center"/>
          </w:tcPr>
          <w:p w14:paraId="5E1FAC37">
            <w:pPr>
              <w:pStyle w:val="99"/>
            </w:pPr>
          </w:p>
        </w:tc>
        <w:tc>
          <w:tcPr>
            <w:tcW w:w="229" w:type="pct"/>
            <w:vMerge w:val="continue"/>
            <w:noWrap w:val="0"/>
            <w:vAlign w:val="center"/>
          </w:tcPr>
          <w:p w14:paraId="3C45B666">
            <w:pPr>
              <w:pStyle w:val="99"/>
            </w:pPr>
          </w:p>
        </w:tc>
        <w:tc>
          <w:tcPr>
            <w:tcW w:w="548" w:type="pct"/>
            <w:vMerge w:val="continue"/>
            <w:noWrap w:val="0"/>
            <w:vAlign w:val="center"/>
          </w:tcPr>
          <w:p w14:paraId="6E0DE78A">
            <w:pPr>
              <w:pStyle w:val="99"/>
            </w:pPr>
          </w:p>
        </w:tc>
        <w:tc>
          <w:tcPr>
            <w:tcW w:w="228" w:type="pct"/>
            <w:noWrap w:val="0"/>
            <w:vAlign w:val="center"/>
          </w:tcPr>
          <w:p w14:paraId="6A6CE423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228" w:type="pct"/>
            <w:noWrap w:val="0"/>
            <w:vAlign w:val="center"/>
          </w:tcPr>
          <w:p w14:paraId="4BE51DED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228" w:type="pct"/>
            <w:noWrap w:val="0"/>
            <w:vAlign w:val="center"/>
          </w:tcPr>
          <w:p w14:paraId="18A2D1F9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230" w:type="pct"/>
            <w:noWrap w:val="0"/>
            <w:vAlign w:val="center"/>
          </w:tcPr>
          <w:p w14:paraId="61DB778F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437" w:type="pct"/>
            <w:noWrap w:val="0"/>
            <w:vAlign w:val="center"/>
          </w:tcPr>
          <w:p w14:paraId="6B2CC2FE">
            <w:pPr>
              <w:pStyle w:val="99"/>
            </w:pPr>
            <w:r>
              <w:rPr>
                <w:rFonts w:hint="eastAsia"/>
              </w:rPr>
              <w:t>0</w:t>
            </w:r>
          </w:p>
        </w:tc>
        <w:tc>
          <w:tcPr>
            <w:tcW w:w="437" w:type="pct"/>
            <w:noWrap w:val="0"/>
            <w:vAlign w:val="center"/>
          </w:tcPr>
          <w:p w14:paraId="59DC811C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873" w:type="pct"/>
            <w:noWrap w:val="0"/>
            <w:vAlign w:val="center"/>
          </w:tcPr>
          <w:p w14:paraId="385DC78E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AIS接收机</w:t>
            </w:r>
          </w:p>
        </w:tc>
        <w:tc>
          <w:tcPr>
            <w:tcW w:w="548" w:type="pct"/>
            <w:noWrap w:val="0"/>
            <w:vAlign w:val="center"/>
          </w:tcPr>
          <w:p w14:paraId="32CCACBA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C6H</w:t>
            </w:r>
          </w:p>
        </w:tc>
        <w:tc>
          <w:tcPr>
            <w:tcW w:w="552" w:type="pct"/>
            <w:noWrap w:val="0"/>
            <w:vAlign w:val="center"/>
          </w:tcPr>
          <w:p w14:paraId="29224E2A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C7H</w:t>
            </w:r>
          </w:p>
        </w:tc>
      </w:tr>
      <w:tr w14:paraId="092C387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dxa"/>
          <w:wAfter w:w="0" w:type="dxa"/>
          <w:trHeight w:val="321" w:hRule="atLeast"/>
          <w:jc w:val="center"/>
        </w:trPr>
        <w:tc>
          <w:tcPr>
            <w:tcW w:w="234" w:type="pct"/>
            <w:vMerge w:val="continue"/>
            <w:noWrap w:val="0"/>
            <w:vAlign w:val="center"/>
          </w:tcPr>
          <w:p w14:paraId="72059498">
            <w:pPr>
              <w:pStyle w:val="99"/>
            </w:pPr>
          </w:p>
        </w:tc>
        <w:tc>
          <w:tcPr>
            <w:tcW w:w="228" w:type="pct"/>
            <w:vMerge w:val="continue"/>
            <w:noWrap w:val="0"/>
            <w:vAlign w:val="center"/>
          </w:tcPr>
          <w:p w14:paraId="29F9A9D2">
            <w:pPr>
              <w:pStyle w:val="99"/>
            </w:pPr>
          </w:p>
        </w:tc>
        <w:tc>
          <w:tcPr>
            <w:tcW w:w="229" w:type="pct"/>
            <w:vMerge w:val="continue"/>
            <w:noWrap w:val="0"/>
            <w:vAlign w:val="center"/>
          </w:tcPr>
          <w:p w14:paraId="27C2FAD4">
            <w:pPr>
              <w:pStyle w:val="99"/>
            </w:pPr>
          </w:p>
        </w:tc>
        <w:tc>
          <w:tcPr>
            <w:tcW w:w="548" w:type="pct"/>
            <w:vMerge w:val="continue"/>
            <w:noWrap w:val="0"/>
            <w:vAlign w:val="center"/>
          </w:tcPr>
          <w:p w14:paraId="60C269EA">
            <w:pPr>
              <w:pStyle w:val="99"/>
            </w:pPr>
          </w:p>
        </w:tc>
        <w:tc>
          <w:tcPr>
            <w:tcW w:w="228" w:type="pct"/>
            <w:noWrap w:val="0"/>
            <w:vAlign w:val="center"/>
          </w:tcPr>
          <w:p w14:paraId="55243198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228" w:type="pct"/>
            <w:noWrap w:val="0"/>
            <w:vAlign w:val="center"/>
          </w:tcPr>
          <w:p w14:paraId="35470AA4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228" w:type="pct"/>
            <w:noWrap w:val="0"/>
            <w:vAlign w:val="center"/>
          </w:tcPr>
          <w:p w14:paraId="34EB1794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230" w:type="pct"/>
            <w:noWrap w:val="0"/>
            <w:vAlign w:val="center"/>
          </w:tcPr>
          <w:p w14:paraId="5A4A7C96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437" w:type="pct"/>
            <w:noWrap w:val="0"/>
            <w:vAlign w:val="center"/>
          </w:tcPr>
          <w:p w14:paraId="570B6E4E">
            <w:pPr>
              <w:pStyle w:val="99"/>
            </w:pPr>
            <w:r>
              <w:rPr>
                <w:rFonts w:hint="eastAsia"/>
              </w:rPr>
              <w:t>0</w:t>
            </w:r>
          </w:p>
        </w:tc>
        <w:tc>
          <w:tcPr>
            <w:tcW w:w="437" w:type="pct"/>
            <w:noWrap w:val="0"/>
            <w:vAlign w:val="center"/>
          </w:tcPr>
          <w:p w14:paraId="3075772C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873" w:type="pct"/>
            <w:noWrap w:val="0"/>
            <w:vAlign w:val="center"/>
          </w:tcPr>
          <w:p w14:paraId="721CAB46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AI处理板</w:t>
            </w:r>
          </w:p>
        </w:tc>
        <w:tc>
          <w:tcPr>
            <w:tcW w:w="548" w:type="pct"/>
            <w:noWrap w:val="0"/>
            <w:vAlign w:val="center"/>
          </w:tcPr>
          <w:p w14:paraId="1BC1A1A4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C8H</w:t>
            </w:r>
          </w:p>
        </w:tc>
        <w:tc>
          <w:tcPr>
            <w:tcW w:w="552" w:type="pct"/>
            <w:noWrap w:val="0"/>
            <w:vAlign w:val="center"/>
          </w:tcPr>
          <w:p w14:paraId="26F0471E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C9H</w:t>
            </w:r>
          </w:p>
        </w:tc>
      </w:tr>
      <w:tr w14:paraId="02738F0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dxa"/>
          <w:wAfter w:w="0" w:type="dxa"/>
          <w:trHeight w:val="321" w:hRule="atLeast"/>
          <w:jc w:val="center"/>
        </w:trPr>
        <w:tc>
          <w:tcPr>
            <w:tcW w:w="234" w:type="pct"/>
            <w:vMerge w:val="continue"/>
            <w:noWrap w:val="0"/>
            <w:vAlign w:val="center"/>
          </w:tcPr>
          <w:p w14:paraId="02A39F5D">
            <w:pPr>
              <w:pStyle w:val="99"/>
            </w:pPr>
          </w:p>
        </w:tc>
        <w:tc>
          <w:tcPr>
            <w:tcW w:w="228" w:type="pct"/>
            <w:vMerge w:val="continue"/>
            <w:noWrap w:val="0"/>
            <w:vAlign w:val="center"/>
          </w:tcPr>
          <w:p w14:paraId="674BA1ED">
            <w:pPr>
              <w:pStyle w:val="99"/>
            </w:pPr>
          </w:p>
        </w:tc>
        <w:tc>
          <w:tcPr>
            <w:tcW w:w="229" w:type="pct"/>
            <w:vMerge w:val="continue"/>
            <w:noWrap w:val="0"/>
            <w:vAlign w:val="center"/>
          </w:tcPr>
          <w:p w14:paraId="01E37E9C">
            <w:pPr>
              <w:pStyle w:val="99"/>
            </w:pPr>
          </w:p>
        </w:tc>
        <w:tc>
          <w:tcPr>
            <w:tcW w:w="548" w:type="pct"/>
            <w:vMerge w:val="continue"/>
            <w:noWrap w:val="0"/>
            <w:vAlign w:val="center"/>
          </w:tcPr>
          <w:p w14:paraId="34534502">
            <w:pPr>
              <w:pStyle w:val="99"/>
            </w:pPr>
          </w:p>
        </w:tc>
        <w:tc>
          <w:tcPr>
            <w:tcW w:w="228" w:type="pct"/>
            <w:noWrap w:val="0"/>
            <w:vAlign w:val="center"/>
          </w:tcPr>
          <w:p w14:paraId="315A4BAF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228" w:type="pct"/>
            <w:noWrap w:val="0"/>
            <w:vAlign w:val="center"/>
          </w:tcPr>
          <w:p w14:paraId="2B38C362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228" w:type="pct"/>
            <w:noWrap w:val="0"/>
            <w:vAlign w:val="center"/>
          </w:tcPr>
          <w:p w14:paraId="41A84BA8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230" w:type="pct"/>
            <w:noWrap w:val="0"/>
            <w:vAlign w:val="center"/>
          </w:tcPr>
          <w:p w14:paraId="2A3AA3A7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437" w:type="pct"/>
            <w:noWrap w:val="0"/>
            <w:vAlign w:val="center"/>
          </w:tcPr>
          <w:p w14:paraId="24F0A2D7">
            <w:pPr>
              <w:pStyle w:val="99"/>
            </w:pPr>
            <w:r>
              <w:rPr>
                <w:rFonts w:hint="eastAsia"/>
              </w:rPr>
              <w:t>0</w:t>
            </w:r>
          </w:p>
        </w:tc>
        <w:tc>
          <w:tcPr>
            <w:tcW w:w="437" w:type="pct"/>
            <w:noWrap w:val="0"/>
            <w:vAlign w:val="center"/>
          </w:tcPr>
          <w:p w14:paraId="496CFECA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873" w:type="pct"/>
            <w:noWrap w:val="0"/>
            <w:vAlign w:val="center"/>
          </w:tcPr>
          <w:p w14:paraId="658DEF8C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A</w:t>
            </w:r>
            <w:r>
              <w:t>I</w:t>
            </w:r>
            <w:r>
              <w:rPr>
                <w:rFonts w:hint="eastAsia"/>
              </w:rPr>
              <w:t>控制板</w:t>
            </w:r>
          </w:p>
        </w:tc>
        <w:tc>
          <w:tcPr>
            <w:tcW w:w="548" w:type="pct"/>
            <w:noWrap w:val="0"/>
            <w:vAlign w:val="center"/>
          </w:tcPr>
          <w:p w14:paraId="0D189CED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CAH</w:t>
            </w:r>
          </w:p>
        </w:tc>
        <w:tc>
          <w:tcPr>
            <w:tcW w:w="552" w:type="pct"/>
            <w:noWrap w:val="0"/>
            <w:vAlign w:val="center"/>
          </w:tcPr>
          <w:p w14:paraId="2B001CA0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CBH</w:t>
            </w:r>
          </w:p>
        </w:tc>
      </w:tr>
      <w:tr w14:paraId="2E6ECCE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dxa"/>
          <w:wAfter w:w="0" w:type="dxa"/>
          <w:trHeight w:val="321" w:hRule="atLeast"/>
          <w:jc w:val="center"/>
        </w:trPr>
        <w:tc>
          <w:tcPr>
            <w:tcW w:w="234" w:type="pct"/>
            <w:vMerge w:val="continue"/>
            <w:noWrap w:val="0"/>
            <w:vAlign w:val="center"/>
          </w:tcPr>
          <w:p w14:paraId="519D45C2">
            <w:pPr>
              <w:pStyle w:val="99"/>
            </w:pPr>
          </w:p>
        </w:tc>
        <w:tc>
          <w:tcPr>
            <w:tcW w:w="228" w:type="pct"/>
            <w:vMerge w:val="continue"/>
            <w:noWrap w:val="0"/>
            <w:vAlign w:val="center"/>
          </w:tcPr>
          <w:p w14:paraId="526108FC">
            <w:pPr>
              <w:pStyle w:val="99"/>
            </w:pPr>
          </w:p>
        </w:tc>
        <w:tc>
          <w:tcPr>
            <w:tcW w:w="229" w:type="pct"/>
            <w:vMerge w:val="continue"/>
            <w:noWrap w:val="0"/>
            <w:vAlign w:val="center"/>
          </w:tcPr>
          <w:p w14:paraId="4F6FC2D2">
            <w:pPr>
              <w:pStyle w:val="99"/>
            </w:pPr>
          </w:p>
        </w:tc>
        <w:tc>
          <w:tcPr>
            <w:tcW w:w="548" w:type="pct"/>
            <w:vMerge w:val="continue"/>
            <w:noWrap w:val="0"/>
            <w:vAlign w:val="center"/>
          </w:tcPr>
          <w:p w14:paraId="4FC014E3">
            <w:pPr>
              <w:pStyle w:val="99"/>
            </w:pPr>
          </w:p>
        </w:tc>
        <w:tc>
          <w:tcPr>
            <w:tcW w:w="228" w:type="pct"/>
            <w:noWrap w:val="0"/>
            <w:vAlign w:val="center"/>
          </w:tcPr>
          <w:p w14:paraId="5917B6D4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228" w:type="pct"/>
            <w:noWrap w:val="0"/>
            <w:vAlign w:val="center"/>
          </w:tcPr>
          <w:p w14:paraId="135CF6FF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228" w:type="pct"/>
            <w:noWrap w:val="0"/>
            <w:vAlign w:val="center"/>
          </w:tcPr>
          <w:p w14:paraId="5DAEF90F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230" w:type="pct"/>
            <w:noWrap w:val="0"/>
            <w:vAlign w:val="center"/>
          </w:tcPr>
          <w:p w14:paraId="459EAF29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437" w:type="pct"/>
            <w:noWrap w:val="0"/>
            <w:vAlign w:val="center"/>
          </w:tcPr>
          <w:p w14:paraId="0D2B67E4">
            <w:pPr>
              <w:pStyle w:val="99"/>
            </w:pPr>
            <w:r>
              <w:rPr>
                <w:rFonts w:hint="eastAsia"/>
              </w:rPr>
              <w:t>0</w:t>
            </w:r>
          </w:p>
        </w:tc>
        <w:tc>
          <w:tcPr>
            <w:tcW w:w="437" w:type="pct"/>
            <w:noWrap w:val="0"/>
            <w:vAlign w:val="center"/>
          </w:tcPr>
          <w:p w14:paraId="3A4EDA17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873" w:type="pct"/>
            <w:noWrap w:val="0"/>
            <w:vAlign w:val="center"/>
          </w:tcPr>
          <w:p w14:paraId="1AA3A0C1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姿控计算机</w:t>
            </w:r>
          </w:p>
        </w:tc>
        <w:tc>
          <w:tcPr>
            <w:tcW w:w="548" w:type="pct"/>
            <w:noWrap w:val="0"/>
            <w:vAlign w:val="center"/>
          </w:tcPr>
          <w:p w14:paraId="3325187C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C</w:t>
            </w:r>
            <w:r>
              <w:t>C</w:t>
            </w:r>
            <w:r>
              <w:rPr>
                <w:rFonts w:hint="eastAsia"/>
              </w:rPr>
              <w:t>H</w:t>
            </w:r>
          </w:p>
        </w:tc>
        <w:tc>
          <w:tcPr>
            <w:tcW w:w="552" w:type="pct"/>
            <w:noWrap w:val="0"/>
            <w:vAlign w:val="center"/>
          </w:tcPr>
          <w:p w14:paraId="67F0EC8D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C</w:t>
            </w:r>
            <w:r>
              <w:t>D</w:t>
            </w:r>
            <w:r>
              <w:rPr>
                <w:rFonts w:hint="eastAsia"/>
              </w:rPr>
              <w:t>H</w:t>
            </w:r>
          </w:p>
        </w:tc>
      </w:tr>
    </w:tbl>
    <w:p w14:paraId="7F2D6A98">
      <w:pPr>
        <w:pStyle w:val="2"/>
        <w:numPr>
          <w:ilvl w:val="0"/>
          <w:numId w:val="0"/>
        </w:numPr>
        <w:spacing w:before="326" w:after="163"/>
        <w:sectPr>
          <w:pgSz w:w="16838" w:h="11906" w:orient="landscape"/>
          <w:pgMar w:top="1418" w:right="1304" w:bottom="1134" w:left="1304" w:header="851" w:footer="992" w:gutter="0"/>
          <w:cols w:space="720" w:num="1"/>
          <w:docGrid w:type="linesAndChars" w:linePitch="326" w:charSpace="0"/>
        </w:sectPr>
      </w:pPr>
    </w:p>
    <w:p w14:paraId="066EAECC">
      <w:pPr>
        <w:pStyle w:val="2"/>
        <w:spacing w:before="326" w:after="163"/>
      </w:pPr>
      <w:bookmarkStart w:id="98" w:name="_Toc200790825"/>
      <w:bookmarkStart w:id="99" w:name="_Toc192833886"/>
      <w:bookmarkStart w:id="100" w:name="_Toc30282"/>
      <w:r>
        <w:rPr>
          <w:rFonts w:hint="eastAsia"/>
        </w:rPr>
        <w:t>应用层协议</w:t>
      </w:r>
      <w:bookmarkEnd w:id="95"/>
      <w:bookmarkEnd w:id="96"/>
      <w:bookmarkEnd w:id="97"/>
      <w:bookmarkEnd w:id="98"/>
      <w:bookmarkEnd w:id="99"/>
      <w:bookmarkEnd w:id="100"/>
    </w:p>
    <w:p w14:paraId="68F569AC">
      <w:pPr>
        <w:ind w:firstLine="480"/>
      </w:pPr>
      <w:r>
        <w:rPr>
          <w:rFonts w:hint="eastAsia"/>
        </w:rPr>
        <w:t>本层协议对总线可能出现的所有合法数据帧进行了定义，包括数据帧出现的条件及处理要求等。</w:t>
      </w:r>
    </w:p>
    <w:p w14:paraId="60D4F8D3">
      <w:pPr>
        <w:pStyle w:val="3"/>
        <w:spacing w:before="326" w:after="163"/>
      </w:pPr>
      <w:bookmarkStart w:id="101" w:name="_Toc514330382"/>
      <w:bookmarkStart w:id="102" w:name="_Toc443750126"/>
      <w:bookmarkStart w:id="103" w:name="_Toc192833887"/>
      <w:bookmarkStart w:id="104" w:name="_Toc7190"/>
      <w:bookmarkStart w:id="105" w:name="_Toc463603962"/>
      <w:r>
        <w:rPr>
          <w:rFonts w:hint="eastAsia"/>
        </w:rPr>
        <w:t xml:space="preserve"> </w:t>
      </w:r>
      <w:bookmarkStart w:id="106" w:name="_Toc200790826"/>
      <w:r>
        <w:rPr>
          <w:rFonts w:hint="eastAsia"/>
        </w:rPr>
        <w:t>综述</w:t>
      </w:r>
      <w:bookmarkEnd w:id="101"/>
      <w:bookmarkEnd w:id="102"/>
      <w:bookmarkEnd w:id="103"/>
      <w:bookmarkEnd w:id="104"/>
      <w:bookmarkEnd w:id="105"/>
      <w:bookmarkEnd w:id="106"/>
      <w:r>
        <w:rPr>
          <w:rFonts w:hint="eastAsia"/>
        </w:rPr>
        <w:t xml:space="preserve"> </w:t>
      </w:r>
    </w:p>
    <w:p w14:paraId="6E7D895C">
      <w:pPr>
        <w:pStyle w:val="4"/>
        <w:spacing w:before="326" w:after="163"/>
      </w:pPr>
      <w:bookmarkStart w:id="107" w:name="_Toc200790827"/>
      <w:bookmarkStart w:id="108" w:name="_Toc26939"/>
      <w:bookmarkStart w:id="109" w:name="_Toc192833888"/>
      <w:bookmarkStart w:id="110" w:name="_Toc463603963"/>
      <w:bookmarkStart w:id="111" w:name="_Toc514330383"/>
      <w:bookmarkStart w:id="112" w:name="_Toc443750127"/>
      <w:r>
        <w:rPr>
          <w:rFonts w:hint="eastAsia"/>
        </w:rPr>
        <w:t>数据传输约定</w:t>
      </w:r>
      <w:bookmarkEnd w:id="107"/>
      <w:bookmarkEnd w:id="108"/>
      <w:bookmarkEnd w:id="109"/>
      <w:bookmarkEnd w:id="110"/>
      <w:bookmarkEnd w:id="111"/>
      <w:bookmarkEnd w:id="112"/>
    </w:p>
    <w:p w14:paraId="0D319DAF">
      <w:pPr>
        <w:ind w:firstLine="480"/>
      </w:pPr>
      <w:r>
        <w:rPr>
          <w:rFonts w:hint="eastAsia"/>
        </w:rPr>
        <w:t>多字节数据按照高字节在前、低字节在后的方式传输；</w:t>
      </w:r>
    </w:p>
    <w:p w14:paraId="78AC819E">
      <w:pPr>
        <w:ind w:firstLine="480"/>
      </w:pPr>
      <w:r>
        <w:rPr>
          <w:rFonts w:hint="eastAsia"/>
        </w:rPr>
        <w:t>字节内数据按照高位在前、低位在后的方式传输。</w:t>
      </w:r>
    </w:p>
    <w:p w14:paraId="7C96638A">
      <w:pPr>
        <w:pStyle w:val="4"/>
        <w:spacing w:before="326" w:after="163"/>
      </w:pPr>
      <w:bookmarkStart w:id="113" w:name="_Toc200790828"/>
      <w:bookmarkStart w:id="114" w:name="_Toc192833889"/>
      <w:bookmarkStart w:id="115" w:name="_Toc514330384"/>
      <w:bookmarkStart w:id="116" w:name="_Toc799"/>
      <w:bookmarkStart w:id="117" w:name="_Toc463603965"/>
      <w:bookmarkStart w:id="118" w:name="_Toc443750129"/>
      <w:r>
        <w:rPr>
          <w:rFonts w:hint="eastAsia"/>
        </w:rPr>
        <w:t>帧代号命名方法</w:t>
      </w:r>
      <w:bookmarkEnd w:id="113"/>
      <w:bookmarkEnd w:id="114"/>
      <w:bookmarkEnd w:id="115"/>
      <w:bookmarkEnd w:id="116"/>
    </w:p>
    <w:p w14:paraId="5EA26584">
      <w:pPr>
        <w:ind w:firstLine="480"/>
      </w:pPr>
      <w:r>
        <w:rPr>
          <w:rFonts w:hint="eastAsia"/>
        </w:rPr>
        <w:t>每个仲裁域ID对应唯一确定的数据域内容定义，且具有唯一确定的帧代号，帧代号规则命名如下图所示。</w:t>
      </w:r>
    </w:p>
    <w:p w14:paraId="644ADCB6">
      <w:pPr>
        <w:pStyle w:val="97"/>
      </w:pPr>
      <w:r>
        <w:object>
          <v:shape id="_x0000_i1029" o:spt="75" type="#_x0000_t75" style="height:70.4pt;width:163.15pt;" o:ole="t" filled="f" o:preferrelative="t" stroked="f" coordsize="21600,21600">
            <v:path/>
            <v:fill on="f" alignshape="1" focussize="0,0"/>
            <v:stroke on="f"/>
            <v:imagedata r:id="rId22" o:title=""/>
            <o:lock v:ext="edit" aspectratio="t"/>
            <w10:wrap type="none"/>
            <w10:anchorlock/>
          </v:shape>
          <o:OLEObject Type="Embed" ProgID="Visio.Drawing.11" ShapeID="_x0000_i1029" DrawAspect="Content" ObjectID="_1468075727" r:id="rId21">
            <o:LockedField>false</o:LockedField>
          </o:OLEObject>
        </w:object>
      </w:r>
    </w:p>
    <w:p w14:paraId="3C5DC457">
      <w:pPr>
        <w:pStyle w:val="14"/>
      </w:pPr>
      <w:r>
        <w:rPr>
          <w:rFonts w:hint="eastAsia"/>
        </w:rPr>
        <w:t>图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图 \* ARABIC</w:instrText>
      </w:r>
      <w:r>
        <w:instrText xml:space="preserve"> </w:instrText>
      </w:r>
      <w:r>
        <w:fldChar w:fldCharType="separate"/>
      </w:r>
      <w:r>
        <w:rPr>
          <w:lang/>
        </w:rPr>
        <w:t>6</w:t>
      </w:r>
      <w:r>
        <w:fldChar w:fldCharType="end"/>
      </w:r>
      <w:r>
        <w:t xml:space="preserve"> </w:t>
      </w:r>
      <w:r>
        <w:rPr>
          <w:rFonts w:hint="eastAsia"/>
        </w:rPr>
        <w:t>帧代号命名规则</w:t>
      </w:r>
    </w:p>
    <w:p w14:paraId="364F7E9B">
      <w:pPr>
        <w:pStyle w:val="5"/>
        <w:spacing w:before="326" w:after="163"/>
      </w:pPr>
      <w:r>
        <w:rPr>
          <w:rFonts w:hint="eastAsia"/>
        </w:rPr>
        <w:t>CAN节点代码定义</w:t>
      </w:r>
    </w:p>
    <w:p w14:paraId="0A9B83F9">
      <w:pPr>
        <w:ind w:firstLine="480"/>
      </w:pPr>
      <w:r>
        <w:rPr>
          <w:rFonts w:hint="eastAsia"/>
        </w:rPr>
        <w:t>CAN节点代码定义见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REF _Ref186924195 \h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表</w:t>
      </w:r>
      <w:r>
        <w:rPr>
          <w:lang/>
        </w:rPr>
        <w:t>3</w:t>
      </w:r>
      <w:r>
        <w:fldChar w:fldCharType="end"/>
      </w:r>
      <w:r>
        <w:rPr>
          <w:rFonts w:hint="eastAsia"/>
        </w:rPr>
        <w:t>。</w:t>
      </w:r>
    </w:p>
    <w:p w14:paraId="4D4668C0">
      <w:pPr>
        <w:pStyle w:val="14"/>
      </w:pPr>
      <w:bookmarkStart w:id="119" w:name="_Ref186924195"/>
      <w:r>
        <w:rPr>
          <w:rFonts w:hint="eastAsia"/>
        </w:rPr>
        <w:t>表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表 \* ARABIC</w:instrText>
      </w:r>
      <w:r>
        <w:instrText xml:space="preserve"> </w:instrText>
      </w:r>
      <w:r>
        <w:fldChar w:fldCharType="separate"/>
      </w:r>
      <w:r>
        <w:rPr>
          <w:lang/>
        </w:rPr>
        <w:t>3</w:t>
      </w:r>
      <w:r>
        <w:fldChar w:fldCharType="end"/>
      </w:r>
      <w:bookmarkEnd w:id="119"/>
      <w:r>
        <w:t xml:space="preserve"> </w:t>
      </w:r>
      <w:r>
        <w:rPr>
          <w:rFonts w:hint="eastAsia"/>
        </w:rPr>
        <w:t>CAN节点代码定义</w:t>
      </w:r>
    </w:p>
    <w:tbl>
      <w:tblPr>
        <w:tblStyle w:val="43"/>
        <w:tblW w:w="4813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50"/>
        <w:gridCol w:w="2443"/>
        <w:gridCol w:w="1320"/>
      </w:tblGrid>
      <w:tr w14:paraId="64101A6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dxa"/>
          <w:wAfter w:w="0" w:type="dxa"/>
          <w:trHeight w:val="272" w:hRule="atLeast"/>
          <w:jc w:val="center"/>
        </w:trPr>
        <w:tc>
          <w:tcPr>
            <w:tcW w:w="1050" w:type="dxa"/>
            <w:noWrap w:val="0"/>
            <w:vAlign w:val="center"/>
          </w:tcPr>
          <w:p w14:paraId="4181978B">
            <w:pPr>
              <w:pStyle w:val="99"/>
            </w:pPr>
            <w:r>
              <w:rPr>
                <w:rFonts w:hint="eastAsia"/>
              </w:rPr>
              <w:t>序号</w:t>
            </w:r>
          </w:p>
        </w:tc>
        <w:tc>
          <w:tcPr>
            <w:tcW w:w="2443" w:type="dxa"/>
            <w:noWrap w:val="0"/>
            <w:vAlign w:val="center"/>
          </w:tcPr>
          <w:p w14:paraId="5B88DA08">
            <w:pPr>
              <w:pStyle w:val="99"/>
            </w:pPr>
            <w:r>
              <w:rPr>
                <w:rFonts w:hint="eastAsia"/>
              </w:rPr>
              <w:t>节点名称</w:t>
            </w:r>
          </w:p>
        </w:tc>
        <w:tc>
          <w:tcPr>
            <w:tcW w:w="1320" w:type="dxa"/>
            <w:noWrap w:val="0"/>
            <w:vAlign w:val="center"/>
          </w:tcPr>
          <w:p w14:paraId="17F6EA31">
            <w:pPr>
              <w:pStyle w:val="99"/>
            </w:pPr>
            <w:r>
              <w:rPr>
                <w:rFonts w:hint="eastAsia"/>
              </w:rPr>
              <w:t>节点代码</w:t>
            </w:r>
          </w:p>
        </w:tc>
      </w:tr>
      <w:tr w14:paraId="458431B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dxa"/>
          <w:wAfter w:w="0" w:type="dxa"/>
          <w:trHeight w:val="272" w:hRule="atLeast"/>
          <w:jc w:val="center"/>
        </w:trPr>
        <w:tc>
          <w:tcPr>
            <w:tcW w:w="1050" w:type="dxa"/>
            <w:noWrap w:val="0"/>
            <w:vAlign w:val="center"/>
          </w:tcPr>
          <w:p w14:paraId="6A6F6807">
            <w:pPr>
              <w:pStyle w:val="99"/>
            </w:pPr>
            <w:r>
              <w:rPr>
                <w:rFonts w:hint="eastAsia"/>
              </w:rPr>
              <w:t>1</w:t>
            </w:r>
          </w:p>
        </w:tc>
        <w:tc>
          <w:tcPr>
            <w:tcW w:w="2443" w:type="dxa"/>
            <w:noWrap w:val="0"/>
            <w:vAlign w:val="center"/>
          </w:tcPr>
          <w:p w14:paraId="69356CAE">
            <w:pPr>
              <w:pStyle w:val="99"/>
            </w:pPr>
            <w:r>
              <w:rPr>
                <w:rFonts w:hint="eastAsia"/>
              </w:rPr>
              <w:t>中心计算机</w:t>
            </w:r>
          </w:p>
        </w:tc>
        <w:tc>
          <w:tcPr>
            <w:tcW w:w="1320" w:type="dxa"/>
            <w:noWrap w:val="0"/>
            <w:vAlign w:val="center"/>
          </w:tcPr>
          <w:p w14:paraId="3174088C">
            <w:pPr>
              <w:pStyle w:val="99"/>
            </w:pPr>
            <w:r>
              <w:rPr>
                <w:rFonts w:hint="eastAsia"/>
              </w:rPr>
              <w:t>ZD</w:t>
            </w:r>
          </w:p>
        </w:tc>
      </w:tr>
      <w:tr w14:paraId="55B1C06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dxa"/>
          <w:wAfter w:w="0" w:type="dxa"/>
          <w:trHeight w:val="272" w:hRule="atLeast"/>
          <w:jc w:val="center"/>
        </w:trPr>
        <w:tc>
          <w:tcPr>
            <w:tcW w:w="1050" w:type="dxa"/>
            <w:noWrap w:val="0"/>
            <w:vAlign w:val="center"/>
          </w:tcPr>
          <w:p w14:paraId="2666C22B">
            <w:pPr>
              <w:pStyle w:val="99"/>
            </w:pPr>
            <w:r>
              <w:rPr>
                <w:rFonts w:hint="eastAsia"/>
              </w:rPr>
              <w:t>2</w:t>
            </w:r>
          </w:p>
        </w:tc>
        <w:tc>
          <w:tcPr>
            <w:tcW w:w="2443" w:type="dxa"/>
            <w:noWrap w:val="0"/>
            <w:vAlign w:val="center"/>
          </w:tcPr>
          <w:p w14:paraId="21A4C23A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X测控数传一体机</w:t>
            </w:r>
          </w:p>
        </w:tc>
        <w:tc>
          <w:tcPr>
            <w:tcW w:w="1320" w:type="dxa"/>
            <w:noWrap w:val="0"/>
            <w:vAlign w:val="center"/>
          </w:tcPr>
          <w:p w14:paraId="625BD96A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XC</w:t>
            </w:r>
          </w:p>
        </w:tc>
      </w:tr>
      <w:tr w14:paraId="107B788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dxa"/>
          <w:wAfter w:w="0" w:type="dxa"/>
          <w:trHeight w:val="272" w:hRule="atLeast"/>
          <w:jc w:val="center"/>
        </w:trPr>
        <w:tc>
          <w:tcPr>
            <w:tcW w:w="1050" w:type="dxa"/>
            <w:noWrap w:val="0"/>
            <w:vAlign w:val="center"/>
          </w:tcPr>
          <w:p w14:paraId="509D67F3">
            <w:pPr>
              <w:pStyle w:val="99"/>
            </w:pPr>
            <w:r>
              <w:rPr>
                <w:rFonts w:hint="eastAsia"/>
              </w:rPr>
              <w:t>3</w:t>
            </w:r>
          </w:p>
        </w:tc>
        <w:tc>
          <w:tcPr>
            <w:tcW w:w="2443" w:type="dxa"/>
            <w:noWrap w:val="0"/>
            <w:vAlign w:val="center"/>
          </w:tcPr>
          <w:p w14:paraId="27002FE8">
            <w:pPr>
              <w:pStyle w:val="99"/>
            </w:pPr>
            <w:r>
              <w:rPr>
                <w:rFonts w:hint="eastAsia"/>
              </w:rPr>
              <w:t>北斗短报文</w:t>
            </w:r>
          </w:p>
        </w:tc>
        <w:tc>
          <w:tcPr>
            <w:tcW w:w="1320" w:type="dxa"/>
            <w:noWrap w:val="0"/>
            <w:vAlign w:val="center"/>
          </w:tcPr>
          <w:p w14:paraId="717B88BF">
            <w:pPr>
              <w:pStyle w:val="99"/>
            </w:pPr>
            <w:r>
              <w:rPr>
                <w:rFonts w:hint="eastAsia"/>
              </w:rPr>
              <w:t>BD</w:t>
            </w:r>
          </w:p>
        </w:tc>
      </w:tr>
      <w:tr w14:paraId="75FBA27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dxa"/>
          <w:wAfter w:w="0" w:type="dxa"/>
          <w:trHeight w:val="272" w:hRule="atLeast"/>
          <w:jc w:val="center"/>
        </w:trPr>
        <w:tc>
          <w:tcPr>
            <w:tcW w:w="1050" w:type="dxa"/>
            <w:noWrap w:val="0"/>
            <w:vAlign w:val="center"/>
          </w:tcPr>
          <w:p w14:paraId="6B5102E2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2443" w:type="dxa"/>
            <w:noWrap w:val="0"/>
            <w:vAlign w:val="center"/>
          </w:tcPr>
          <w:p w14:paraId="47565DBC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UHF通信机</w:t>
            </w:r>
          </w:p>
        </w:tc>
        <w:tc>
          <w:tcPr>
            <w:tcW w:w="1320" w:type="dxa"/>
            <w:noWrap w:val="0"/>
            <w:vAlign w:val="center"/>
          </w:tcPr>
          <w:p w14:paraId="5E46A433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UT</w:t>
            </w:r>
          </w:p>
        </w:tc>
      </w:tr>
      <w:tr w14:paraId="331F897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dxa"/>
          <w:wAfter w:w="0" w:type="dxa"/>
          <w:trHeight w:val="272" w:hRule="atLeast"/>
          <w:jc w:val="center"/>
        </w:trPr>
        <w:tc>
          <w:tcPr>
            <w:tcW w:w="1050" w:type="dxa"/>
            <w:noWrap w:val="0"/>
            <w:vAlign w:val="center"/>
          </w:tcPr>
          <w:p w14:paraId="7E379054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5</w:t>
            </w:r>
          </w:p>
        </w:tc>
        <w:tc>
          <w:tcPr>
            <w:tcW w:w="2443" w:type="dxa"/>
            <w:noWrap w:val="0"/>
            <w:vAlign w:val="center"/>
          </w:tcPr>
          <w:p w14:paraId="67476E78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HAN推进</w:t>
            </w:r>
          </w:p>
        </w:tc>
        <w:tc>
          <w:tcPr>
            <w:tcW w:w="1320" w:type="dxa"/>
            <w:noWrap w:val="0"/>
            <w:vAlign w:val="center"/>
          </w:tcPr>
          <w:p w14:paraId="22EA9A97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TJ</w:t>
            </w:r>
          </w:p>
        </w:tc>
      </w:tr>
      <w:tr w14:paraId="1D4D944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dxa"/>
          <w:wAfter w:w="0" w:type="dxa"/>
          <w:trHeight w:val="272" w:hRule="atLeast"/>
          <w:jc w:val="center"/>
        </w:trPr>
        <w:tc>
          <w:tcPr>
            <w:tcW w:w="1050" w:type="dxa"/>
            <w:noWrap w:val="0"/>
            <w:vAlign w:val="center"/>
          </w:tcPr>
          <w:p w14:paraId="1C3F4EFD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6</w:t>
            </w:r>
          </w:p>
        </w:tc>
        <w:tc>
          <w:tcPr>
            <w:tcW w:w="2443" w:type="dxa"/>
            <w:noWrap w:val="0"/>
            <w:vAlign w:val="center"/>
          </w:tcPr>
          <w:p w14:paraId="06AC08EF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星敏A</w:t>
            </w:r>
          </w:p>
        </w:tc>
        <w:tc>
          <w:tcPr>
            <w:tcW w:w="1320" w:type="dxa"/>
            <w:noWrap w:val="0"/>
            <w:vAlign w:val="center"/>
          </w:tcPr>
          <w:p w14:paraId="4126568A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SA</w:t>
            </w:r>
          </w:p>
        </w:tc>
      </w:tr>
      <w:tr w14:paraId="03A47AA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dxa"/>
          <w:wAfter w:w="0" w:type="dxa"/>
          <w:trHeight w:val="272" w:hRule="atLeast"/>
          <w:jc w:val="center"/>
        </w:trPr>
        <w:tc>
          <w:tcPr>
            <w:tcW w:w="1050" w:type="dxa"/>
            <w:noWrap w:val="0"/>
            <w:vAlign w:val="center"/>
          </w:tcPr>
          <w:p w14:paraId="6A357F70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7</w:t>
            </w:r>
          </w:p>
        </w:tc>
        <w:tc>
          <w:tcPr>
            <w:tcW w:w="2443" w:type="dxa"/>
            <w:noWrap w:val="0"/>
            <w:vAlign w:val="center"/>
          </w:tcPr>
          <w:p w14:paraId="46996E23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星敏B</w:t>
            </w:r>
          </w:p>
        </w:tc>
        <w:tc>
          <w:tcPr>
            <w:tcW w:w="1320" w:type="dxa"/>
            <w:noWrap w:val="0"/>
            <w:vAlign w:val="center"/>
          </w:tcPr>
          <w:p w14:paraId="1E16537C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SB</w:t>
            </w:r>
          </w:p>
        </w:tc>
      </w:tr>
      <w:tr w14:paraId="4BE69F5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dxa"/>
          <w:wAfter w:w="0" w:type="dxa"/>
          <w:trHeight w:val="272" w:hRule="atLeast"/>
          <w:jc w:val="center"/>
        </w:trPr>
        <w:tc>
          <w:tcPr>
            <w:tcW w:w="1050" w:type="dxa"/>
            <w:noWrap w:val="0"/>
            <w:vAlign w:val="center"/>
          </w:tcPr>
          <w:p w14:paraId="420D9518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8</w:t>
            </w:r>
          </w:p>
        </w:tc>
        <w:tc>
          <w:tcPr>
            <w:tcW w:w="2443" w:type="dxa"/>
            <w:noWrap w:val="0"/>
            <w:vAlign w:val="center"/>
          </w:tcPr>
          <w:p w14:paraId="45815F54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飞轮X</w:t>
            </w:r>
          </w:p>
        </w:tc>
        <w:tc>
          <w:tcPr>
            <w:tcW w:w="1320" w:type="dxa"/>
            <w:noWrap w:val="0"/>
            <w:vAlign w:val="center"/>
          </w:tcPr>
          <w:p w14:paraId="3516CD89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FX</w:t>
            </w:r>
          </w:p>
        </w:tc>
      </w:tr>
      <w:tr w14:paraId="6019AF1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dxa"/>
          <w:wAfter w:w="0" w:type="dxa"/>
          <w:trHeight w:val="272" w:hRule="atLeast"/>
          <w:jc w:val="center"/>
        </w:trPr>
        <w:tc>
          <w:tcPr>
            <w:tcW w:w="1050" w:type="dxa"/>
            <w:noWrap w:val="0"/>
            <w:vAlign w:val="center"/>
          </w:tcPr>
          <w:p w14:paraId="3BE4C676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9</w:t>
            </w:r>
          </w:p>
        </w:tc>
        <w:tc>
          <w:tcPr>
            <w:tcW w:w="2443" w:type="dxa"/>
            <w:noWrap w:val="0"/>
            <w:vAlign w:val="center"/>
          </w:tcPr>
          <w:p w14:paraId="3B45545D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飞轮Y</w:t>
            </w:r>
          </w:p>
        </w:tc>
        <w:tc>
          <w:tcPr>
            <w:tcW w:w="1320" w:type="dxa"/>
            <w:noWrap w:val="0"/>
            <w:vAlign w:val="center"/>
          </w:tcPr>
          <w:p w14:paraId="7703EB5A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FY</w:t>
            </w:r>
          </w:p>
        </w:tc>
      </w:tr>
      <w:tr w14:paraId="02FD698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dxa"/>
          <w:wAfter w:w="0" w:type="dxa"/>
          <w:trHeight w:val="272" w:hRule="atLeast"/>
          <w:jc w:val="center"/>
        </w:trPr>
        <w:tc>
          <w:tcPr>
            <w:tcW w:w="1050" w:type="dxa"/>
            <w:noWrap w:val="0"/>
            <w:vAlign w:val="center"/>
          </w:tcPr>
          <w:p w14:paraId="6B0BCB72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10</w:t>
            </w:r>
          </w:p>
        </w:tc>
        <w:tc>
          <w:tcPr>
            <w:tcW w:w="2443" w:type="dxa"/>
            <w:noWrap w:val="0"/>
            <w:vAlign w:val="center"/>
          </w:tcPr>
          <w:p w14:paraId="3AC18B50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飞轮Z</w:t>
            </w:r>
          </w:p>
        </w:tc>
        <w:tc>
          <w:tcPr>
            <w:tcW w:w="1320" w:type="dxa"/>
            <w:noWrap w:val="0"/>
            <w:vAlign w:val="center"/>
          </w:tcPr>
          <w:p w14:paraId="2DE95901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FZ</w:t>
            </w:r>
          </w:p>
        </w:tc>
      </w:tr>
      <w:tr w14:paraId="509C3D1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dxa"/>
          <w:wAfter w:w="0" w:type="dxa"/>
          <w:trHeight w:val="272" w:hRule="atLeast"/>
          <w:jc w:val="center"/>
        </w:trPr>
        <w:tc>
          <w:tcPr>
            <w:tcW w:w="1050" w:type="dxa"/>
            <w:noWrap w:val="0"/>
            <w:vAlign w:val="center"/>
          </w:tcPr>
          <w:p w14:paraId="7CA62CE8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11</w:t>
            </w:r>
          </w:p>
        </w:tc>
        <w:tc>
          <w:tcPr>
            <w:tcW w:w="2443" w:type="dxa"/>
            <w:noWrap w:val="0"/>
            <w:vAlign w:val="center"/>
          </w:tcPr>
          <w:p w14:paraId="4D7CCE2D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飞轮S</w:t>
            </w:r>
          </w:p>
        </w:tc>
        <w:tc>
          <w:tcPr>
            <w:tcW w:w="1320" w:type="dxa"/>
            <w:noWrap w:val="0"/>
            <w:vAlign w:val="center"/>
          </w:tcPr>
          <w:p w14:paraId="72E214AA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FS</w:t>
            </w:r>
          </w:p>
        </w:tc>
      </w:tr>
      <w:tr w14:paraId="2D794D2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dxa"/>
          <w:wAfter w:w="0" w:type="dxa"/>
          <w:trHeight w:val="272" w:hRule="atLeast"/>
          <w:jc w:val="center"/>
        </w:trPr>
        <w:tc>
          <w:tcPr>
            <w:tcW w:w="1050" w:type="dxa"/>
            <w:noWrap w:val="0"/>
            <w:vAlign w:val="center"/>
          </w:tcPr>
          <w:p w14:paraId="79ACE1B8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12</w:t>
            </w:r>
          </w:p>
        </w:tc>
        <w:tc>
          <w:tcPr>
            <w:tcW w:w="2443" w:type="dxa"/>
            <w:noWrap w:val="0"/>
            <w:vAlign w:val="center"/>
          </w:tcPr>
          <w:p w14:paraId="7E99BF1E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太敏A</w:t>
            </w:r>
          </w:p>
        </w:tc>
        <w:tc>
          <w:tcPr>
            <w:tcW w:w="1320" w:type="dxa"/>
            <w:noWrap w:val="0"/>
            <w:vAlign w:val="center"/>
          </w:tcPr>
          <w:p w14:paraId="119348B6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TA</w:t>
            </w:r>
          </w:p>
        </w:tc>
      </w:tr>
      <w:tr w14:paraId="2DCDBCF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dxa"/>
          <w:wAfter w:w="0" w:type="dxa"/>
          <w:trHeight w:val="272" w:hRule="atLeast"/>
          <w:jc w:val="center"/>
        </w:trPr>
        <w:tc>
          <w:tcPr>
            <w:tcW w:w="1050" w:type="dxa"/>
            <w:noWrap w:val="0"/>
            <w:vAlign w:val="center"/>
          </w:tcPr>
          <w:p w14:paraId="55DE0954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13</w:t>
            </w:r>
          </w:p>
        </w:tc>
        <w:tc>
          <w:tcPr>
            <w:tcW w:w="2443" w:type="dxa"/>
            <w:noWrap w:val="0"/>
            <w:vAlign w:val="center"/>
          </w:tcPr>
          <w:p w14:paraId="0D6D9080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太敏B</w:t>
            </w:r>
          </w:p>
        </w:tc>
        <w:tc>
          <w:tcPr>
            <w:tcW w:w="1320" w:type="dxa"/>
            <w:noWrap w:val="0"/>
            <w:vAlign w:val="center"/>
          </w:tcPr>
          <w:p w14:paraId="05F753A1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TB</w:t>
            </w:r>
          </w:p>
        </w:tc>
      </w:tr>
      <w:tr w14:paraId="4D5C394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dxa"/>
          <w:wAfter w:w="0" w:type="dxa"/>
          <w:trHeight w:val="272" w:hRule="atLeast"/>
          <w:jc w:val="center"/>
        </w:trPr>
        <w:tc>
          <w:tcPr>
            <w:tcW w:w="1050" w:type="dxa"/>
            <w:noWrap w:val="0"/>
            <w:vAlign w:val="center"/>
          </w:tcPr>
          <w:p w14:paraId="0976D442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14</w:t>
            </w:r>
          </w:p>
        </w:tc>
        <w:tc>
          <w:tcPr>
            <w:tcW w:w="2443" w:type="dxa"/>
            <w:noWrap w:val="0"/>
            <w:vAlign w:val="center"/>
          </w:tcPr>
          <w:p w14:paraId="2CDEBF00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磁强计</w:t>
            </w:r>
          </w:p>
        </w:tc>
        <w:tc>
          <w:tcPr>
            <w:tcW w:w="1320" w:type="dxa"/>
            <w:noWrap w:val="0"/>
            <w:vAlign w:val="center"/>
          </w:tcPr>
          <w:p w14:paraId="6B33F95C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CQ</w:t>
            </w:r>
          </w:p>
        </w:tc>
      </w:tr>
      <w:tr w14:paraId="6CBA0B6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dxa"/>
          <w:wAfter w:w="0" w:type="dxa"/>
          <w:trHeight w:val="272" w:hRule="atLeast"/>
          <w:jc w:val="center"/>
        </w:trPr>
        <w:tc>
          <w:tcPr>
            <w:tcW w:w="1050" w:type="dxa"/>
            <w:noWrap w:val="0"/>
            <w:vAlign w:val="center"/>
          </w:tcPr>
          <w:p w14:paraId="5EC62683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15</w:t>
            </w:r>
          </w:p>
        </w:tc>
        <w:tc>
          <w:tcPr>
            <w:tcW w:w="2443" w:type="dxa"/>
            <w:noWrap w:val="0"/>
            <w:vAlign w:val="center"/>
          </w:tcPr>
          <w:p w14:paraId="6BB78EFD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多光谱相机</w:t>
            </w:r>
          </w:p>
        </w:tc>
        <w:tc>
          <w:tcPr>
            <w:tcW w:w="1320" w:type="dxa"/>
            <w:noWrap w:val="0"/>
            <w:vAlign w:val="center"/>
          </w:tcPr>
          <w:p w14:paraId="117F16C0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DG</w:t>
            </w:r>
          </w:p>
        </w:tc>
      </w:tr>
      <w:tr w14:paraId="6D64C52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dxa"/>
          <w:wAfter w:w="0" w:type="dxa"/>
          <w:trHeight w:val="272" w:hRule="atLeast"/>
          <w:jc w:val="center"/>
        </w:trPr>
        <w:tc>
          <w:tcPr>
            <w:tcW w:w="1050" w:type="dxa"/>
            <w:noWrap w:val="0"/>
            <w:vAlign w:val="center"/>
          </w:tcPr>
          <w:p w14:paraId="3DE203F6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16</w:t>
            </w:r>
          </w:p>
        </w:tc>
        <w:tc>
          <w:tcPr>
            <w:tcW w:w="2443" w:type="dxa"/>
            <w:noWrap w:val="0"/>
            <w:vAlign w:val="center"/>
          </w:tcPr>
          <w:p w14:paraId="0FDA121E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红外相机</w:t>
            </w:r>
          </w:p>
        </w:tc>
        <w:tc>
          <w:tcPr>
            <w:tcW w:w="1320" w:type="dxa"/>
            <w:noWrap w:val="0"/>
            <w:vAlign w:val="center"/>
          </w:tcPr>
          <w:p w14:paraId="645991DB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HW</w:t>
            </w:r>
          </w:p>
        </w:tc>
      </w:tr>
      <w:tr w14:paraId="3B6BBAA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dxa"/>
          <w:wAfter w:w="0" w:type="dxa"/>
          <w:trHeight w:val="272" w:hRule="atLeast"/>
          <w:jc w:val="center"/>
        </w:trPr>
        <w:tc>
          <w:tcPr>
            <w:tcW w:w="1050" w:type="dxa"/>
            <w:noWrap w:val="0"/>
            <w:vAlign w:val="center"/>
          </w:tcPr>
          <w:p w14:paraId="765D6202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17</w:t>
            </w:r>
          </w:p>
        </w:tc>
        <w:tc>
          <w:tcPr>
            <w:tcW w:w="2443" w:type="dxa"/>
            <w:noWrap w:val="0"/>
            <w:vAlign w:val="center"/>
          </w:tcPr>
          <w:p w14:paraId="0957270F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AIS接收机</w:t>
            </w:r>
          </w:p>
        </w:tc>
        <w:tc>
          <w:tcPr>
            <w:tcW w:w="1320" w:type="dxa"/>
            <w:noWrap w:val="0"/>
            <w:vAlign w:val="center"/>
          </w:tcPr>
          <w:p w14:paraId="3B1DCBD8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AS</w:t>
            </w:r>
          </w:p>
        </w:tc>
      </w:tr>
      <w:tr w14:paraId="656AE6F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dxa"/>
          <w:wAfter w:w="0" w:type="dxa"/>
          <w:trHeight w:val="272" w:hRule="atLeast"/>
          <w:jc w:val="center"/>
        </w:trPr>
        <w:tc>
          <w:tcPr>
            <w:tcW w:w="1050" w:type="dxa"/>
            <w:noWrap w:val="0"/>
            <w:vAlign w:val="center"/>
          </w:tcPr>
          <w:p w14:paraId="77739B82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18</w:t>
            </w:r>
          </w:p>
        </w:tc>
        <w:tc>
          <w:tcPr>
            <w:tcW w:w="2443" w:type="dxa"/>
            <w:noWrap w:val="0"/>
            <w:vAlign w:val="center"/>
          </w:tcPr>
          <w:p w14:paraId="61E7E0E7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AI处理板</w:t>
            </w:r>
          </w:p>
        </w:tc>
        <w:tc>
          <w:tcPr>
            <w:tcW w:w="1320" w:type="dxa"/>
            <w:noWrap w:val="0"/>
            <w:vAlign w:val="center"/>
          </w:tcPr>
          <w:p w14:paraId="419F5CBE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A</w:t>
            </w:r>
            <w:r>
              <w:t>P</w:t>
            </w:r>
          </w:p>
        </w:tc>
      </w:tr>
      <w:tr w14:paraId="36321FB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dxa"/>
          <w:wAfter w:w="0" w:type="dxa"/>
          <w:trHeight w:val="272" w:hRule="atLeast"/>
          <w:jc w:val="center"/>
        </w:trPr>
        <w:tc>
          <w:tcPr>
            <w:tcW w:w="1050" w:type="dxa"/>
            <w:noWrap w:val="0"/>
            <w:vAlign w:val="center"/>
          </w:tcPr>
          <w:p w14:paraId="3C55A78D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9</w:t>
            </w:r>
          </w:p>
        </w:tc>
        <w:tc>
          <w:tcPr>
            <w:tcW w:w="2443" w:type="dxa"/>
            <w:noWrap w:val="0"/>
            <w:vAlign w:val="center"/>
          </w:tcPr>
          <w:p w14:paraId="0E94173E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AI控制板</w:t>
            </w:r>
          </w:p>
        </w:tc>
        <w:tc>
          <w:tcPr>
            <w:tcW w:w="1320" w:type="dxa"/>
            <w:noWrap w:val="0"/>
            <w:vAlign w:val="center"/>
          </w:tcPr>
          <w:p w14:paraId="5FCDED0D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A</w:t>
            </w:r>
            <w:r>
              <w:t>C</w:t>
            </w:r>
          </w:p>
        </w:tc>
      </w:tr>
      <w:tr w14:paraId="08CC435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dxa"/>
          <w:wAfter w:w="0" w:type="dxa"/>
          <w:trHeight w:val="272" w:hRule="atLeast"/>
          <w:jc w:val="center"/>
        </w:trPr>
        <w:tc>
          <w:tcPr>
            <w:tcW w:w="1050" w:type="dxa"/>
            <w:noWrap w:val="0"/>
            <w:vAlign w:val="center"/>
          </w:tcPr>
          <w:p w14:paraId="11EB1918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</w:t>
            </w:r>
          </w:p>
        </w:tc>
        <w:tc>
          <w:tcPr>
            <w:tcW w:w="2443" w:type="dxa"/>
            <w:noWrap w:val="0"/>
            <w:vAlign w:val="center"/>
          </w:tcPr>
          <w:p w14:paraId="6A1DA66D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姿控计算机</w:t>
            </w:r>
          </w:p>
        </w:tc>
        <w:tc>
          <w:tcPr>
            <w:tcW w:w="1320" w:type="dxa"/>
            <w:noWrap w:val="0"/>
            <w:vAlign w:val="center"/>
          </w:tcPr>
          <w:p w14:paraId="685FF36A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ZK</w:t>
            </w:r>
          </w:p>
        </w:tc>
      </w:tr>
    </w:tbl>
    <w:p w14:paraId="3485EF95">
      <w:pPr>
        <w:pStyle w:val="5"/>
        <w:spacing w:before="326" w:after="163"/>
      </w:pPr>
      <w:r>
        <w:rPr>
          <w:rFonts w:hint="eastAsia"/>
        </w:rPr>
        <w:t>帧类型码</w:t>
      </w:r>
    </w:p>
    <w:p w14:paraId="33B9C56D">
      <w:pPr>
        <w:pStyle w:val="87"/>
        <w:ind w:left="935" w:hanging="425"/>
        <w:outlineLvl w:val="9"/>
      </w:pPr>
      <w:r>
        <w:rPr>
          <w:rFonts w:hint="eastAsia"/>
        </w:rPr>
        <w:t>广播帧的类型码为字母“B”；</w:t>
      </w:r>
    </w:p>
    <w:p w14:paraId="5EDF28E9">
      <w:pPr>
        <w:pStyle w:val="87"/>
        <w:ind w:left="935" w:hanging="425"/>
        <w:outlineLvl w:val="9"/>
      </w:pPr>
      <w:r>
        <w:rPr>
          <w:rFonts w:hint="eastAsia"/>
        </w:rPr>
        <w:t>指令帧的类型码为字母“Z”；</w:t>
      </w:r>
    </w:p>
    <w:p w14:paraId="145293DB">
      <w:pPr>
        <w:pStyle w:val="87"/>
        <w:ind w:left="935" w:hanging="425"/>
        <w:outlineLvl w:val="9"/>
      </w:pPr>
      <w:r>
        <w:rPr>
          <w:rFonts w:hint="eastAsia"/>
        </w:rPr>
        <w:t>工程参数帧的类型码为字母“G”；</w:t>
      </w:r>
    </w:p>
    <w:p w14:paraId="7A946287">
      <w:pPr>
        <w:pStyle w:val="87"/>
        <w:ind w:left="935" w:hanging="425"/>
        <w:outlineLvl w:val="9"/>
      </w:pPr>
      <w:r>
        <w:rPr>
          <w:rFonts w:hint="eastAsia"/>
        </w:rPr>
        <w:t>应答帧的类型码为字母“Y”；</w:t>
      </w:r>
    </w:p>
    <w:p w14:paraId="3342C932">
      <w:pPr>
        <w:pStyle w:val="5"/>
        <w:spacing w:before="326" w:after="163"/>
      </w:pPr>
      <w:r>
        <w:rPr>
          <w:rFonts w:hint="eastAsia"/>
        </w:rPr>
        <w:t>帧编号</w:t>
      </w:r>
    </w:p>
    <w:p w14:paraId="626775F3">
      <w:pPr>
        <w:ind w:firstLine="480"/>
      </w:pPr>
      <w:r>
        <w:rPr>
          <w:rFonts w:hint="eastAsia"/>
        </w:rPr>
        <w:t>帧编号为3位10进制编码，根据需要可以从001到999。</w:t>
      </w:r>
    </w:p>
    <w:bookmarkEnd w:id="117"/>
    <w:bookmarkEnd w:id="118"/>
    <w:p w14:paraId="0520E335">
      <w:pPr>
        <w:pStyle w:val="3"/>
        <w:spacing w:before="326" w:after="163"/>
        <w:rPr>
          <w:rFonts w:hint="eastAsia"/>
        </w:rPr>
      </w:pPr>
      <w:bookmarkStart w:id="120" w:name="_Toc15025"/>
      <w:bookmarkStart w:id="121" w:name="_Toc514330385"/>
      <w:bookmarkStart w:id="122" w:name="_Toc192833890"/>
      <w:bookmarkStart w:id="123" w:name="_Toc200790829"/>
      <w:bookmarkStart w:id="124" w:name="_Toc514071693"/>
      <w:r>
        <w:t>下行遥测</w:t>
      </w:r>
      <w:bookmarkEnd w:id="120"/>
      <w:bookmarkEnd w:id="121"/>
      <w:bookmarkEnd w:id="122"/>
      <w:bookmarkEnd w:id="123"/>
    </w:p>
    <w:p w14:paraId="6E254BB8">
      <w:pPr>
        <w:ind w:firstLine="480"/>
      </w:pPr>
      <w:r>
        <w:rPr>
          <w:rFonts w:hint="eastAsia"/>
        </w:rPr>
        <w:t>AI处理机遥测下行周期为</w:t>
      </w:r>
      <w:r>
        <w:t>1</w:t>
      </w:r>
      <w:r>
        <w:rPr>
          <w:rFonts w:hint="eastAsia"/>
        </w:rPr>
        <w:t>秒。除保留外，所有工程参数信息包括应答帧参数信息，需要在遥测数据中显示。</w:t>
      </w:r>
    </w:p>
    <w:p w14:paraId="26029597">
      <w:pPr>
        <w:pStyle w:val="3"/>
        <w:spacing w:before="326" w:after="163"/>
      </w:pPr>
      <w:bookmarkStart w:id="125" w:name="_Toc514330386"/>
      <w:bookmarkStart w:id="126" w:name="_Toc514071684"/>
      <w:bookmarkStart w:id="127" w:name="_Toc10416"/>
      <w:bookmarkStart w:id="128" w:name="_Toc192833891"/>
      <w:bookmarkStart w:id="129" w:name="_Toc200790830"/>
      <w:r>
        <w:t>工作模式</w:t>
      </w:r>
      <w:bookmarkEnd w:id="125"/>
      <w:bookmarkEnd w:id="126"/>
      <w:bookmarkEnd w:id="127"/>
      <w:bookmarkEnd w:id="128"/>
      <w:bookmarkEnd w:id="129"/>
    </w:p>
    <w:p w14:paraId="735BB7CD">
      <w:pPr>
        <w:ind w:firstLine="480"/>
        <w:rPr>
          <w:color w:val="FF0000"/>
        </w:rPr>
      </w:pPr>
      <w:r>
        <w:rPr>
          <w:rFonts w:hint="eastAsia"/>
        </w:rPr>
        <w:t>AI处理机加电后约5秒，AI控制板响应上位机遥测、遥控；加电后约60秒，AI处理板响应上位机遥测、遥控。每条指令间隔应大于1秒。AI处理机关机时直接断电即可。</w:t>
      </w:r>
    </w:p>
    <w:p w14:paraId="7CCF43E7">
      <w:pPr>
        <w:pStyle w:val="3"/>
        <w:spacing w:before="326" w:after="163"/>
      </w:pPr>
      <w:bookmarkStart w:id="130" w:name="_Toc29508"/>
      <w:bookmarkStart w:id="131" w:name="_Toc514330387"/>
      <w:bookmarkStart w:id="132" w:name="_Toc192833892"/>
      <w:bookmarkStart w:id="133" w:name="_Toc200790831"/>
      <w:r>
        <w:rPr>
          <w:rFonts w:hint="eastAsia"/>
        </w:rPr>
        <w:t>帧总表</w:t>
      </w:r>
      <w:bookmarkEnd w:id="124"/>
      <w:bookmarkEnd w:id="130"/>
      <w:bookmarkEnd w:id="131"/>
      <w:bookmarkEnd w:id="132"/>
      <w:bookmarkEnd w:id="133"/>
    </w:p>
    <w:p w14:paraId="6FDB0A6E">
      <w:pPr>
        <w:ind w:firstLine="480"/>
        <w:rPr>
          <w:rFonts w:hint="eastAsia"/>
        </w:rPr>
      </w:pPr>
      <w:r>
        <w:rPr>
          <w:rFonts w:hint="eastAsia"/>
        </w:rPr>
        <w:t>AI处理机包括AI处理板和AI控制板两部分，分配有两个独立CAN总线节点。</w:t>
      </w:r>
    </w:p>
    <w:p w14:paraId="37892145">
      <w:pPr>
        <w:pStyle w:val="4"/>
        <w:spacing w:before="326" w:after="163"/>
        <w:rPr>
          <w:rFonts w:hint="eastAsia"/>
        </w:rPr>
      </w:pPr>
      <w:bookmarkStart w:id="134" w:name="_Toc192833893"/>
      <w:bookmarkStart w:id="135" w:name="_Toc7620"/>
      <w:bookmarkStart w:id="136" w:name="_Toc200790832"/>
      <w:r>
        <w:rPr>
          <w:rFonts w:hint="eastAsia"/>
        </w:rPr>
        <w:t>广播帧</w:t>
      </w:r>
      <w:bookmarkEnd w:id="134"/>
      <w:bookmarkEnd w:id="135"/>
      <w:bookmarkEnd w:id="136"/>
    </w:p>
    <w:p w14:paraId="36806988">
      <w:pPr>
        <w:pStyle w:val="14"/>
      </w:pPr>
      <w:r>
        <w:rPr>
          <w:rFonts w:hint="eastAsia"/>
        </w:rPr>
        <w:t>表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表 \* ARABIC</w:instrText>
      </w:r>
      <w:r>
        <w:instrText xml:space="preserve"> </w:instrText>
      </w:r>
      <w:r>
        <w:fldChar w:fldCharType="separate"/>
      </w:r>
      <w:r>
        <w:rPr>
          <w:lang/>
        </w:rPr>
        <w:t>4</w:t>
      </w:r>
      <w:r>
        <w:fldChar w:fldCharType="end"/>
      </w:r>
      <w:r>
        <w:t xml:space="preserve"> </w:t>
      </w:r>
      <w:r>
        <w:rPr>
          <w:rFonts w:hint="eastAsia"/>
        </w:rPr>
        <w:t>广播帧</w:t>
      </w:r>
    </w:p>
    <w:tbl>
      <w:tblPr>
        <w:tblStyle w:val="43"/>
        <w:tblW w:w="5000" w:type="pct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79"/>
        <w:gridCol w:w="922"/>
        <w:gridCol w:w="1670"/>
        <w:gridCol w:w="2248"/>
        <w:gridCol w:w="2248"/>
        <w:gridCol w:w="1817"/>
      </w:tblGrid>
      <w:tr w14:paraId="1081E6C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dxa"/>
          <w:jc w:val="center"/>
        </w:trPr>
        <w:tc>
          <w:tcPr>
            <w:tcW w:w="255" w:type="pct"/>
            <w:noWrap w:val="0"/>
            <w:vAlign w:val="center"/>
          </w:tcPr>
          <w:p w14:paraId="2FAFB032">
            <w:pPr>
              <w:pStyle w:val="99"/>
            </w:pPr>
            <w:r>
              <w:rPr>
                <w:rFonts w:hint="eastAsia"/>
              </w:rPr>
              <w:t>序号</w:t>
            </w:r>
          </w:p>
        </w:tc>
        <w:tc>
          <w:tcPr>
            <w:tcW w:w="491" w:type="pct"/>
            <w:noWrap w:val="0"/>
            <w:vAlign w:val="center"/>
          </w:tcPr>
          <w:p w14:paraId="544D5D9E">
            <w:pPr>
              <w:pStyle w:val="99"/>
            </w:pPr>
            <w:r>
              <w:rPr>
                <w:rFonts w:hint="eastAsia"/>
              </w:rPr>
              <w:t>帧代号</w:t>
            </w:r>
          </w:p>
        </w:tc>
        <w:tc>
          <w:tcPr>
            <w:tcW w:w="890" w:type="pct"/>
            <w:noWrap w:val="0"/>
            <w:vAlign w:val="center"/>
          </w:tcPr>
          <w:p w14:paraId="75F53C75">
            <w:pPr>
              <w:pStyle w:val="99"/>
            </w:pPr>
            <w:r>
              <w:rPr>
                <w:rFonts w:hint="eastAsia"/>
              </w:rPr>
              <w:t>仲裁域ID20~ID13</w:t>
            </w:r>
          </w:p>
          <w:p w14:paraId="7A0C7570">
            <w:pPr>
              <w:pStyle w:val="99"/>
            </w:pPr>
            <w:r>
              <w:rPr>
                <w:rFonts w:hint="eastAsia"/>
              </w:rPr>
              <w:t>（</w:t>
            </w:r>
            <w:r>
              <w:t>16</w:t>
            </w:r>
            <w:r>
              <w:rPr>
                <w:rFonts w:hint="eastAsia"/>
              </w:rPr>
              <w:t>进制</w:t>
            </w:r>
          </w:p>
        </w:tc>
        <w:tc>
          <w:tcPr>
            <w:tcW w:w="1198" w:type="pct"/>
            <w:noWrap w:val="0"/>
            <w:vAlign w:val="center"/>
          </w:tcPr>
          <w:p w14:paraId="3B716271">
            <w:pPr>
              <w:pStyle w:val="99"/>
            </w:pPr>
            <w:r>
              <w:rPr>
                <w:rFonts w:hint="eastAsia"/>
              </w:rPr>
              <w:t>指令名称</w:t>
            </w:r>
          </w:p>
        </w:tc>
        <w:tc>
          <w:tcPr>
            <w:tcW w:w="1198" w:type="pct"/>
            <w:noWrap w:val="0"/>
            <w:vAlign w:val="center"/>
          </w:tcPr>
          <w:p w14:paraId="754EDDA0">
            <w:pPr>
              <w:pStyle w:val="99"/>
            </w:pPr>
            <w:r>
              <w:rPr>
                <w:rFonts w:hint="eastAsia"/>
              </w:rPr>
              <w:t>指令功能描述</w:t>
            </w:r>
          </w:p>
        </w:tc>
        <w:tc>
          <w:tcPr>
            <w:tcW w:w="968" w:type="pct"/>
            <w:noWrap w:val="0"/>
            <w:vAlign w:val="center"/>
          </w:tcPr>
          <w:p w14:paraId="70ED495C">
            <w:pPr>
              <w:pStyle w:val="99"/>
            </w:pPr>
            <w:r>
              <w:rPr>
                <w:rFonts w:hint="eastAsia"/>
              </w:rPr>
              <w:t>备注</w:t>
            </w:r>
          </w:p>
        </w:tc>
      </w:tr>
      <w:tr w14:paraId="2C0C3E4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dxa"/>
          <w:jc w:val="center"/>
        </w:trPr>
        <w:tc>
          <w:tcPr>
            <w:tcW w:w="255" w:type="pct"/>
            <w:noWrap w:val="0"/>
            <w:vAlign w:val="center"/>
          </w:tcPr>
          <w:p w14:paraId="63AA6AC0">
            <w:pPr>
              <w:pStyle w:val="99"/>
            </w:pPr>
            <w:r>
              <w:t>1</w:t>
            </w:r>
          </w:p>
        </w:tc>
        <w:tc>
          <w:tcPr>
            <w:tcW w:w="491" w:type="pct"/>
            <w:noWrap w:val="0"/>
            <w:vAlign w:val="center"/>
          </w:tcPr>
          <w:p w14:paraId="60504C65">
            <w:pPr>
              <w:pStyle w:val="99"/>
            </w:pPr>
            <w:r>
              <w:rPr>
                <w:rFonts w:hint="eastAsia"/>
              </w:rPr>
              <w:t>ZD-B001</w:t>
            </w:r>
          </w:p>
        </w:tc>
        <w:tc>
          <w:tcPr>
            <w:tcW w:w="890" w:type="pct"/>
            <w:noWrap w:val="0"/>
            <w:vAlign w:val="center"/>
          </w:tcPr>
          <w:p w14:paraId="6EDAA2FF">
            <w:pPr>
              <w:pStyle w:val="99"/>
            </w:pPr>
            <w:r>
              <w:rPr>
                <w:rFonts w:hint="eastAsia"/>
              </w:rPr>
              <w:t>01</w:t>
            </w:r>
            <w:r>
              <w:t>H</w:t>
            </w:r>
          </w:p>
        </w:tc>
        <w:tc>
          <w:tcPr>
            <w:tcW w:w="1198" w:type="pct"/>
            <w:noWrap w:val="0"/>
            <w:vAlign w:val="center"/>
          </w:tcPr>
          <w:p w14:paraId="30248B92">
            <w:pPr>
              <w:pStyle w:val="99"/>
            </w:pPr>
            <w:r>
              <w:rPr>
                <w:rFonts w:hint="eastAsia"/>
              </w:rPr>
              <w:t>U</w:t>
            </w:r>
            <w:r>
              <w:t>TC</w:t>
            </w:r>
            <w:r>
              <w:rPr>
                <w:rFonts w:hint="eastAsia"/>
              </w:rPr>
              <w:t>时间同步广播帧</w:t>
            </w:r>
          </w:p>
        </w:tc>
        <w:tc>
          <w:tcPr>
            <w:tcW w:w="1198" w:type="pct"/>
            <w:noWrap w:val="0"/>
            <w:vAlign w:val="center"/>
          </w:tcPr>
          <w:p w14:paraId="7B28AB7B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发送中心机的U</w:t>
            </w:r>
            <w:r>
              <w:t>TC</w:t>
            </w:r>
            <w:r>
              <w:rPr>
                <w:rFonts w:hint="eastAsia"/>
              </w:rPr>
              <w:t>时间</w:t>
            </w:r>
          </w:p>
        </w:tc>
        <w:tc>
          <w:tcPr>
            <w:tcW w:w="968" w:type="pct"/>
            <w:noWrap w:val="0"/>
            <w:vAlign w:val="center"/>
          </w:tcPr>
          <w:p w14:paraId="244CF75C">
            <w:pPr>
              <w:pStyle w:val="99"/>
            </w:pPr>
            <w:r>
              <w:rPr>
                <w:rFonts w:hint="eastAsia"/>
              </w:rPr>
              <w:t>参数:时间秒4字节、保留4字节</w:t>
            </w:r>
          </w:p>
        </w:tc>
      </w:tr>
    </w:tbl>
    <w:p w14:paraId="2B508C81">
      <w:pPr>
        <w:pStyle w:val="4"/>
        <w:spacing w:before="326" w:after="163"/>
        <w:rPr>
          <w:rFonts w:hint="eastAsia"/>
        </w:rPr>
      </w:pPr>
      <w:bookmarkStart w:id="137" w:name="_Toc200790833"/>
      <w:bookmarkStart w:id="138" w:name="_Toc26558"/>
      <w:bookmarkStart w:id="139" w:name="_Toc192833894"/>
      <w:r>
        <w:rPr>
          <w:rFonts w:hint="eastAsia"/>
        </w:rPr>
        <w:t>AI处理板帧总表</w:t>
      </w:r>
      <w:bookmarkEnd w:id="137"/>
      <w:bookmarkEnd w:id="138"/>
      <w:bookmarkEnd w:id="139"/>
    </w:p>
    <w:p w14:paraId="3DEED904">
      <w:pPr>
        <w:pStyle w:val="14"/>
        <w:keepNext/>
      </w:pPr>
      <w:r>
        <w:rPr>
          <w:rFonts w:hint="eastAsia"/>
        </w:rPr>
        <w:t>表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表 \* ARABIC</w:instrText>
      </w:r>
      <w:r>
        <w:instrText xml:space="preserve"> </w:instrText>
      </w:r>
      <w:r>
        <w:fldChar w:fldCharType="separate"/>
      </w:r>
      <w:r>
        <w:rPr>
          <w:lang/>
        </w:rPr>
        <w:t>5</w:t>
      </w:r>
      <w:r>
        <w:fldChar w:fldCharType="end"/>
      </w:r>
      <w:r>
        <w:t xml:space="preserve"> </w:t>
      </w:r>
      <w:r>
        <w:rPr>
          <w:rFonts w:hint="eastAsia"/>
        </w:rPr>
        <w:t>AI处理板指令帧</w:t>
      </w:r>
    </w:p>
    <w:tbl>
      <w:tblPr>
        <w:tblStyle w:val="43"/>
        <w:tblW w:w="5032" w:type="pct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91"/>
        <w:gridCol w:w="1009"/>
        <w:gridCol w:w="1571"/>
        <w:gridCol w:w="2890"/>
        <w:gridCol w:w="2843"/>
        <w:gridCol w:w="740"/>
      </w:tblGrid>
      <w:tr w14:paraId="05CC57D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07" w:type="pct"/>
            <w:noWrap w:val="0"/>
            <w:vAlign w:val="center"/>
          </w:tcPr>
          <w:p w14:paraId="19D36A5C">
            <w:pPr>
              <w:pStyle w:val="99"/>
            </w:pPr>
            <w:r>
              <w:rPr>
                <w:rFonts w:hint="eastAsia"/>
              </w:rPr>
              <w:t>序号</w:t>
            </w:r>
          </w:p>
        </w:tc>
        <w:tc>
          <w:tcPr>
            <w:tcW w:w="534" w:type="pct"/>
            <w:noWrap w:val="0"/>
            <w:vAlign w:val="center"/>
          </w:tcPr>
          <w:p w14:paraId="0F8104C2">
            <w:pPr>
              <w:pStyle w:val="99"/>
            </w:pPr>
            <w:r>
              <w:rPr>
                <w:rFonts w:hint="eastAsia"/>
              </w:rPr>
              <w:t>帧代号</w:t>
            </w:r>
          </w:p>
        </w:tc>
        <w:tc>
          <w:tcPr>
            <w:tcW w:w="832" w:type="pct"/>
            <w:noWrap w:val="0"/>
            <w:vAlign w:val="center"/>
          </w:tcPr>
          <w:p w14:paraId="67F8CA5F">
            <w:pPr>
              <w:pStyle w:val="99"/>
            </w:pPr>
            <w:r>
              <w:rPr>
                <w:rFonts w:hint="eastAsia"/>
              </w:rPr>
              <w:t>仲裁域ID20~ID13</w:t>
            </w:r>
          </w:p>
          <w:p w14:paraId="32833871">
            <w:pPr>
              <w:pStyle w:val="99"/>
            </w:pPr>
            <w:r>
              <w:rPr>
                <w:rFonts w:hint="eastAsia"/>
              </w:rPr>
              <w:t>（</w:t>
            </w:r>
            <w:r>
              <w:t>16</w:t>
            </w:r>
            <w:r>
              <w:rPr>
                <w:rFonts w:hint="eastAsia"/>
              </w:rPr>
              <w:t>进制）</w:t>
            </w:r>
          </w:p>
        </w:tc>
        <w:tc>
          <w:tcPr>
            <w:tcW w:w="1530" w:type="pct"/>
            <w:noWrap w:val="0"/>
            <w:vAlign w:val="center"/>
          </w:tcPr>
          <w:p w14:paraId="1E69D409">
            <w:pPr>
              <w:pStyle w:val="99"/>
            </w:pPr>
            <w:r>
              <w:rPr>
                <w:rFonts w:hint="eastAsia"/>
              </w:rPr>
              <w:t>指令名称</w:t>
            </w:r>
          </w:p>
        </w:tc>
        <w:tc>
          <w:tcPr>
            <w:tcW w:w="1505" w:type="pct"/>
            <w:noWrap w:val="0"/>
            <w:vAlign w:val="center"/>
          </w:tcPr>
          <w:p w14:paraId="7401500E">
            <w:pPr>
              <w:pStyle w:val="99"/>
            </w:pPr>
            <w:r>
              <w:rPr>
                <w:rFonts w:hint="eastAsia"/>
              </w:rPr>
              <w:t>指令功能概要</w:t>
            </w:r>
          </w:p>
        </w:tc>
        <w:tc>
          <w:tcPr>
            <w:tcW w:w="392" w:type="pct"/>
            <w:noWrap w:val="0"/>
            <w:vAlign w:val="center"/>
          </w:tcPr>
          <w:p w14:paraId="56DBBC6F">
            <w:pPr>
              <w:pStyle w:val="99"/>
            </w:pPr>
            <w:r>
              <w:rPr>
                <w:rFonts w:hint="eastAsia"/>
              </w:rPr>
              <w:t>备注</w:t>
            </w:r>
          </w:p>
        </w:tc>
      </w:tr>
      <w:tr w14:paraId="152C6BC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07" w:type="pct"/>
            <w:noWrap w:val="0"/>
            <w:vAlign w:val="center"/>
          </w:tcPr>
          <w:p w14:paraId="584A6FA5">
            <w:pPr>
              <w:pStyle w:val="99"/>
            </w:pPr>
            <w:r>
              <w:rPr>
                <w:rFonts w:hint="eastAsia"/>
              </w:rPr>
              <w:t>1</w:t>
            </w:r>
          </w:p>
        </w:tc>
        <w:tc>
          <w:tcPr>
            <w:tcW w:w="534" w:type="pct"/>
            <w:noWrap w:val="0"/>
            <w:vAlign w:val="center"/>
          </w:tcPr>
          <w:p w14:paraId="720475E8">
            <w:pPr>
              <w:pStyle w:val="99"/>
            </w:pPr>
            <w:r>
              <w:rPr>
                <w:rFonts w:hint="eastAsia"/>
              </w:rPr>
              <w:t>AP-Z001</w:t>
            </w:r>
          </w:p>
        </w:tc>
        <w:tc>
          <w:tcPr>
            <w:tcW w:w="832" w:type="pct"/>
            <w:noWrap w:val="0"/>
            <w:vAlign w:val="center"/>
          </w:tcPr>
          <w:p w14:paraId="7C78C756">
            <w:pPr>
              <w:pStyle w:val="99"/>
            </w:pPr>
            <w:r>
              <w:rPr>
                <w:rFonts w:hint="eastAsia"/>
              </w:rPr>
              <w:t>01</w:t>
            </w:r>
            <w:r>
              <w:t>H</w:t>
            </w:r>
          </w:p>
        </w:tc>
        <w:tc>
          <w:tcPr>
            <w:tcW w:w="1530" w:type="pct"/>
            <w:noWrap w:val="0"/>
            <w:vAlign w:val="center"/>
          </w:tcPr>
          <w:p w14:paraId="04725BBF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总线控制指令</w:t>
            </w:r>
          </w:p>
        </w:tc>
        <w:tc>
          <w:tcPr>
            <w:tcW w:w="1505" w:type="pct"/>
            <w:noWrap w:val="0"/>
            <w:vAlign w:val="center"/>
          </w:tcPr>
          <w:p w14:paraId="5C1BFBF6">
            <w:pPr>
              <w:pStyle w:val="99"/>
            </w:pPr>
            <w:r>
              <w:rPr>
                <w:rFonts w:hint="eastAsia"/>
              </w:rPr>
              <w:t>控制载荷CAN总线</w:t>
            </w:r>
          </w:p>
        </w:tc>
        <w:tc>
          <w:tcPr>
            <w:tcW w:w="392" w:type="pct"/>
            <w:noWrap w:val="0"/>
            <w:vAlign w:val="center"/>
          </w:tcPr>
          <w:p w14:paraId="2903DE14">
            <w:pPr>
              <w:pStyle w:val="99"/>
            </w:pPr>
          </w:p>
        </w:tc>
      </w:tr>
      <w:tr w14:paraId="62B5983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07" w:type="pct"/>
            <w:noWrap w:val="0"/>
            <w:vAlign w:val="center"/>
          </w:tcPr>
          <w:p w14:paraId="3B60396A">
            <w:pPr>
              <w:pStyle w:val="99"/>
            </w:pPr>
            <w:r>
              <w:t>2</w:t>
            </w:r>
          </w:p>
        </w:tc>
        <w:tc>
          <w:tcPr>
            <w:tcW w:w="534" w:type="pct"/>
            <w:noWrap w:val="0"/>
            <w:vAlign w:val="center"/>
          </w:tcPr>
          <w:p w14:paraId="32B326F1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AP-Z002</w:t>
            </w:r>
          </w:p>
        </w:tc>
        <w:tc>
          <w:tcPr>
            <w:tcW w:w="832" w:type="pct"/>
            <w:noWrap w:val="0"/>
            <w:vAlign w:val="center"/>
          </w:tcPr>
          <w:p w14:paraId="6D4F071F">
            <w:pPr>
              <w:pStyle w:val="99"/>
            </w:pPr>
            <w:r>
              <w:rPr>
                <w:rFonts w:hint="eastAsia"/>
              </w:rPr>
              <w:t>02</w:t>
            </w:r>
            <w:r>
              <w:t>H</w:t>
            </w:r>
          </w:p>
        </w:tc>
        <w:tc>
          <w:tcPr>
            <w:tcW w:w="1530" w:type="pct"/>
            <w:noWrap w:val="0"/>
            <w:vAlign w:val="center"/>
          </w:tcPr>
          <w:p w14:paraId="7C817057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工程参数采集指令</w:t>
            </w:r>
          </w:p>
        </w:tc>
        <w:tc>
          <w:tcPr>
            <w:tcW w:w="1505" w:type="pct"/>
            <w:noWrap w:val="0"/>
            <w:vAlign w:val="center"/>
          </w:tcPr>
          <w:p w14:paraId="77A21928">
            <w:pPr>
              <w:pStyle w:val="99"/>
            </w:pPr>
            <w:r>
              <w:rPr>
                <w:rFonts w:hint="eastAsia"/>
              </w:rPr>
              <w:t>获取载荷遥测信息</w:t>
            </w:r>
          </w:p>
        </w:tc>
        <w:tc>
          <w:tcPr>
            <w:tcW w:w="392" w:type="pct"/>
            <w:noWrap w:val="0"/>
            <w:vAlign w:val="center"/>
          </w:tcPr>
          <w:p w14:paraId="627FED81">
            <w:pPr>
              <w:pStyle w:val="99"/>
            </w:pPr>
          </w:p>
        </w:tc>
      </w:tr>
      <w:tr w14:paraId="0D49D18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07" w:type="pct"/>
            <w:noWrap w:val="0"/>
            <w:vAlign w:val="center"/>
          </w:tcPr>
          <w:p w14:paraId="422C4C17">
            <w:pPr>
              <w:pStyle w:val="99"/>
            </w:pPr>
            <w:r>
              <w:rPr>
                <w:rFonts w:hint="eastAsia"/>
              </w:rPr>
              <w:t>3</w:t>
            </w:r>
          </w:p>
        </w:tc>
        <w:tc>
          <w:tcPr>
            <w:tcW w:w="534" w:type="pct"/>
            <w:noWrap w:val="0"/>
            <w:vAlign w:val="center"/>
          </w:tcPr>
          <w:p w14:paraId="42B96560">
            <w:pPr>
              <w:pStyle w:val="99"/>
            </w:pPr>
            <w:r>
              <w:rPr>
                <w:rFonts w:hint="eastAsia"/>
              </w:rPr>
              <w:t>AP-Z003</w:t>
            </w:r>
          </w:p>
        </w:tc>
        <w:tc>
          <w:tcPr>
            <w:tcW w:w="832" w:type="pct"/>
            <w:noWrap w:val="0"/>
            <w:vAlign w:val="center"/>
          </w:tcPr>
          <w:p w14:paraId="50816531">
            <w:pPr>
              <w:pStyle w:val="99"/>
            </w:pPr>
            <w:r>
              <w:rPr>
                <w:rFonts w:hint="eastAsia"/>
              </w:rPr>
              <w:t>03</w:t>
            </w:r>
            <w:r>
              <w:t>H</w:t>
            </w:r>
          </w:p>
        </w:tc>
        <w:tc>
          <w:tcPr>
            <w:tcW w:w="1530" w:type="pct"/>
            <w:noWrap w:val="0"/>
            <w:vAlign w:val="center"/>
          </w:tcPr>
          <w:p w14:paraId="4105D45B">
            <w:pPr>
              <w:pStyle w:val="99"/>
            </w:pPr>
            <w:r>
              <w:rPr>
                <w:rFonts w:hint="eastAsia"/>
              </w:rPr>
              <w:t>APP管理指令</w:t>
            </w:r>
          </w:p>
        </w:tc>
        <w:tc>
          <w:tcPr>
            <w:tcW w:w="1505" w:type="pct"/>
            <w:noWrap w:val="0"/>
            <w:vAlign w:val="center"/>
          </w:tcPr>
          <w:p w14:paraId="6363176A">
            <w:pPr>
              <w:pStyle w:val="99"/>
            </w:pPr>
            <w:r>
              <w:rPr>
                <w:rFonts w:hint="eastAsia"/>
              </w:rPr>
              <w:t>APP管理相关指令</w:t>
            </w:r>
          </w:p>
        </w:tc>
        <w:tc>
          <w:tcPr>
            <w:tcW w:w="392" w:type="pct"/>
            <w:noWrap w:val="0"/>
            <w:vAlign w:val="center"/>
          </w:tcPr>
          <w:p w14:paraId="7DAE15C0">
            <w:pPr>
              <w:pStyle w:val="99"/>
            </w:pPr>
          </w:p>
        </w:tc>
      </w:tr>
      <w:tr w14:paraId="522EE1B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07" w:type="pct"/>
            <w:noWrap w:val="0"/>
            <w:vAlign w:val="center"/>
          </w:tcPr>
          <w:p w14:paraId="76795BB7">
            <w:pPr>
              <w:pStyle w:val="99"/>
            </w:pPr>
            <w:r>
              <w:rPr>
                <w:rFonts w:hint="eastAsia"/>
              </w:rPr>
              <w:t>4</w:t>
            </w:r>
          </w:p>
        </w:tc>
        <w:tc>
          <w:tcPr>
            <w:tcW w:w="534" w:type="pct"/>
            <w:noWrap w:val="0"/>
            <w:vAlign w:val="center"/>
          </w:tcPr>
          <w:p w14:paraId="3A9AC967">
            <w:pPr>
              <w:pStyle w:val="99"/>
            </w:pPr>
            <w:r>
              <w:rPr>
                <w:rFonts w:hint="eastAsia"/>
              </w:rPr>
              <w:t>AP-Z004</w:t>
            </w:r>
          </w:p>
        </w:tc>
        <w:tc>
          <w:tcPr>
            <w:tcW w:w="832" w:type="pct"/>
            <w:noWrap w:val="0"/>
            <w:vAlign w:val="center"/>
          </w:tcPr>
          <w:p w14:paraId="721EC724">
            <w:pPr>
              <w:pStyle w:val="99"/>
            </w:pPr>
            <w:r>
              <w:rPr>
                <w:rFonts w:hint="eastAsia"/>
              </w:rPr>
              <w:t>04</w:t>
            </w:r>
            <w:r>
              <w:t>H</w:t>
            </w:r>
          </w:p>
        </w:tc>
        <w:tc>
          <w:tcPr>
            <w:tcW w:w="1530" w:type="pct"/>
            <w:noWrap w:val="0"/>
            <w:vAlign w:val="center"/>
          </w:tcPr>
          <w:p w14:paraId="7EF91C86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上注管理指令</w:t>
            </w:r>
          </w:p>
        </w:tc>
        <w:tc>
          <w:tcPr>
            <w:tcW w:w="1505" w:type="pct"/>
            <w:noWrap w:val="0"/>
            <w:vAlign w:val="center"/>
          </w:tcPr>
          <w:p w14:paraId="3BCFCF6F">
            <w:pPr>
              <w:pStyle w:val="99"/>
            </w:pPr>
            <w:r>
              <w:rPr>
                <w:rFonts w:hint="eastAsia"/>
              </w:rPr>
              <w:t>与软件上注相关指令</w:t>
            </w:r>
          </w:p>
        </w:tc>
        <w:tc>
          <w:tcPr>
            <w:tcW w:w="392" w:type="pct"/>
            <w:noWrap w:val="0"/>
            <w:vAlign w:val="center"/>
          </w:tcPr>
          <w:p w14:paraId="53ED8996">
            <w:pPr>
              <w:pStyle w:val="99"/>
            </w:pPr>
          </w:p>
        </w:tc>
      </w:tr>
      <w:tr w14:paraId="7A67073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07" w:type="pct"/>
            <w:noWrap w:val="0"/>
            <w:vAlign w:val="center"/>
          </w:tcPr>
          <w:p w14:paraId="4FECDE2C">
            <w:pPr>
              <w:pStyle w:val="99"/>
            </w:pPr>
            <w:r>
              <w:t>6</w:t>
            </w:r>
          </w:p>
        </w:tc>
        <w:tc>
          <w:tcPr>
            <w:tcW w:w="534" w:type="pct"/>
            <w:noWrap w:val="0"/>
            <w:vAlign w:val="center"/>
          </w:tcPr>
          <w:p w14:paraId="2B8BEEEE">
            <w:pPr>
              <w:pStyle w:val="99"/>
            </w:pPr>
            <w:r>
              <w:rPr>
                <w:rFonts w:hint="eastAsia"/>
              </w:rPr>
              <w:t>AP-Z006</w:t>
            </w:r>
          </w:p>
        </w:tc>
        <w:tc>
          <w:tcPr>
            <w:tcW w:w="832" w:type="pct"/>
            <w:noWrap w:val="0"/>
            <w:vAlign w:val="center"/>
          </w:tcPr>
          <w:p w14:paraId="0A8097B7">
            <w:pPr>
              <w:pStyle w:val="99"/>
            </w:pPr>
            <w:r>
              <w:rPr>
                <w:rFonts w:hint="eastAsia"/>
              </w:rPr>
              <w:t>06</w:t>
            </w:r>
            <w:r>
              <w:t>H</w:t>
            </w:r>
          </w:p>
        </w:tc>
        <w:tc>
          <w:tcPr>
            <w:tcW w:w="1530" w:type="pct"/>
            <w:noWrap w:val="0"/>
            <w:vAlign w:val="center"/>
          </w:tcPr>
          <w:p w14:paraId="61290A52">
            <w:pPr>
              <w:pStyle w:val="99"/>
            </w:pPr>
            <w:r>
              <w:rPr>
                <w:rFonts w:hint="eastAsia"/>
              </w:rPr>
              <w:t>数传管理指令</w:t>
            </w:r>
          </w:p>
        </w:tc>
        <w:tc>
          <w:tcPr>
            <w:tcW w:w="1505" w:type="pct"/>
            <w:noWrap w:val="0"/>
            <w:vAlign w:val="center"/>
          </w:tcPr>
          <w:p w14:paraId="58906483">
            <w:pPr>
              <w:pStyle w:val="99"/>
            </w:pPr>
            <w:r>
              <w:rPr>
                <w:rFonts w:hint="eastAsia"/>
              </w:rPr>
              <w:t>与通信机相关指令</w:t>
            </w:r>
          </w:p>
        </w:tc>
        <w:tc>
          <w:tcPr>
            <w:tcW w:w="392" w:type="pct"/>
            <w:noWrap w:val="0"/>
            <w:vAlign w:val="center"/>
          </w:tcPr>
          <w:p w14:paraId="23A57CF7">
            <w:pPr>
              <w:pStyle w:val="99"/>
            </w:pPr>
          </w:p>
        </w:tc>
      </w:tr>
      <w:tr w14:paraId="72AD02F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07" w:type="pct"/>
            <w:noWrap w:val="0"/>
            <w:vAlign w:val="center"/>
          </w:tcPr>
          <w:p w14:paraId="3F15C890">
            <w:pPr>
              <w:pStyle w:val="99"/>
            </w:pPr>
            <w:r>
              <w:t>7</w:t>
            </w:r>
          </w:p>
        </w:tc>
        <w:tc>
          <w:tcPr>
            <w:tcW w:w="534" w:type="pct"/>
            <w:noWrap w:val="0"/>
            <w:vAlign w:val="center"/>
          </w:tcPr>
          <w:p w14:paraId="665D7283">
            <w:pPr>
              <w:pStyle w:val="99"/>
            </w:pPr>
            <w:r>
              <w:rPr>
                <w:rFonts w:hint="eastAsia"/>
              </w:rPr>
              <w:t>AP-Z007</w:t>
            </w:r>
          </w:p>
        </w:tc>
        <w:tc>
          <w:tcPr>
            <w:tcW w:w="832" w:type="pct"/>
            <w:noWrap w:val="0"/>
            <w:vAlign w:val="center"/>
          </w:tcPr>
          <w:p w14:paraId="1505FC99">
            <w:pPr>
              <w:pStyle w:val="99"/>
            </w:pPr>
            <w:r>
              <w:rPr>
                <w:rFonts w:hint="eastAsia"/>
              </w:rPr>
              <w:t>07</w:t>
            </w:r>
            <w:r>
              <w:t>H</w:t>
            </w:r>
          </w:p>
        </w:tc>
        <w:tc>
          <w:tcPr>
            <w:tcW w:w="1530" w:type="pct"/>
            <w:noWrap w:val="0"/>
            <w:vAlign w:val="center"/>
          </w:tcPr>
          <w:p w14:paraId="70B7638E">
            <w:pPr>
              <w:pStyle w:val="99"/>
            </w:pPr>
            <w:r>
              <w:rPr>
                <w:rFonts w:hint="eastAsia"/>
              </w:rPr>
              <w:t>清除数据指令</w:t>
            </w:r>
          </w:p>
        </w:tc>
        <w:tc>
          <w:tcPr>
            <w:tcW w:w="1505" w:type="pct"/>
            <w:noWrap w:val="0"/>
            <w:vAlign w:val="center"/>
          </w:tcPr>
          <w:p w14:paraId="3EA16C31">
            <w:pPr>
              <w:pStyle w:val="99"/>
            </w:pPr>
            <w:r>
              <w:rPr>
                <w:rFonts w:hint="eastAsia"/>
              </w:rPr>
              <w:t>清除载荷指定数据</w:t>
            </w:r>
          </w:p>
        </w:tc>
        <w:tc>
          <w:tcPr>
            <w:tcW w:w="392" w:type="pct"/>
            <w:noWrap w:val="0"/>
            <w:vAlign w:val="center"/>
          </w:tcPr>
          <w:p w14:paraId="3804E983">
            <w:pPr>
              <w:pStyle w:val="99"/>
            </w:pPr>
          </w:p>
        </w:tc>
      </w:tr>
      <w:tr w14:paraId="430D9BA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07" w:type="pct"/>
            <w:noWrap w:val="0"/>
            <w:vAlign w:val="center"/>
          </w:tcPr>
          <w:p w14:paraId="156D4C03">
            <w:pPr>
              <w:pStyle w:val="99"/>
            </w:pPr>
            <w:r>
              <w:t>8</w:t>
            </w:r>
          </w:p>
        </w:tc>
        <w:tc>
          <w:tcPr>
            <w:tcW w:w="534" w:type="pct"/>
            <w:noWrap w:val="0"/>
            <w:vAlign w:val="center"/>
          </w:tcPr>
          <w:p w14:paraId="3525289E">
            <w:pPr>
              <w:pStyle w:val="99"/>
            </w:pPr>
            <w:r>
              <w:rPr>
                <w:rFonts w:hint="eastAsia"/>
              </w:rPr>
              <w:t>AP-Z008</w:t>
            </w:r>
          </w:p>
        </w:tc>
        <w:tc>
          <w:tcPr>
            <w:tcW w:w="832" w:type="pct"/>
            <w:noWrap w:val="0"/>
            <w:vAlign w:val="center"/>
          </w:tcPr>
          <w:p w14:paraId="7DE4368C">
            <w:pPr>
              <w:pStyle w:val="99"/>
            </w:pPr>
            <w:r>
              <w:rPr>
                <w:rFonts w:hint="eastAsia"/>
              </w:rPr>
              <w:t>08</w:t>
            </w:r>
            <w:r>
              <w:t>H</w:t>
            </w:r>
          </w:p>
        </w:tc>
        <w:tc>
          <w:tcPr>
            <w:tcW w:w="1530" w:type="pct"/>
            <w:noWrap w:val="0"/>
            <w:vAlign w:val="center"/>
          </w:tcPr>
          <w:p w14:paraId="0CE1C867">
            <w:pPr>
              <w:pStyle w:val="99"/>
            </w:pPr>
            <w:r>
              <w:rPr>
                <w:rFonts w:hint="eastAsia"/>
              </w:rPr>
              <w:t>设置模组功耗模式指令</w:t>
            </w:r>
          </w:p>
        </w:tc>
        <w:tc>
          <w:tcPr>
            <w:tcW w:w="1505" w:type="pct"/>
            <w:noWrap w:val="0"/>
            <w:vAlign w:val="center"/>
          </w:tcPr>
          <w:p w14:paraId="39F69B55">
            <w:pPr>
              <w:pStyle w:val="99"/>
            </w:pPr>
            <w:r>
              <w:rPr>
                <w:rFonts w:hint="eastAsia"/>
              </w:rPr>
              <w:t>设置载荷功耗</w:t>
            </w:r>
          </w:p>
        </w:tc>
        <w:tc>
          <w:tcPr>
            <w:tcW w:w="392" w:type="pct"/>
            <w:noWrap w:val="0"/>
            <w:vAlign w:val="center"/>
          </w:tcPr>
          <w:p w14:paraId="44729461">
            <w:pPr>
              <w:pStyle w:val="99"/>
            </w:pPr>
          </w:p>
        </w:tc>
      </w:tr>
      <w:tr w14:paraId="20EE05C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07" w:type="pct"/>
            <w:noWrap w:val="0"/>
            <w:vAlign w:val="center"/>
          </w:tcPr>
          <w:p w14:paraId="02CEA4F6">
            <w:pPr>
              <w:pStyle w:val="99"/>
            </w:pPr>
            <w:r>
              <w:rPr>
                <w:rFonts w:hint="eastAsia"/>
              </w:rPr>
              <w:t>9</w:t>
            </w:r>
          </w:p>
        </w:tc>
        <w:tc>
          <w:tcPr>
            <w:tcW w:w="534" w:type="pct"/>
            <w:noWrap w:val="0"/>
            <w:vAlign w:val="center"/>
          </w:tcPr>
          <w:p w14:paraId="763A0439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AP-Z009</w:t>
            </w:r>
          </w:p>
        </w:tc>
        <w:tc>
          <w:tcPr>
            <w:tcW w:w="832" w:type="pct"/>
            <w:noWrap w:val="0"/>
            <w:vAlign w:val="center"/>
          </w:tcPr>
          <w:p w14:paraId="68339E5D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09</w:t>
            </w:r>
            <w:r>
              <w:t>H</w:t>
            </w:r>
          </w:p>
        </w:tc>
        <w:tc>
          <w:tcPr>
            <w:tcW w:w="1530" w:type="pct"/>
            <w:noWrap w:val="0"/>
            <w:vAlign w:val="center"/>
          </w:tcPr>
          <w:p w14:paraId="48D808B2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设置任务指令</w:t>
            </w:r>
          </w:p>
        </w:tc>
        <w:tc>
          <w:tcPr>
            <w:tcW w:w="1505" w:type="pct"/>
            <w:noWrap w:val="0"/>
            <w:vAlign w:val="center"/>
          </w:tcPr>
          <w:p w14:paraId="3D4236CE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设置载荷当前任务模式</w:t>
            </w:r>
          </w:p>
        </w:tc>
        <w:tc>
          <w:tcPr>
            <w:tcW w:w="392" w:type="pct"/>
            <w:noWrap w:val="0"/>
            <w:vAlign w:val="center"/>
          </w:tcPr>
          <w:p w14:paraId="4BB5D4B8">
            <w:pPr>
              <w:pStyle w:val="99"/>
            </w:pPr>
          </w:p>
        </w:tc>
      </w:tr>
      <w:tr w14:paraId="329433B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07" w:type="pct"/>
            <w:noWrap w:val="0"/>
            <w:vAlign w:val="center"/>
          </w:tcPr>
          <w:p w14:paraId="2EAA0B42">
            <w:pPr>
              <w:pStyle w:val="99"/>
            </w:pPr>
            <w:r>
              <w:rPr>
                <w:rFonts w:hint="eastAsia"/>
              </w:rPr>
              <w:t>10</w:t>
            </w:r>
          </w:p>
        </w:tc>
        <w:tc>
          <w:tcPr>
            <w:tcW w:w="534" w:type="pct"/>
            <w:noWrap w:val="0"/>
            <w:vAlign w:val="center"/>
          </w:tcPr>
          <w:p w14:paraId="6BE456DD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AP-Z010</w:t>
            </w:r>
          </w:p>
        </w:tc>
        <w:tc>
          <w:tcPr>
            <w:tcW w:w="832" w:type="pct"/>
            <w:noWrap w:val="0"/>
            <w:vAlign w:val="center"/>
          </w:tcPr>
          <w:p w14:paraId="4976C8F4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0A</w:t>
            </w:r>
            <w:r>
              <w:t>H</w:t>
            </w:r>
          </w:p>
        </w:tc>
        <w:tc>
          <w:tcPr>
            <w:tcW w:w="1530" w:type="pct"/>
            <w:noWrap w:val="0"/>
            <w:vAlign w:val="center"/>
          </w:tcPr>
          <w:p w14:paraId="4258E1C6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轨道参数指令1</w:t>
            </w:r>
          </w:p>
        </w:tc>
        <w:tc>
          <w:tcPr>
            <w:tcW w:w="1505" w:type="pct"/>
            <w:noWrap w:val="0"/>
            <w:vAlign w:val="center"/>
          </w:tcPr>
          <w:p w14:paraId="0421CDE8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向载荷发送轨道参数</w:t>
            </w:r>
          </w:p>
        </w:tc>
        <w:tc>
          <w:tcPr>
            <w:tcW w:w="392" w:type="pct"/>
            <w:noWrap w:val="0"/>
            <w:vAlign w:val="center"/>
          </w:tcPr>
          <w:p w14:paraId="3D11B3B5">
            <w:pPr>
              <w:pStyle w:val="99"/>
            </w:pPr>
          </w:p>
        </w:tc>
      </w:tr>
      <w:tr w14:paraId="743A768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07" w:type="pct"/>
            <w:noWrap w:val="0"/>
            <w:vAlign w:val="center"/>
          </w:tcPr>
          <w:p w14:paraId="7354821F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11</w:t>
            </w:r>
          </w:p>
        </w:tc>
        <w:tc>
          <w:tcPr>
            <w:tcW w:w="534" w:type="pct"/>
            <w:noWrap w:val="0"/>
            <w:vAlign w:val="center"/>
          </w:tcPr>
          <w:p w14:paraId="311C2D22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AP-Z011</w:t>
            </w:r>
          </w:p>
        </w:tc>
        <w:tc>
          <w:tcPr>
            <w:tcW w:w="832" w:type="pct"/>
            <w:noWrap w:val="0"/>
            <w:vAlign w:val="center"/>
          </w:tcPr>
          <w:p w14:paraId="5EE409B0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0B</w:t>
            </w:r>
            <w:r>
              <w:t>H</w:t>
            </w:r>
          </w:p>
        </w:tc>
        <w:tc>
          <w:tcPr>
            <w:tcW w:w="1530" w:type="pct"/>
            <w:noWrap w:val="0"/>
            <w:vAlign w:val="center"/>
          </w:tcPr>
          <w:p w14:paraId="4836C6BA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轨道参数指令2</w:t>
            </w:r>
          </w:p>
        </w:tc>
        <w:tc>
          <w:tcPr>
            <w:tcW w:w="1505" w:type="pct"/>
            <w:noWrap w:val="0"/>
            <w:vAlign w:val="center"/>
          </w:tcPr>
          <w:p w14:paraId="0342E77B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向载荷发送轨道参数</w:t>
            </w:r>
          </w:p>
        </w:tc>
        <w:tc>
          <w:tcPr>
            <w:tcW w:w="392" w:type="pct"/>
            <w:noWrap w:val="0"/>
            <w:vAlign w:val="center"/>
          </w:tcPr>
          <w:p w14:paraId="1E64C040">
            <w:pPr>
              <w:pStyle w:val="99"/>
            </w:pPr>
          </w:p>
        </w:tc>
      </w:tr>
      <w:tr w14:paraId="383E430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07" w:type="pct"/>
            <w:noWrap w:val="0"/>
            <w:vAlign w:val="center"/>
          </w:tcPr>
          <w:p w14:paraId="5B932A19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12</w:t>
            </w:r>
          </w:p>
        </w:tc>
        <w:tc>
          <w:tcPr>
            <w:tcW w:w="534" w:type="pct"/>
            <w:noWrap w:val="0"/>
            <w:vAlign w:val="center"/>
          </w:tcPr>
          <w:p w14:paraId="7AB98546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AP-Z012</w:t>
            </w:r>
          </w:p>
        </w:tc>
        <w:tc>
          <w:tcPr>
            <w:tcW w:w="832" w:type="pct"/>
            <w:noWrap w:val="0"/>
            <w:vAlign w:val="center"/>
          </w:tcPr>
          <w:p w14:paraId="428893A4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0C</w:t>
            </w:r>
            <w:r>
              <w:t>H</w:t>
            </w:r>
          </w:p>
        </w:tc>
        <w:tc>
          <w:tcPr>
            <w:tcW w:w="1530" w:type="pct"/>
            <w:noWrap w:val="0"/>
            <w:vAlign w:val="center"/>
          </w:tcPr>
          <w:p w14:paraId="6F15BB40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轨道参数指令3</w:t>
            </w:r>
          </w:p>
        </w:tc>
        <w:tc>
          <w:tcPr>
            <w:tcW w:w="1505" w:type="pct"/>
            <w:noWrap w:val="0"/>
            <w:vAlign w:val="center"/>
          </w:tcPr>
          <w:p w14:paraId="71908DE5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向载荷发送轨道参数</w:t>
            </w:r>
          </w:p>
        </w:tc>
        <w:tc>
          <w:tcPr>
            <w:tcW w:w="392" w:type="pct"/>
            <w:noWrap w:val="0"/>
            <w:vAlign w:val="center"/>
          </w:tcPr>
          <w:p w14:paraId="7C102373">
            <w:pPr>
              <w:pStyle w:val="99"/>
            </w:pPr>
          </w:p>
        </w:tc>
      </w:tr>
      <w:tr w14:paraId="35F28FA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07" w:type="pct"/>
            <w:noWrap w:val="0"/>
            <w:vAlign w:val="center"/>
          </w:tcPr>
          <w:p w14:paraId="2DDFAF89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13</w:t>
            </w:r>
          </w:p>
        </w:tc>
        <w:tc>
          <w:tcPr>
            <w:tcW w:w="534" w:type="pct"/>
            <w:noWrap w:val="0"/>
            <w:vAlign w:val="center"/>
          </w:tcPr>
          <w:p w14:paraId="55C5628E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AP-Z013</w:t>
            </w:r>
          </w:p>
        </w:tc>
        <w:tc>
          <w:tcPr>
            <w:tcW w:w="832" w:type="pct"/>
            <w:noWrap w:val="0"/>
            <w:vAlign w:val="center"/>
          </w:tcPr>
          <w:p w14:paraId="3EF09ECC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0D</w:t>
            </w:r>
            <w:r>
              <w:t>H</w:t>
            </w:r>
          </w:p>
        </w:tc>
        <w:tc>
          <w:tcPr>
            <w:tcW w:w="1530" w:type="pct"/>
            <w:noWrap w:val="0"/>
            <w:vAlign w:val="center"/>
          </w:tcPr>
          <w:p w14:paraId="3921E81A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轨道参数指令4</w:t>
            </w:r>
          </w:p>
        </w:tc>
        <w:tc>
          <w:tcPr>
            <w:tcW w:w="1505" w:type="pct"/>
            <w:noWrap w:val="0"/>
            <w:vAlign w:val="center"/>
          </w:tcPr>
          <w:p w14:paraId="2EC57416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向载荷发送轨道参数</w:t>
            </w:r>
          </w:p>
        </w:tc>
        <w:tc>
          <w:tcPr>
            <w:tcW w:w="392" w:type="pct"/>
            <w:noWrap w:val="0"/>
            <w:vAlign w:val="center"/>
          </w:tcPr>
          <w:p w14:paraId="06CD8496">
            <w:pPr>
              <w:pStyle w:val="99"/>
            </w:pPr>
          </w:p>
        </w:tc>
      </w:tr>
      <w:tr w14:paraId="69A3FC8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07" w:type="pct"/>
            <w:noWrap w:val="0"/>
            <w:vAlign w:val="center"/>
          </w:tcPr>
          <w:p w14:paraId="66049712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14</w:t>
            </w:r>
          </w:p>
        </w:tc>
        <w:tc>
          <w:tcPr>
            <w:tcW w:w="534" w:type="pct"/>
            <w:noWrap w:val="0"/>
            <w:vAlign w:val="center"/>
          </w:tcPr>
          <w:p w14:paraId="6902454D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AP-Z014</w:t>
            </w:r>
          </w:p>
        </w:tc>
        <w:tc>
          <w:tcPr>
            <w:tcW w:w="832" w:type="pct"/>
            <w:noWrap w:val="0"/>
            <w:vAlign w:val="center"/>
          </w:tcPr>
          <w:p w14:paraId="0DD490C4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0E</w:t>
            </w:r>
            <w:r>
              <w:t>H</w:t>
            </w:r>
          </w:p>
        </w:tc>
        <w:tc>
          <w:tcPr>
            <w:tcW w:w="1530" w:type="pct"/>
            <w:noWrap w:val="0"/>
            <w:vAlign w:val="center"/>
          </w:tcPr>
          <w:p w14:paraId="2E2F2AB7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轨道参数指令5</w:t>
            </w:r>
          </w:p>
        </w:tc>
        <w:tc>
          <w:tcPr>
            <w:tcW w:w="1505" w:type="pct"/>
            <w:noWrap w:val="0"/>
            <w:vAlign w:val="center"/>
          </w:tcPr>
          <w:p w14:paraId="6002643E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向载荷发送轨道参数</w:t>
            </w:r>
          </w:p>
        </w:tc>
        <w:tc>
          <w:tcPr>
            <w:tcW w:w="392" w:type="pct"/>
            <w:noWrap w:val="0"/>
            <w:vAlign w:val="center"/>
          </w:tcPr>
          <w:p w14:paraId="1D4EB777">
            <w:pPr>
              <w:pStyle w:val="99"/>
            </w:pPr>
          </w:p>
        </w:tc>
      </w:tr>
      <w:tr w14:paraId="04E9350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07" w:type="pct"/>
            <w:noWrap w:val="0"/>
            <w:vAlign w:val="center"/>
          </w:tcPr>
          <w:p w14:paraId="2EB77722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15</w:t>
            </w:r>
          </w:p>
        </w:tc>
        <w:tc>
          <w:tcPr>
            <w:tcW w:w="534" w:type="pct"/>
            <w:noWrap w:val="0"/>
            <w:vAlign w:val="center"/>
          </w:tcPr>
          <w:p w14:paraId="1B124282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AP-Z015</w:t>
            </w:r>
          </w:p>
        </w:tc>
        <w:tc>
          <w:tcPr>
            <w:tcW w:w="832" w:type="pct"/>
            <w:noWrap w:val="0"/>
            <w:vAlign w:val="center"/>
          </w:tcPr>
          <w:p w14:paraId="1ED3B338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0F</w:t>
            </w:r>
            <w:r>
              <w:t>H</w:t>
            </w:r>
          </w:p>
        </w:tc>
        <w:tc>
          <w:tcPr>
            <w:tcW w:w="1530" w:type="pct"/>
            <w:noWrap w:val="0"/>
            <w:vAlign w:val="center"/>
          </w:tcPr>
          <w:p w14:paraId="7B8F8E82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轨道参数指令6</w:t>
            </w:r>
          </w:p>
        </w:tc>
        <w:tc>
          <w:tcPr>
            <w:tcW w:w="1505" w:type="pct"/>
            <w:noWrap w:val="0"/>
            <w:vAlign w:val="center"/>
          </w:tcPr>
          <w:p w14:paraId="46EDFB4A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向载荷发送轨道参数</w:t>
            </w:r>
          </w:p>
        </w:tc>
        <w:tc>
          <w:tcPr>
            <w:tcW w:w="392" w:type="pct"/>
            <w:noWrap w:val="0"/>
            <w:vAlign w:val="center"/>
          </w:tcPr>
          <w:p w14:paraId="1BC90226">
            <w:pPr>
              <w:pStyle w:val="99"/>
            </w:pPr>
          </w:p>
        </w:tc>
      </w:tr>
      <w:tr w14:paraId="04553DE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07" w:type="pct"/>
            <w:noWrap w:val="0"/>
            <w:vAlign w:val="center"/>
          </w:tcPr>
          <w:p w14:paraId="0EA66917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16</w:t>
            </w:r>
          </w:p>
        </w:tc>
        <w:tc>
          <w:tcPr>
            <w:tcW w:w="534" w:type="pct"/>
            <w:noWrap w:val="0"/>
            <w:vAlign w:val="center"/>
          </w:tcPr>
          <w:p w14:paraId="46231F42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AP-Z016</w:t>
            </w:r>
          </w:p>
        </w:tc>
        <w:tc>
          <w:tcPr>
            <w:tcW w:w="832" w:type="pct"/>
            <w:noWrap w:val="0"/>
            <w:vAlign w:val="center"/>
          </w:tcPr>
          <w:p w14:paraId="3C9007FB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10</w:t>
            </w:r>
            <w:r>
              <w:t>H</w:t>
            </w:r>
          </w:p>
        </w:tc>
        <w:tc>
          <w:tcPr>
            <w:tcW w:w="1530" w:type="pct"/>
            <w:noWrap w:val="0"/>
            <w:vAlign w:val="center"/>
          </w:tcPr>
          <w:p w14:paraId="27CF4716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轨道参数指令7</w:t>
            </w:r>
          </w:p>
        </w:tc>
        <w:tc>
          <w:tcPr>
            <w:tcW w:w="1505" w:type="pct"/>
            <w:noWrap w:val="0"/>
            <w:vAlign w:val="center"/>
          </w:tcPr>
          <w:p w14:paraId="4B8EB76D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向载荷发送轨道参数</w:t>
            </w:r>
          </w:p>
        </w:tc>
        <w:tc>
          <w:tcPr>
            <w:tcW w:w="392" w:type="pct"/>
            <w:noWrap w:val="0"/>
            <w:vAlign w:val="center"/>
          </w:tcPr>
          <w:p w14:paraId="125C5E77">
            <w:pPr>
              <w:pStyle w:val="99"/>
            </w:pPr>
          </w:p>
        </w:tc>
      </w:tr>
    </w:tbl>
    <w:p w14:paraId="6FCA2C46">
      <w:pPr>
        <w:pStyle w:val="14"/>
      </w:pPr>
      <w:r>
        <w:rPr>
          <w:rFonts w:hint="eastAsia"/>
        </w:rPr>
        <w:t>表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表 \* ARABIC</w:instrText>
      </w:r>
      <w:r>
        <w:instrText xml:space="preserve"> </w:instrText>
      </w:r>
      <w:r>
        <w:fldChar w:fldCharType="separate"/>
      </w:r>
      <w:r>
        <w:rPr>
          <w:lang/>
        </w:rPr>
        <w:t>6</w:t>
      </w:r>
      <w:r>
        <w:fldChar w:fldCharType="end"/>
      </w:r>
      <w:r>
        <w:t xml:space="preserve"> </w:t>
      </w:r>
      <w:r>
        <w:rPr>
          <w:rFonts w:hint="eastAsia"/>
        </w:rPr>
        <w:t>AI处理板工程参数帧</w:t>
      </w:r>
    </w:p>
    <w:tbl>
      <w:tblPr>
        <w:tblStyle w:val="43"/>
        <w:tblW w:w="5032" w:type="pct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57"/>
        <w:gridCol w:w="1111"/>
        <w:gridCol w:w="1377"/>
        <w:gridCol w:w="2227"/>
        <w:gridCol w:w="3972"/>
      </w:tblGrid>
      <w:tr w14:paraId="1775351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401" w:type="pct"/>
            <w:noWrap w:val="0"/>
            <w:vAlign w:val="center"/>
          </w:tcPr>
          <w:p w14:paraId="6D2F4A31">
            <w:pPr>
              <w:pStyle w:val="99"/>
            </w:pPr>
            <w:r>
              <w:rPr>
                <w:rFonts w:hint="eastAsia"/>
              </w:rPr>
              <w:t>序号</w:t>
            </w:r>
          </w:p>
        </w:tc>
        <w:tc>
          <w:tcPr>
            <w:tcW w:w="588" w:type="pct"/>
            <w:noWrap w:val="0"/>
            <w:vAlign w:val="center"/>
          </w:tcPr>
          <w:p w14:paraId="400A6A56">
            <w:pPr>
              <w:pStyle w:val="99"/>
            </w:pPr>
            <w:r>
              <w:rPr>
                <w:rFonts w:hint="eastAsia"/>
              </w:rPr>
              <w:t>帧代号</w:t>
            </w:r>
          </w:p>
        </w:tc>
        <w:tc>
          <w:tcPr>
            <w:tcW w:w="729" w:type="pct"/>
            <w:noWrap w:val="0"/>
            <w:vAlign w:val="center"/>
          </w:tcPr>
          <w:p w14:paraId="6DDAF131">
            <w:pPr>
              <w:pStyle w:val="99"/>
            </w:pPr>
            <w:r>
              <w:rPr>
                <w:rFonts w:hint="eastAsia"/>
              </w:rPr>
              <w:t>仲裁域ID20~ID13</w:t>
            </w:r>
          </w:p>
          <w:p w14:paraId="26328D20">
            <w:pPr>
              <w:pStyle w:val="99"/>
            </w:pPr>
            <w:r>
              <w:rPr>
                <w:rFonts w:hint="eastAsia"/>
              </w:rPr>
              <w:t>（</w:t>
            </w:r>
            <w:r>
              <w:t>16</w:t>
            </w:r>
            <w:r>
              <w:rPr>
                <w:rFonts w:hint="eastAsia"/>
              </w:rPr>
              <w:t>进制）</w:t>
            </w:r>
          </w:p>
        </w:tc>
        <w:tc>
          <w:tcPr>
            <w:tcW w:w="1179" w:type="pct"/>
            <w:noWrap w:val="0"/>
            <w:vAlign w:val="center"/>
          </w:tcPr>
          <w:p w14:paraId="56350227">
            <w:pPr>
              <w:pStyle w:val="99"/>
            </w:pPr>
            <w:r>
              <w:rPr>
                <w:rFonts w:hint="eastAsia"/>
              </w:rPr>
              <w:t>名称</w:t>
            </w:r>
          </w:p>
        </w:tc>
        <w:tc>
          <w:tcPr>
            <w:tcW w:w="2103" w:type="pct"/>
            <w:noWrap w:val="0"/>
            <w:vAlign w:val="center"/>
          </w:tcPr>
          <w:p w14:paraId="4CD5CC7A">
            <w:pPr>
              <w:pStyle w:val="99"/>
            </w:pPr>
            <w:r>
              <w:rPr>
                <w:rFonts w:hint="eastAsia"/>
              </w:rPr>
              <w:t>备注</w:t>
            </w:r>
          </w:p>
        </w:tc>
      </w:tr>
      <w:tr w14:paraId="1D3D239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401" w:type="pct"/>
            <w:noWrap w:val="0"/>
            <w:vAlign w:val="center"/>
          </w:tcPr>
          <w:p w14:paraId="58FFBE0E">
            <w:pPr>
              <w:pStyle w:val="99"/>
            </w:pPr>
            <w:r>
              <w:t>1</w:t>
            </w:r>
          </w:p>
        </w:tc>
        <w:tc>
          <w:tcPr>
            <w:tcW w:w="588" w:type="pct"/>
            <w:noWrap w:val="0"/>
            <w:vAlign w:val="center"/>
          </w:tcPr>
          <w:p w14:paraId="2D1C78B3">
            <w:pPr>
              <w:pStyle w:val="99"/>
            </w:pPr>
            <w:r>
              <w:rPr>
                <w:rFonts w:hint="eastAsia"/>
              </w:rPr>
              <w:t>AP-G001</w:t>
            </w:r>
          </w:p>
        </w:tc>
        <w:tc>
          <w:tcPr>
            <w:tcW w:w="729" w:type="pct"/>
            <w:noWrap w:val="0"/>
            <w:vAlign w:val="center"/>
          </w:tcPr>
          <w:p w14:paraId="6C1713F6">
            <w:pPr>
              <w:pStyle w:val="99"/>
            </w:pPr>
            <w:r>
              <w:rPr>
                <w:rFonts w:hint="eastAsia"/>
              </w:rPr>
              <w:t>01</w:t>
            </w:r>
            <w:r>
              <w:t>H</w:t>
            </w:r>
          </w:p>
        </w:tc>
        <w:tc>
          <w:tcPr>
            <w:tcW w:w="1179" w:type="pct"/>
            <w:noWrap w:val="0"/>
            <w:vAlign w:val="center"/>
          </w:tcPr>
          <w:p w14:paraId="5AEF1C45">
            <w:pPr>
              <w:pStyle w:val="99"/>
            </w:pPr>
            <w:r>
              <w:rPr>
                <w:rFonts w:hint="eastAsia"/>
              </w:rPr>
              <w:t>工程参数帧1</w:t>
            </w:r>
          </w:p>
        </w:tc>
        <w:tc>
          <w:tcPr>
            <w:tcW w:w="2103" w:type="pct"/>
            <w:vMerge w:val="restart"/>
            <w:noWrap w:val="0"/>
            <w:vAlign w:val="center"/>
          </w:tcPr>
          <w:p w14:paraId="1363B193">
            <w:pPr>
              <w:pStyle w:val="99"/>
            </w:pPr>
            <w:r>
              <w:rPr>
                <w:rFonts w:hint="eastAsia"/>
              </w:rPr>
              <w:t>参数:工程参数帧第1</w:t>
            </w:r>
            <w:r>
              <w:t>~</w:t>
            </w:r>
            <w:r>
              <w:rPr>
                <w:rFonts w:hint="eastAsia"/>
              </w:rPr>
              <w:t>28帧</w:t>
            </w:r>
          </w:p>
        </w:tc>
      </w:tr>
      <w:tr w14:paraId="3B6CE16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401" w:type="pct"/>
            <w:noWrap w:val="0"/>
            <w:vAlign w:val="center"/>
          </w:tcPr>
          <w:p w14:paraId="208534B7">
            <w:pPr>
              <w:pStyle w:val="99"/>
            </w:pPr>
            <w:r>
              <w:rPr>
                <w:rFonts w:hint="eastAsia"/>
              </w:rPr>
              <w:t>2</w:t>
            </w:r>
          </w:p>
        </w:tc>
        <w:tc>
          <w:tcPr>
            <w:tcW w:w="588" w:type="pct"/>
            <w:noWrap w:val="0"/>
            <w:vAlign w:val="center"/>
          </w:tcPr>
          <w:p w14:paraId="2E09C4E7">
            <w:pPr>
              <w:pStyle w:val="99"/>
            </w:pPr>
            <w:r>
              <w:rPr>
                <w:rFonts w:hint="eastAsia"/>
              </w:rPr>
              <w:t>AP-G002</w:t>
            </w:r>
          </w:p>
        </w:tc>
        <w:tc>
          <w:tcPr>
            <w:tcW w:w="729" w:type="pct"/>
            <w:noWrap w:val="0"/>
            <w:vAlign w:val="center"/>
          </w:tcPr>
          <w:p w14:paraId="50BD9E18">
            <w:pPr>
              <w:pStyle w:val="99"/>
            </w:pPr>
            <w:r>
              <w:rPr>
                <w:rFonts w:hint="eastAsia"/>
              </w:rPr>
              <w:t>02</w:t>
            </w:r>
            <w:r>
              <w:t>H</w:t>
            </w:r>
          </w:p>
        </w:tc>
        <w:tc>
          <w:tcPr>
            <w:tcW w:w="1179" w:type="pct"/>
            <w:noWrap w:val="0"/>
            <w:vAlign w:val="center"/>
          </w:tcPr>
          <w:p w14:paraId="7ADD24B8">
            <w:pPr>
              <w:pStyle w:val="99"/>
            </w:pPr>
            <w:r>
              <w:rPr>
                <w:rFonts w:hint="eastAsia"/>
              </w:rPr>
              <w:t>工程参数帧2</w:t>
            </w:r>
          </w:p>
        </w:tc>
        <w:tc>
          <w:tcPr>
            <w:tcW w:w="2103" w:type="pct"/>
            <w:vMerge w:val="continue"/>
            <w:noWrap w:val="0"/>
            <w:vAlign w:val="center"/>
          </w:tcPr>
          <w:p w14:paraId="6B25200D">
            <w:pPr>
              <w:pStyle w:val="99"/>
            </w:pPr>
          </w:p>
        </w:tc>
      </w:tr>
      <w:tr w14:paraId="77E30E8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01" w:type="pct"/>
            <w:noWrap w:val="0"/>
            <w:vAlign w:val="center"/>
          </w:tcPr>
          <w:p w14:paraId="6ED65A20">
            <w:pPr>
              <w:pStyle w:val="99"/>
            </w:pPr>
            <w:r>
              <w:rPr>
                <w:rFonts w:hint="eastAsia"/>
              </w:rPr>
              <w:t>3</w:t>
            </w:r>
          </w:p>
        </w:tc>
        <w:tc>
          <w:tcPr>
            <w:tcW w:w="588" w:type="pct"/>
            <w:noWrap w:val="0"/>
            <w:vAlign w:val="center"/>
          </w:tcPr>
          <w:p w14:paraId="41409009">
            <w:pPr>
              <w:pStyle w:val="99"/>
            </w:pPr>
            <w:r>
              <w:rPr>
                <w:rFonts w:hint="eastAsia"/>
              </w:rPr>
              <w:t>AP-G003</w:t>
            </w:r>
          </w:p>
        </w:tc>
        <w:tc>
          <w:tcPr>
            <w:tcW w:w="729" w:type="pct"/>
            <w:noWrap w:val="0"/>
            <w:vAlign w:val="center"/>
          </w:tcPr>
          <w:p w14:paraId="2AEC117A">
            <w:pPr>
              <w:pStyle w:val="99"/>
            </w:pPr>
            <w:r>
              <w:rPr>
                <w:rFonts w:hint="eastAsia"/>
              </w:rPr>
              <w:t>03</w:t>
            </w:r>
            <w:r>
              <w:t>H</w:t>
            </w:r>
          </w:p>
        </w:tc>
        <w:tc>
          <w:tcPr>
            <w:tcW w:w="1179" w:type="pct"/>
            <w:noWrap w:val="0"/>
            <w:vAlign w:val="center"/>
          </w:tcPr>
          <w:p w14:paraId="286DB0AA">
            <w:pPr>
              <w:pStyle w:val="99"/>
            </w:pPr>
            <w:r>
              <w:rPr>
                <w:rFonts w:hint="eastAsia"/>
              </w:rPr>
              <w:t>工程参数帧3</w:t>
            </w:r>
          </w:p>
        </w:tc>
        <w:tc>
          <w:tcPr>
            <w:tcW w:w="2103" w:type="pct"/>
            <w:vMerge w:val="continue"/>
            <w:noWrap w:val="0"/>
            <w:vAlign w:val="center"/>
          </w:tcPr>
          <w:p w14:paraId="5FC0F382">
            <w:pPr>
              <w:pStyle w:val="99"/>
            </w:pPr>
          </w:p>
        </w:tc>
      </w:tr>
      <w:tr w14:paraId="16A0D69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401" w:type="pct"/>
            <w:noWrap w:val="0"/>
            <w:vAlign w:val="center"/>
          </w:tcPr>
          <w:p w14:paraId="519450B5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588" w:type="pct"/>
            <w:noWrap w:val="0"/>
            <w:vAlign w:val="center"/>
          </w:tcPr>
          <w:p w14:paraId="4D96F249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AP-G004</w:t>
            </w:r>
          </w:p>
        </w:tc>
        <w:tc>
          <w:tcPr>
            <w:tcW w:w="729" w:type="pct"/>
            <w:noWrap w:val="0"/>
            <w:vAlign w:val="center"/>
          </w:tcPr>
          <w:p w14:paraId="35AB6D90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04</w:t>
            </w:r>
            <w:r>
              <w:t>H</w:t>
            </w:r>
          </w:p>
        </w:tc>
        <w:tc>
          <w:tcPr>
            <w:tcW w:w="1179" w:type="pct"/>
            <w:noWrap w:val="0"/>
            <w:vAlign w:val="center"/>
          </w:tcPr>
          <w:p w14:paraId="77BE7FE3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工程参数帧4</w:t>
            </w:r>
          </w:p>
        </w:tc>
        <w:tc>
          <w:tcPr>
            <w:tcW w:w="2103" w:type="pct"/>
            <w:vMerge w:val="continue"/>
            <w:noWrap w:val="0"/>
            <w:vAlign w:val="center"/>
          </w:tcPr>
          <w:p w14:paraId="237B0565">
            <w:pPr>
              <w:pStyle w:val="99"/>
            </w:pPr>
          </w:p>
        </w:tc>
      </w:tr>
      <w:tr w14:paraId="1808E88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401" w:type="pct"/>
            <w:noWrap w:val="0"/>
            <w:vAlign w:val="center"/>
          </w:tcPr>
          <w:p w14:paraId="2238C660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5</w:t>
            </w:r>
          </w:p>
        </w:tc>
        <w:tc>
          <w:tcPr>
            <w:tcW w:w="588" w:type="pct"/>
            <w:noWrap w:val="0"/>
            <w:vAlign w:val="center"/>
          </w:tcPr>
          <w:p w14:paraId="7FE1D2BC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AP-G005</w:t>
            </w:r>
          </w:p>
        </w:tc>
        <w:tc>
          <w:tcPr>
            <w:tcW w:w="729" w:type="pct"/>
            <w:noWrap w:val="0"/>
            <w:vAlign w:val="center"/>
          </w:tcPr>
          <w:p w14:paraId="7AF25DEE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05</w:t>
            </w:r>
            <w:r>
              <w:t>H</w:t>
            </w:r>
          </w:p>
        </w:tc>
        <w:tc>
          <w:tcPr>
            <w:tcW w:w="1179" w:type="pct"/>
            <w:noWrap w:val="0"/>
            <w:vAlign w:val="center"/>
          </w:tcPr>
          <w:p w14:paraId="104ED7A0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工程参数帧5</w:t>
            </w:r>
          </w:p>
        </w:tc>
        <w:tc>
          <w:tcPr>
            <w:tcW w:w="2103" w:type="pct"/>
            <w:vMerge w:val="continue"/>
            <w:noWrap w:val="0"/>
            <w:vAlign w:val="center"/>
          </w:tcPr>
          <w:p w14:paraId="7BCF07A4">
            <w:pPr>
              <w:pStyle w:val="99"/>
            </w:pPr>
          </w:p>
        </w:tc>
      </w:tr>
      <w:tr w14:paraId="4C25D2C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401" w:type="pct"/>
            <w:noWrap w:val="0"/>
            <w:vAlign w:val="center"/>
          </w:tcPr>
          <w:p w14:paraId="4CF5320C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6</w:t>
            </w:r>
          </w:p>
        </w:tc>
        <w:tc>
          <w:tcPr>
            <w:tcW w:w="588" w:type="pct"/>
            <w:noWrap w:val="0"/>
            <w:vAlign w:val="center"/>
          </w:tcPr>
          <w:p w14:paraId="06AD0ABA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AP-G006</w:t>
            </w:r>
          </w:p>
        </w:tc>
        <w:tc>
          <w:tcPr>
            <w:tcW w:w="729" w:type="pct"/>
            <w:noWrap w:val="0"/>
            <w:vAlign w:val="center"/>
          </w:tcPr>
          <w:p w14:paraId="185E61C5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06</w:t>
            </w:r>
            <w:r>
              <w:t>H</w:t>
            </w:r>
          </w:p>
        </w:tc>
        <w:tc>
          <w:tcPr>
            <w:tcW w:w="1179" w:type="pct"/>
            <w:noWrap w:val="0"/>
            <w:vAlign w:val="center"/>
          </w:tcPr>
          <w:p w14:paraId="16DF3E63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工程参数帧6</w:t>
            </w:r>
          </w:p>
        </w:tc>
        <w:tc>
          <w:tcPr>
            <w:tcW w:w="2103" w:type="pct"/>
            <w:vMerge w:val="continue"/>
            <w:noWrap w:val="0"/>
            <w:vAlign w:val="center"/>
          </w:tcPr>
          <w:p w14:paraId="5866F00F">
            <w:pPr>
              <w:pStyle w:val="99"/>
            </w:pPr>
          </w:p>
        </w:tc>
      </w:tr>
      <w:tr w14:paraId="5EE04BE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01" w:type="pct"/>
            <w:noWrap w:val="0"/>
            <w:vAlign w:val="center"/>
          </w:tcPr>
          <w:p w14:paraId="65C28737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7</w:t>
            </w:r>
          </w:p>
        </w:tc>
        <w:tc>
          <w:tcPr>
            <w:tcW w:w="588" w:type="pct"/>
            <w:noWrap w:val="0"/>
            <w:vAlign w:val="center"/>
          </w:tcPr>
          <w:p w14:paraId="4D177851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AP-G007</w:t>
            </w:r>
          </w:p>
        </w:tc>
        <w:tc>
          <w:tcPr>
            <w:tcW w:w="729" w:type="pct"/>
            <w:noWrap w:val="0"/>
            <w:vAlign w:val="center"/>
          </w:tcPr>
          <w:p w14:paraId="410121F9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07</w:t>
            </w:r>
            <w:r>
              <w:t>H</w:t>
            </w:r>
          </w:p>
        </w:tc>
        <w:tc>
          <w:tcPr>
            <w:tcW w:w="1179" w:type="pct"/>
            <w:noWrap w:val="0"/>
            <w:vAlign w:val="center"/>
          </w:tcPr>
          <w:p w14:paraId="7462CB81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工程参数帧7</w:t>
            </w:r>
          </w:p>
        </w:tc>
        <w:tc>
          <w:tcPr>
            <w:tcW w:w="2103" w:type="pct"/>
            <w:vMerge w:val="continue"/>
            <w:noWrap w:val="0"/>
            <w:vAlign w:val="center"/>
          </w:tcPr>
          <w:p w14:paraId="03C8D835">
            <w:pPr>
              <w:pStyle w:val="99"/>
            </w:pPr>
          </w:p>
        </w:tc>
      </w:tr>
      <w:tr w14:paraId="59733DF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401" w:type="pct"/>
            <w:noWrap w:val="0"/>
            <w:vAlign w:val="center"/>
          </w:tcPr>
          <w:p w14:paraId="16C2CC00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8</w:t>
            </w:r>
          </w:p>
        </w:tc>
        <w:tc>
          <w:tcPr>
            <w:tcW w:w="588" w:type="pct"/>
            <w:noWrap w:val="0"/>
            <w:vAlign w:val="center"/>
          </w:tcPr>
          <w:p w14:paraId="1E080931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AP-G008</w:t>
            </w:r>
          </w:p>
        </w:tc>
        <w:tc>
          <w:tcPr>
            <w:tcW w:w="729" w:type="pct"/>
            <w:noWrap w:val="0"/>
            <w:vAlign w:val="center"/>
          </w:tcPr>
          <w:p w14:paraId="47BBBB3D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08</w:t>
            </w:r>
            <w:r>
              <w:t>H</w:t>
            </w:r>
          </w:p>
        </w:tc>
        <w:tc>
          <w:tcPr>
            <w:tcW w:w="1179" w:type="pct"/>
            <w:noWrap w:val="0"/>
            <w:vAlign w:val="center"/>
          </w:tcPr>
          <w:p w14:paraId="1D3DCEFA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工程参数帧8</w:t>
            </w:r>
          </w:p>
        </w:tc>
        <w:tc>
          <w:tcPr>
            <w:tcW w:w="2103" w:type="pct"/>
            <w:vMerge w:val="continue"/>
            <w:noWrap w:val="0"/>
            <w:vAlign w:val="center"/>
          </w:tcPr>
          <w:p w14:paraId="22FD987A">
            <w:pPr>
              <w:pStyle w:val="99"/>
            </w:pPr>
          </w:p>
        </w:tc>
      </w:tr>
      <w:tr w14:paraId="06AB071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401" w:type="pct"/>
            <w:noWrap w:val="0"/>
            <w:vAlign w:val="center"/>
          </w:tcPr>
          <w:p w14:paraId="2EE7B83E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9</w:t>
            </w:r>
          </w:p>
        </w:tc>
        <w:tc>
          <w:tcPr>
            <w:tcW w:w="588" w:type="pct"/>
            <w:noWrap w:val="0"/>
            <w:vAlign w:val="center"/>
          </w:tcPr>
          <w:p w14:paraId="4E87F65E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AP-G009</w:t>
            </w:r>
          </w:p>
        </w:tc>
        <w:tc>
          <w:tcPr>
            <w:tcW w:w="729" w:type="pct"/>
            <w:noWrap w:val="0"/>
            <w:vAlign w:val="center"/>
          </w:tcPr>
          <w:p w14:paraId="4B1BF54E">
            <w:pPr>
              <w:pStyle w:val="99"/>
            </w:pPr>
            <w:r>
              <w:rPr>
                <w:rFonts w:hint="eastAsia"/>
              </w:rPr>
              <w:t>09H</w:t>
            </w:r>
          </w:p>
        </w:tc>
        <w:tc>
          <w:tcPr>
            <w:tcW w:w="1179" w:type="pct"/>
            <w:noWrap w:val="0"/>
            <w:vAlign w:val="center"/>
          </w:tcPr>
          <w:p w14:paraId="02BC3E47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工程参数帧9</w:t>
            </w:r>
          </w:p>
        </w:tc>
        <w:tc>
          <w:tcPr>
            <w:tcW w:w="2103" w:type="pct"/>
            <w:vMerge w:val="continue"/>
            <w:noWrap w:val="0"/>
            <w:vAlign w:val="center"/>
          </w:tcPr>
          <w:p w14:paraId="6DC1EA92">
            <w:pPr>
              <w:pStyle w:val="99"/>
            </w:pPr>
          </w:p>
        </w:tc>
      </w:tr>
      <w:tr w14:paraId="304B2C9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401" w:type="pct"/>
            <w:noWrap w:val="0"/>
            <w:vAlign w:val="center"/>
          </w:tcPr>
          <w:p w14:paraId="78CA262A">
            <w:pPr>
              <w:pStyle w:val="99"/>
            </w:pPr>
            <w:r>
              <w:rPr>
                <w:rFonts w:hint="eastAsia"/>
              </w:rPr>
              <w:t>10</w:t>
            </w:r>
          </w:p>
        </w:tc>
        <w:tc>
          <w:tcPr>
            <w:tcW w:w="588" w:type="pct"/>
            <w:noWrap w:val="0"/>
            <w:vAlign w:val="center"/>
          </w:tcPr>
          <w:p w14:paraId="5894A74D">
            <w:pPr>
              <w:pStyle w:val="99"/>
            </w:pPr>
            <w:r>
              <w:rPr>
                <w:rFonts w:hint="eastAsia"/>
              </w:rPr>
              <w:t>AP-G010</w:t>
            </w:r>
          </w:p>
        </w:tc>
        <w:tc>
          <w:tcPr>
            <w:tcW w:w="729" w:type="pct"/>
            <w:noWrap w:val="0"/>
            <w:vAlign w:val="center"/>
          </w:tcPr>
          <w:p w14:paraId="4C1FD028">
            <w:pPr>
              <w:pStyle w:val="99"/>
            </w:pPr>
            <w:r>
              <w:rPr>
                <w:rFonts w:hint="eastAsia"/>
              </w:rPr>
              <w:t>0AH</w:t>
            </w:r>
          </w:p>
        </w:tc>
        <w:tc>
          <w:tcPr>
            <w:tcW w:w="1179" w:type="pct"/>
            <w:noWrap w:val="0"/>
            <w:vAlign w:val="center"/>
          </w:tcPr>
          <w:p w14:paraId="6DD04101">
            <w:pPr>
              <w:pStyle w:val="99"/>
            </w:pPr>
            <w:r>
              <w:rPr>
                <w:rFonts w:hint="eastAsia"/>
              </w:rPr>
              <w:t>工程参数帧10</w:t>
            </w:r>
          </w:p>
        </w:tc>
        <w:tc>
          <w:tcPr>
            <w:tcW w:w="2103" w:type="pct"/>
            <w:vMerge w:val="continue"/>
            <w:noWrap w:val="0"/>
            <w:vAlign w:val="center"/>
          </w:tcPr>
          <w:p w14:paraId="38963F89">
            <w:pPr>
              <w:pStyle w:val="99"/>
            </w:pPr>
          </w:p>
        </w:tc>
      </w:tr>
      <w:tr w14:paraId="3574300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01" w:type="pct"/>
            <w:noWrap w:val="0"/>
            <w:vAlign w:val="center"/>
          </w:tcPr>
          <w:p w14:paraId="59BFB1FB">
            <w:pPr>
              <w:pStyle w:val="99"/>
            </w:pPr>
            <w:r>
              <w:rPr>
                <w:rFonts w:hint="eastAsia"/>
              </w:rPr>
              <w:t>11</w:t>
            </w:r>
          </w:p>
        </w:tc>
        <w:tc>
          <w:tcPr>
            <w:tcW w:w="588" w:type="pct"/>
            <w:noWrap w:val="0"/>
            <w:vAlign w:val="center"/>
          </w:tcPr>
          <w:p w14:paraId="4AA37ECF">
            <w:pPr>
              <w:pStyle w:val="99"/>
            </w:pPr>
            <w:r>
              <w:rPr>
                <w:rFonts w:hint="eastAsia"/>
              </w:rPr>
              <w:t>AP-G011</w:t>
            </w:r>
          </w:p>
        </w:tc>
        <w:tc>
          <w:tcPr>
            <w:tcW w:w="729" w:type="pct"/>
            <w:noWrap w:val="0"/>
            <w:vAlign w:val="center"/>
          </w:tcPr>
          <w:p w14:paraId="264D177B">
            <w:pPr>
              <w:pStyle w:val="99"/>
            </w:pPr>
            <w:r>
              <w:rPr>
                <w:rFonts w:hint="eastAsia"/>
              </w:rPr>
              <w:t>0BH</w:t>
            </w:r>
          </w:p>
        </w:tc>
        <w:tc>
          <w:tcPr>
            <w:tcW w:w="1179" w:type="pct"/>
            <w:noWrap w:val="0"/>
            <w:vAlign w:val="center"/>
          </w:tcPr>
          <w:p w14:paraId="1F1AC936">
            <w:pPr>
              <w:pStyle w:val="99"/>
            </w:pPr>
            <w:r>
              <w:rPr>
                <w:rFonts w:hint="eastAsia"/>
              </w:rPr>
              <w:t>工程参数帧11</w:t>
            </w:r>
          </w:p>
        </w:tc>
        <w:tc>
          <w:tcPr>
            <w:tcW w:w="2103" w:type="pct"/>
            <w:vMerge w:val="continue"/>
            <w:noWrap w:val="0"/>
            <w:vAlign w:val="center"/>
          </w:tcPr>
          <w:p w14:paraId="783A0B11">
            <w:pPr>
              <w:pStyle w:val="99"/>
            </w:pPr>
          </w:p>
        </w:tc>
      </w:tr>
      <w:tr w14:paraId="0CAB9E6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401" w:type="pct"/>
            <w:noWrap w:val="0"/>
            <w:vAlign w:val="center"/>
          </w:tcPr>
          <w:p w14:paraId="519D811F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12</w:t>
            </w:r>
          </w:p>
        </w:tc>
        <w:tc>
          <w:tcPr>
            <w:tcW w:w="588" w:type="pct"/>
            <w:noWrap w:val="0"/>
            <w:vAlign w:val="center"/>
          </w:tcPr>
          <w:p w14:paraId="227D7907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AP-G012</w:t>
            </w:r>
          </w:p>
        </w:tc>
        <w:tc>
          <w:tcPr>
            <w:tcW w:w="729" w:type="pct"/>
            <w:noWrap w:val="0"/>
            <w:vAlign w:val="center"/>
          </w:tcPr>
          <w:p w14:paraId="7A66D7B6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0CH</w:t>
            </w:r>
          </w:p>
        </w:tc>
        <w:tc>
          <w:tcPr>
            <w:tcW w:w="1179" w:type="pct"/>
            <w:noWrap w:val="0"/>
            <w:vAlign w:val="center"/>
          </w:tcPr>
          <w:p w14:paraId="3F619A10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工程参数帧12</w:t>
            </w:r>
          </w:p>
        </w:tc>
        <w:tc>
          <w:tcPr>
            <w:tcW w:w="2103" w:type="pct"/>
            <w:vMerge w:val="continue"/>
            <w:noWrap w:val="0"/>
            <w:vAlign w:val="center"/>
          </w:tcPr>
          <w:p w14:paraId="7D4226E0">
            <w:pPr>
              <w:pStyle w:val="99"/>
            </w:pPr>
          </w:p>
        </w:tc>
      </w:tr>
      <w:tr w14:paraId="3D59046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401" w:type="pct"/>
            <w:noWrap w:val="0"/>
            <w:vAlign w:val="center"/>
          </w:tcPr>
          <w:p w14:paraId="7B98414E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13</w:t>
            </w:r>
          </w:p>
        </w:tc>
        <w:tc>
          <w:tcPr>
            <w:tcW w:w="588" w:type="pct"/>
            <w:noWrap w:val="0"/>
            <w:vAlign w:val="center"/>
          </w:tcPr>
          <w:p w14:paraId="332090DA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AP-G013</w:t>
            </w:r>
          </w:p>
        </w:tc>
        <w:tc>
          <w:tcPr>
            <w:tcW w:w="729" w:type="pct"/>
            <w:noWrap w:val="0"/>
            <w:vAlign w:val="center"/>
          </w:tcPr>
          <w:p w14:paraId="30D0EC2C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0DH</w:t>
            </w:r>
          </w:p>
        </w:tc>
        <w:tc>
          <w:tcPr>
            <w:tcW w:w="1179" w:type="pct"/>
            <w:noWrap w:val="0"/>
            <w:vAlign w:val="center"/>
          </w:tcPr>
          <w:p w14:paraId="39C3A322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工程参数帧13</w:t>
            </w:r>
          </w:p>
        </w:tc>
        <w:tc>
          <w:tcPr>
            <w:tcW w:w="2103" w:type="pct"/>
            <w:vMerge w:val="continue"/>
            <w:noWrap w:val="0"/>
            <w:vAlign w:val="center"/>
          </w:tcPr>
          <w:p w14:paraId="40B7066A">
            <w:pPr>
              <w:pStyle w:val="99"/>
            </w:pPr>
          </w:p>
        </w:tc>
      </w:tr>
      <w:tr w14:paraId="4C91016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401" w:type="pct"/>
            <w:noWrap w:val="0"/>
            <w:vAlign w:val="center"/>
          </w:tcPr>
          <w:p w14:paraId="7D5FDCAC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14</w:t>
            </w:r>
          </w:p>
        </w:tc>
        <w:tc>
          <w:tcPr>
            <w:tcW w:w="588" w:type="pct"/>
            <w:noWrap w:val="0"/>
            <w:vAlign w:val="center"/>
          </w:tcPr>
          <w:p w14:paraId="1F1C4911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AP-G014</w:t>
            </w:r>
          </w:p>
        </w:tc>
        <w:tc>
          <w:tcPr>
            <w:tcW w:w="729" w:type="pct"/>
            <w:noWrap w:val="0"/>
            <w:vAlign w:val="center"/>
          </w:tcPr>
          <w:p w14:paraId="73CB1A40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0EH</w:t>
            </w:r>
          </w:p>
        </w:tc>
        <w:tc>
          <w:tcPr>
            <w:tcW w:w="1179" w:type="pct"/>
            <w:noWrap w:val="0"/>
            <w:vAlign w:val="center"/>
          </w:tcPr>
          <w:p w14:paraId="0E8E5456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工程参数帧14</w:t>
            </w:r>
          </w:p>
        </w:tc>
        <w:tc>
          <w:tcPr>
            <w:tcW w:w="2103" w:type="pct"/>
            <w:vMerge w:val="continue"/>
            <w:noWrap w:val="0"/>
            <w:vAlign w:val="center"/>
          </w:tcPr>
          <w:p w14:paraId="5A447015">
            <w:pPr>
              <w:pStyle w:val="99"/>
            </w:pPr>
          </w:p>
        </w:tc>
      </w:tr>
      <w:tr w14:paraId="46A220C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01" w:type="pct"/>
            <w:noWrap w:val="0"/>
            <w:vAlign w:val="center"/>
          </w:tcPr>
          <w:p w14:paraId="35B9ECF0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15</w:t>
            </w:r>
          </w:p>
        </w:tc>
        <w:tc>
          <w:tcPr>
            <w:tcW w:w="588" w:type="pct"/>
            <w:noWrap w:val="0"/>
            <w:vAlign w:val="center"/>
          </w:tcPr>
          <w:p w14:paraId="3DA7C8E5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AP-G015</w:t>
            </w:r>
          </w:p>
        </w:tc>
        <w:tc>
          <w:tcPr>
            <w:tcW w:w="729" w:type="pct"/>
            <w:noWrap w:val="0"/>
            <w:vAlign w:val="center"/>
          </w:tcPr>
          <w:p w14:paraId="7F168CEF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0FH</w:t>
            </w:r>
          </w:p>
        </w:tc>
        <w:tc>
          <w:tcPr>
            <w:tcW w:w="1179" w:type="pct"/>
            <w:noWrap w:val="0"/>
            <w:vAlign w:val="center"/>
          </w:tcPr>
          <w:p w14:paraId="1E2DB87B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工程参数帧15</w:t>
            </w:r>
          </w:p>
        </w:tc>
        <w:tc>
          <w:tcPr>
            <w:tcW w:w="2103" w:type="pct"/>
            <w:vMerge w:val="continue"/>
            <w:noWrap w:val="0"/>
            <w:vAlign w:val="center"/>
          </w:tcPr>
          <w:p w14:paraId="69EBA0D5">
            <w:pPr>
              <w:pStyle w:val="99"/>
            </w:pPr>
          </w:p>
        </w:tc>
      </w:tr>
      <w:tr w14:paraId="63D4111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401" w:type="pct"/>
            <w:noWrap w:val="0"/>
            <w:vAlign w:val="center"/>
          </w:tcPr>
          <w:p w14:paraId="7A04CA51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16</w:t>
            </w:r>
          </w:p>
        </w:tc>
        <w:tc>
          <w:tcPr>
            <w:tcW w:w="588" w:type="pct"/>
            <w:noWrap w:val="0"/>
            <w:vAlign w:val="center"/>
          </w:tcPr>
          <w:p w14:paraId="61457D9E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AP-G016</w:t>
            </w:r>
          </w:p>
        </w:tc>
        <w:tc>
          <w:tcPr>
            <w:tcW w:w="729" w:type="pct"/>
            <w:noWrap w:val="0"/>
            <w:vAlign w:val="center"/>
          </w:tcPr>
          <w:p w14:paraId="7D2A838A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10H</w:t>
            </w:r>
          </w:p>
        </w:tc>
        <w:tc>
          <w:tcPr>
            <w:tcW w:w="1179" w:type="pct"/>
            <w:noWrap w:val="0"/>
            <w:vAlign w:val="center"/>
          </w:tcPr>
          <w:p w14:paraId="663A5BD9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工程参数帧16</w:t>
            </w:r>
          </w:p>
        </w:tc>
        <w:tc>
          <w:tcPr>
            <w:tcW w:w="2103" w:type="pct"/>
            <w:vMerge w:val="continue"/>
            <w:noWrap w:val="0"/>
            <w:vAlign w:val="center"/>
          </w:tcPr>
          <w:p w14:paraId="5DCC6782">
            <w:pPr>
              <w:pStyle w:val="99"/>
            </w:pPr>
          </w:p>
        </w:tc>
      </w:tr>
      <w:tr w14:paraId="3089E07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401" w:type="pct"/>
            <w:noWrap w:val="0"/>
            <w:vAlign w:val="center"/>
          </w:tcPr>
          <w:p w14:paraId="11D6B306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17</w:t>
            </w:r>
          </w:p>
        </w:tc>
        <w:tc>
          <w:tcPr>
            <w:tcW w:w="588" w:type="pct"/>
            <w:noWrap w:val="0"/>
            <w:vAlign w:val="center"/>
          </w:tcPr>
          <w:p w14:paraId="18E8B1D0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AP-G017</w:t>
            </w:r>
          </w:p>
        </w:tc>
        <w:tc>
          <w:tcPr>
            <w:tcW w:w="729" w:type="pct"/>
            <w:noWrap w:val="0"/>
            <w:vAlign w:val="center"/>
          </w:tcPr>
          <w:p w14:paraId="369FA78A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11H</w:t>
            </w:r>
          </w:p>
        </w:tc>
        <w:tc>
          <w:tcPr>
            <w:tcW w:w="1179" w:type="pct"/>
            <w:noWrap w:val="0"/>
            <w:vAlign w:val="center"/>
          </w:tcPr>
          <w:p w14:paraId="626CFF68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工程参数帧17</w:t>
            </w:r>
          </w:p>
        </w:tc>
        <w:tc>
          <w:tcPr>
            <w:tcW w:w="2103" w:type="pct"/>
            <w:vMerge w:val="continue"/>
            <w:noWrap w:val="0"/>
            <w:vAlign w:val="center"/>
          </w:tcPr>
          <w:p w14:paraId="20CA8B2A">
            <w:pPr>
              <w:pStyle w:val="99"/>
            </w:pPr>
          </w:p>
        </w:tc>
      </w:tr>
      <w:tr w14:paraId="77A8632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401" w:type="pct"/>
            <w:noWrap w:val="0"/>
            <w:vAlign w:val="center"/>
          </w:tcPr>
          <w:p w14:paraId="44FD820B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18</w:t>
            </w:r>
          </w:p>
        </w:tc>
        <w:tc>
          <w:tcPr>
            <w:tcW w:w="588" w:type="pct"/>
            <w:noWrap w:val="0"/>
            <w:vAlign w:val="center"/>
          </w:tcPr>
          <w:p w14:paraId="51C09E89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AP-G018</w:t>
            </w:r>
          </w:p>
        </w:tc>
        <w:tc>
          <w:tcPr>
            <w:tcW w:w="729" w:type="pct"/>
            <w:noWrap w:val="0"/>
            <w:vAlign w:val="center"/>
          </w:tcPr>
          <w:p w14:paraId="793AF34A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12H</w:t>
            </w:r>
          </w:p>
        </w:tc>
        <w:tc>
          <w:tcPr>
            <w:tcW w:w="1179" w:type="pct"/>
            <w:noWrap w:val="0"/>
            <w:vAlign w:val="center"/>
          </w:tcPr>
          <w:p w14:paraId="221A51BB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工程参数帧18</w:t>
            </w:r>
          </w:p>
        </w:tc>
        <w:tc>
          <w:tcPr>
            <w:tcW w:w="2103" w:type="pct"/>
            <w:vMerge w:val="continue"/>
            <w:noWrap w:val="0"/>
            <w:vAlign w:val="center"/>
          </w:tcPr>
          <w:p w14:paraId="3A8C34F2">
            <w:pPr>
              <w:pStyle w:val="99"/>
            </w:pPr>
          </w:p>
        </w:tc>
      </w:tr>
      <w:tr w14:paraId="3F5AA30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01" w:type="pct"/>
            <w:noWrap w:val="0"/>
            <w:vAlign w:val="center"/>
          </w:tcPr>
          <w:p w14:paraId="3DD91E26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19</w:t>
            </w:r>
          </w:p>
        </w:tc>
        <w:tc>
          <w:tcPr>
            <w:tcW w:w="588" w:type="pct"/>
            <w:noWrap w:val="0"/>
            <w:vAlign w:val="center"/>
          </w:tcPr>
          <w:p w14:paraId="7322D1E9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AP-G019</w:t>
            </w:r>
          </w:p>
        </w:tc>
        <w:tc>
          <w:tcPr>
            <w:tcW w:w="729" w:type="pct"/>
            <w:noWrap w:val="0"/>
            <w:vAlign w:val="center"/>
          </w:tcPr>
          <w:p w14:paraId="187ABB71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13H</w:t>
            </w:r>
          </w:p>
        </w:tc>
        <w:tc>
          <w:tcPr>
            <w:tcW w:w="1179" w:type="pct"/>
            <w:noWrap w:val="0"/>
            <w:vAlign w:val="center"/>
          </w:tcPr>
          <w:p w14:paraId="3062C147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工程参数帧19</w:t>
            </w:r>
          </w:p>
        </w:tc>
        <w:tc>
          <w:tcPr>
            <w:tcW w:w="2103" w:type="pct"/>
            <w:vMerge w:val="continue"/>
            <w:noWrap w:val="0"/>
            <w:vAlign w:val="center"/>
          </w:tcPr>
          <w:p w14:paraId="45284D15">
            <w:pPr>
              <w:pStyle w:val="99"/>
            </w:pPr>
          </w:p>
        </w:tc>
      </w:tr>
      <w:tr w14:paraId="6904ADE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401" w:type="pct"/>
            <w:noWrap w:val="0"/>
            <w:vAlign w:val="center"/>
          </w:tcPr>
          <w:p w14:paraId="716DB2FB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</w:p>
        </w:tc>
        <w:tc>
          <w:tcPr>
            <w:tcW w:w="588" w:type="pct"/>
            <w:noWrap w:val="0"/>
            <w:vAlign w:val="center"/>
          </w:tcPr>
          <w:p w14:paraId="770FDADF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AP-G020</w:t>
            </w:r>
          </w:p>
        </w:tc>
        <w:tc>
          <w:tcPr>
            <w:tcW w:w="729" w:type="pct"/>
            <w:noWrap w:val="0"/>
            <w:vAlign w:val="center"/>
          </w:tcPr>
          <w:p w14:paraId="0B066471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14H</w:t>
            </w:r>
          </w:p>
        </w:tc>
        <w:tc>
          <w:tcPr>
            <w:tcW w:w="1179" w:type="pct"/>
            <w:noWrap w:val="0"/>
            <w:vAlign w:val="center"/>
          </w:tcPr>
          <w:p w14:paraId="78273141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工程参数帧20</w:t>
            </w:r>
          </w:p>
        </w:tc>
        <w:tc>
          <w:tcPr>
            <w:tcW w:w="2103" w:type="pct"/>
            <w:vMerge w:val="continue"/>
            <w:noWrap w:val="0"/>
            <w:vAlign w:val="center"/>
          </w:tcPr>
          <w:p w14:paraId="35B88F5C">
            <w:pPr>
              <w:pStyle w:val="99"/>
            </w:pPr>
          </w:p>
        </w:tc>
      </w:tr>
      <w:tr w14:paraId="5E7E8C2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401" w:type="pct"/>
            <w:noWrap w:val="0"/>
            <w:vAlign w:val="center"/>
          </w:tcPr>
          <w:p w14:paraId="725069BC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21</w:t>
            </w:r>
          </w:p>
        </w:tc>
        <w:tc>
          <w:tcPr>
            <w:tcW w:w="588" w:type="pct"/>
            <w:noWrap w:val="0"/>
            <w:vAlign w:val="center"/>
          </w:tcPr>
          <w:p w14:paraId="11F927FD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AP-G021</w:t>
            </w:r>
          </w:p>
        </w:tc>
        <w:tc>
          <w:tcPr>
            <w:tcW w:w="729" w:type="pct"/>
            <w:noWrap w:val="0"/>
            <w:vAlign w:val="center"/>
          </w:tcPr>
          <w:p w14:paraId="55F604E1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15H</w:t>
            </w:r>
          </w:p>
        </w:tc>
        <w:tc>
          <w:tcPr>
            <w:tcW w:w="1179" w:type="pct"/>
            <w:noWrap w:val="0"/>
            <w:vAlign w:val="center"/>
          </w:tcPr>
          <w:p w14:paraId="6B706370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工程参数帧21</w:t>
            </w:r>
          </w:p>
        </w:tc>
        <w:tc>
          <w:tcPr>
            <w:tcW w:w="2103" w:type="pct"/>
            <w:vMerge w:val="continue"/>
            <w:noWrap w:val="0"/>
            <w:vAlign w:val="center"/>
          </w:tcPr>
          <w:p w14:paraId="332236BF">
            <w:pPr>
              <w:pStyle w:val="99"/>
            </w:pPr>
          </w:p>
        </w:tc>
      </w:tr>
      <w:tr w14:paraId="6D48436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401" w:type="pct"/>
            <w:noWrap w:val="0"/>
            <w:vAlign w:val="center"/>
          </w:tcPr>
          <w:p w14:paraId="46611C38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22</w:t>
            </w:r>
          </w:p>
        </w:tc>
        <w:tc>
          <w:tcPr>
            <w:tcW w:w="588" w:type="pct"/>
            <w:noWrap w:val="0"/>
            <w:vAlign w:val="center"/>
          </w:tcPr>
          <w:p w14:paraId="4D18C18F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AP-G022</w:t>
            </w:r>
          </w:p>
        </w:tc>
        <w:tc>
          <w:tcPr>
            <w:tcW w:w="729" w:type="pct"/>
            <w:noWrap w:val="0"/>
            <w:vAlign w:val="center"/>
          </w:tcPr>
          <w:p w14:paraId="599821E7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16H</w:t>
            </w:r>
          </w:p>
        </w:tc>
        <w:tc>
          <w:tcPr>
            <w:tcW w:w="1179" w:type="pct"/>
            <w:noWrap w:val="0"/>
            <w:vAlign w:val="center"/>
          </w:tcPr>
          <w:p w14:paraId="71CC1F38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工程参数帧22</w:t>
            </w:r>
          </w:p>
        </w:tc>
        <w:tc>
          <w:tcPr>
            <w:tcW w:w="2103" w:type="pct"/>
            <w:vMerge w:val="continue"/>
            <w:noWrap w:val="0"/>
            <w:vAlign w:val="center"/>
          </w:tcPr>
          <w:p w14:paraId="708F8D70">
            <w:pPr>
              <w:pStyle w:val="99"/>
            </w:pPr>
          </w:p>
        </w:tc>
      </w:tr>
      <w:tr w14:paraId="7FB069A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01" w:type="pct"/>
            <w:noWrap w:val="0"/>
            <w:vAlign w:val="center"/>
          </w:tcPr>
          <w:p w14:paraId="4A2D16F2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23</w:t>
            </w:r>
          </w:p>
        </w:tc>
        <w:tc>
          <w:tcPr>
            <w:tcW w:w="588" w:type="pct"/>
            <w:noWrap w:val="0"/>
            <w:vAlign w:val="center"/>
          </w:tcPr>
          <w:p w14:paraId="60A9A918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AP-G023</w:t>
            </w:r>
          </w:p>
        </w:tc>
        <w:tc>
          <w:tcPr>
            <w:tcW w:w="729" w:type="pct"/>
            <w:noWrap w:val="0"/>
            <w:vAlign w:val="center"/>
          </w:tcPr>
          <w:p w14:paraId="57AB35F2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17H</w:t>
            </w:r>
          </w:p>
        </w:tc>
        <w:tc>
          <w:tcPr>
            <w:tcW w:w="1179" w:type="pct"/>
            <w:noWrap w:val="0"/>
            <w:vAlign w:val="center"/>
          </w:tcPr>
          <w:p w14:paraId="4B1587D3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工程参数帧23</w:t>
            </w:r>
          </w:p>
        </w:tc>
        <w:tc>
          <w:tcPr>
            <w:tcW w:w="2103" w:type="pct"/>
            <w:vMerge w:val="continue"/>
            <w:noWrap w:val="0"/>
            <w:vAlign w:val="center"/>
          </w:tcPr>
          <w:p w14:paraId="011AC58D">
            <w:pPr>
              <w:pStyle w:val="99"/>
            </w:pPr>
          </w:p>
        </w:tc>
      </w:tr>
      <w:tr w14:paraId="1DB3259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401" w:type="pct"/>
            <w:noWrap w:val="0"/>
            <w:vAlign w:val="center"/>
          </w:tcPr>
          <w:p w14:paraId="18C30D43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24</w:t>
            </w:r>
          </w:p>
        </w:tc>
        <w:tc>
          <w:tcPr>
            <w:tcW w:w="588" w:type="pct"/>
            <w:noWrap w:val="0"/>
            <w:vAlign w:val="center"/>
          </w:tcPr>
          <w:p w14:paraId="62E3A50D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AP-G024</w:t>
            </w:r>
          </w:p>
        </w:tc>
        <w:tc>
          <w:tcPr>
            <w:tcW w:w="729" w:type="pct"/>
            <w:noWrap w:val="0"/>
            <w:vAlign w:val="center"/>
          </w:tcPr>
          <w:p w14:paraId="5E79684A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18H</w:t>
            </w:r>
          </w:p>
        </w:tc>
        <w:tc>
          <w:tcPr>
            <w:tcW w:w="1179" w:type="pct"/>
            <w:noWrap w:val="0"/>
            <w:vAlign w:val="center"/>
          </w:tcPr>
          <w:p w14:paraId="64158780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工程参数帧24</w:t>
            </w:r>
          </w:p>
        </w:tc>
        <w:tc>
          <w:tcPr>
            <w:tcW w:w="2103" w:type="pct"/>
            <w:vMerge w:val="continue"/>
            <w:noWrap w:val="0"/>
            <w:vAlign w:val="center"/>
          </w:tcPr>
          <w:p w14:paraId="779F1B47">
            <w:pPr>
              <w:pStyle w:val="99"/>
            </w:pPr>
          </w:p>
        </w:tc>
      </w:tr>
      <w:tr w14:paraId="2483A29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401" w:type="pct"/>
            <w:noWrap w:val="0"/>
            <w:vAlign w:val="center"/>
          </w:tcPr>
          <w:p w14:paraId="34C50D80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25</w:t>
            </w:r>
          </w:p>
        </w:tc>
        <w:tc>
          <w:tcPr>
            <w:tcW w:w="588" w:type="pct"/>
            <w:noWrap w:val="0"/>
            <w:vAlign w:val="center"/>
          </w:tcPr>
          <w:p w14:paraId="7C89EA61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AP-G025</w:t>
            </w:r>
          </w:p>
        </w:tc>
        <w:tc>
          <w:tcPr>
            <w:tcW w:w="729" w:type="pct"/>
            <w:noWrap w:val="0"/>
            <w:vAlign w:val="center"/>
          </w:tcPr>
          <w:p w14:paraId="608FB0CB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19H</w:t>
            </w:r>
          </w:p>
        </w:tc>
        <w:tc>
          <w:tcPr>
            <w:tcW w:w="1179" w:type="pct"/>
            <w:noWrap w:val="0"/>
            <w:vAlign w:val="center"/>
          </w:tcPr>
          <w:p w14:paraId="35612888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工程参数帧25</w:t>
            </w:r>
          </w:p>
        </w:tc>
        <w:tc>
          <w:tcPr>
            <w:tcW w:w="2103" w:type="pct"/>
            <w:vMerge w:val="continue"/>
            <w:noWrap w:val="0"/>
            <w:vAlign w:val="center"/>
          </w:tcPr>
          <w:p w14:paraId="13AF36A1">
            <w:pPr>
              <w:pStyle w:val="99"/>
            </w:pPr>
          </w:p>
        </w:tc>
      </w:tr>
      <w:tr w14:paraId="1BB8084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401" w:type="pct"/>
            <w:noWrap w:val="0"/>
            <w:vAlign w:val="center"/>
          </w:tcPr>
          <w:p w14:paraId="5F8790D8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26</w:t>
            </w:r>
          </w:p>
        </w:tc>
        <w:tc>
          <w:tcPr>
            <w:tcW w:w="588" w:type="pct"/>
            <w:noWrap w:val="0"/>
            <w:vAlign w:val="center"/>
          </w:tcPr>
          <w:p w14:paraId="0D92D212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AP-G026</w:t>
            </w:r>
          </w:p>
        </w:tc>
        <w:tc>
          <w:tcPr>
            <w:tcW w:w="729" w:type="pct"/>
            <w:noWrap w:val="0"/>
            <w:vAlign w:val="center"/>
          </w:tcPr>
          <w:p w14:paraId="01036DC5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1AH</w:t>
            </w:r>
          </w:p>
        </w:tc>
        <w:tc>
          <w:tcPr>
            <w:tcW w:w="1179" w:type="pct"/>
            <w:noWrap w:val="0"/>
            <w:vAlign w:val="center"/>
          </w:tcPr>
          <w:p w14:paraId="230DBCF2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工程参数帧26</w:t>
            </w:r>
          </w:p>
        </w:tc>
        <w:tc>
          <w:tcPr>
            <w:tcW w:w="2103" w:type="pct"/>
            <w:vMerge w:val="continue"/>
            <w:noWrap w:val="0"/>
            <w:vAlign w:val="center"/>
          </w:tcPr>
          <w:p w14:paraId="44178106">
            <w:pPr>
              <w:pStyle w:val="99"/>
            </w:pPr>
          </w:p>
        </w:tc>
      </w:tr>
      <w:tr w14:paraId="2E72337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01" w:type="pct"/>
            <w:noWrap w:val="0"/>
            <w:vAlign w:val="center"/>
          </w:tcPr>
          <w:p w14:paraId="67520BAD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27</w:t>
            </w:r>
          </w:p>
        </w:tc>
        <w:tc>
          <w:tcPr>
            <w:tcW w:w="588" w:type="pct"/>
            <w:noWrap w:val="0"/>
            <w:vAlign w:val="center"/>
          </w:tcPr>
          <w:p w14:paraId="03995340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AP-G027</w:t>
            </w:r>
          </w:p>
        </w:tc>
        <w:tc>
          <w:tcPr>
            <w:tcW w:w="729" w:type="pct"/>
            <w:noWrap w:val="0"/>
            <w:vAlign w:val="center"/>
          </w:tcPr>
          <w:p w14:paraId="306A5D04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1BH</w:t>
            </w:r>
          </w:p>
        </w:tc>
        <w:tc>
          <w:tcPr>
            <w:tcW w:w="1179" w:type="pct"/>
            <w:noWrap w:val="0"/>
            <w:vAlign w:val="center"/>
          </w:tcPr>
          <w:p w14:paraId="783725E5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工程参数帧27</w:t>
            </w:r>
          </w:p>
        </w:tc>
        <w:tc>
          <w:tcPr>
            <w:tcW w:w="2103" w:type="pct"/>
            <w:vMerge w:val="continue"/>
            <w:noWrap w:val="0"/>
            <w:vAlign w:val="center"/>
          </w:tcPr>
          <w:p w14:paraId="47BA6DE3">
            <w:pPr>
              <w:pStyle w:val="99"/>
            </w:pPr>
          </w:p>
        </w:tc>
      </w:tr>
      <w:tr w14:paraId="5860A89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401" w:type="pct"/>
            <w:noWrap w:val="0"/>
            <w:vAlign w:val="center"/>
          </w:tcPr>
          <w:p w14:paraId="61FE90BC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28</w:t>
            </w:r>
          </w:p>
        </w:tc>
        <w:tc>
          <w:tcPr>
            <w:tcW w:w="588" w:type="pct"/>
            <w:noWrap w:val="0"/>
            <w:vAlign w:val="center"/>
          </w:tcPr>
          <w:p w14:paraId="27A62FE8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AP-G028</w:t>
            </w:r>
          </w:p>
        </w:tc>
        <w:tc>
          <w:tcPr>
            <w:tcW w:w="729" w:type="pct"/>
            <w:noWrap w:val="0"/>
            <w:vAlign w:val="center"/>
          </w:tcPr>
          <w:p w14:paraId="61A7D1BC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1CH</w:t>
            </w:r>
          </w:p>
        </w:tc>
        <w:tc>
          <w:tcPr>
            <w:tcW w:w="1179" w:type="pct"/>
            <w:noWrap w:val="0"/>
            <w:vAlign w:val="center"/>
          </w:tcPr>
          <w:p w14:paraId="25816A21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工程参数帧28</w:t>
            </w:r>
          </w:p>
        </w:tc>
        <w:tc>
          <w:tcPr>
            <w:tcW w:w="2103" w:type="pct"/>
            <w:vMerge w:val="continue"/>
            <w:noWrap w:val="0"/>
            <w:vAlign w:val="center"/>
          </w:tcPr>
          <w:p w14:paraId="3FF8ADC9">
            <w:pPr>
              <w:pStyle w:val="99"/>
            </w:pPr>
          </w:p>
        </w:tc>
      </w:tr>
    </w:tbl>
    <w:p w14:paraId="1404C988">
      <w:pPr>
        <w:pStyle w:val="14"/>
      </w:pPr>
      <w:r>
        <w:rPr>
          <w:rFonts w:hint="eastAsia"/>
        </w:rPr>
        <w:t>表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表 \* ARABIC</w:instrText>
      </w:r>
      <w:r>
        <w:instrText xml:space="preserve"> </w:instrText>
      </w:r>
      <w:r>
        <w:fldChar w:fldCharType="separate"/>
      </w:r>
      <w:r>
        <w:rPr>
          <w:lang/>
        </w:rPr>
        <w:t>7</w:t>
      </w:r>
      <w:r>
        <w:fldChar w:fldCharType="end"/>
      </w:r>
      <w:r>
        <w:t xml:space="preserve"> </w:t>
      </w:r>
      <w:r>
        <w:rPr>
          <w:rFonts w:hint="eastAsia"/>
        </w:rPr>
        <w:t>AI处理板指令应答帧</w:t>
      </w:r>
    </w:p>
    <w:tbl>
      <w:tblPr>
        <w:tblStyle w:val="43"/>
        <w:tblW w:w="5000" w:type="pct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15"/>
        <w:gridCol w:w="1143"/>
        <w:gridCol w:w="1381"/>
        <w:gridCol w:w="2301"/>
        <w:gridCol w:w="3844"/>
      </w:tblGrid>
      <w:tr w14:paraId="0B430D2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dxa"/>
          <w:wAfter w:w="0" w:type="dxa"/>
          <w:jc w:val="center"/>
        </w:trPr>
        <w:tc>
          <w:tcPr>
            <w:tcW w:w="381" w:type="pct"/>
            <w:noWrap w:val="0"/>
            <w:vAlign w:val="center"/>
          </w:tcPr>
          <w:p w14:paraId="011B343E">
            <w:pPr>
              <w:pStyle w:val="99"/>
            </w:pPr>
            <w:r>
              <w:rPr>
                <w:rFonts w:hint="eastAsia"/>
              </w:rPr>
              <w:t>序号</w:t>
            </w:r>
          </w:p>
        </w:tc>
        <w:tc>
          <w:tcPr>
            <w:tcW w:w="609" w:type="pct"/>
            <w:noWrap w:val="0"/>
            <w:vAlign w:val="center"/>
          </w:tcPr>
          <w:p w14:paraId="2E3E0142">
            <w:pPr>
              <w:pStyle w:val="99"/>
            </w:pPr>
            <w:r>
              <w:rPr>
                <w:rFonts w:hint="eastAsia"/>
              </w:rPr>
              <w:t>帧代号</w:t>
            </w:r>
          </w:p>
        </w:tc>
        <w:tc>
          <w:tcPr>
            <w:tcW w:w="736" w:type="pct"/>
            <w:noWrap w:val="0"/>
            <w:vAlign w:val="center"/>
          </w:tcPr>
          <w:p w14:paraId="23807A6D">
            <w:pPr>
              <w:pStyle w:val="99"/>
            </w:pPr>
            <w:r>
              <w:rPr>
                <w:rFonts w:hint="eastAsia"/>
              </w:rPr>
              <w:t>仲裁域ID20~ID1301（</w:t>
            </w:r>
            <w:r>
              <w:t>16</w:t>
            </w:r>
            <w:r>
              <w:rPr>
                <w:rFonts w:hint="eastAsia"/>
              </w:rPr>
              <w:t>进制）</w:t>
            </w:r>
          </w:p>
        </w:tc>
        <w:tc>
          <w:tcPr>
            <w:tcW w:w="1226" w:type="pct"/>
            <w:noWrap w:val="0"/>
            <w:vAlign w:val="center"/>
          </w:tcPr>
          <w:p w14:paraId="632F0A47">
            <w:pPr>
              <w:pStyle w:val="99"/>
            </w:pPr>
            <w:r>
              <w:rPr>
                <w:rFonts w:hint="eastAsia"/>
              </w:rPr>
              <w:t>名称</w:t>
            </w:r>
          </w:p>
        </w:tc>
        <w:tc>
          <w:tcPr>
            <w:tcW w:w="2048" w:type="pct"/>
            <w:noWrap w:val="0"/>
            <w:vAlign w:val="center"/>
          </w:tcPr>
          <w:p w14:paraId="1AAF5A62">
            <w:pPr>
              <w:pStyle w:val="99"/>
            </w:pPr>
            <w:r>
              <w:rPr>
                <w:rFonts w:hint="eastAsia"/>
              </w:rPr>
              <w:t>备注</w:t>
            </w:r>
          </w:p>
        </w:tc>
      </w:tr>
      <w:tr w14:paraId="0E2CBC6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dxa"/>
          <w:wAfter w:w="0" w:type="dxa"/>
          <w:jc w:val="center"/>
        </w:trPr>
        <w:tc>
          <w:tcPr>
            <w:tcW w:w="381" w:type="pct"/>
            <w:noWrap w:val="0"/>
            <w:vAlign w:val="center"/>
          </w:tcPr>
          <w:p w14:paraId="78B79CCE">
            <w:pPr>
              <w:pStyle w:val="99"/>
            </w:pPr>
            <w:r>
              <w:rPr>
                <w:rFonts w:hint="eastAsia"/>
              </w:rPr>
              <w:t>1</w:t>
            </w:r>
          </w:p>
        </w:tc>
        <w:tc>
          <w:tcPr>
            <w:tcW w:w="609" w:type="pct"/>
            <w:noWrap w:val="0"/>
            <w:vAlign w:val="center"/>
          </w:tcPr>
          <w:p w14:paraId="5259D78F">
            <w:pPr>
              <w:pStyle w:val="99"/>
            </w:pPr>
            <w:r>
              <w:rPr>
                <w:rFonts w:hint="eastAsia"/>
              </w:rPr>
              <w:t>AP-Y001</w:t>
            </w:r>
          </w:p>
        </w:tc>
        <w:tc>
          <w:tcPr>
            <w:tcW w:w="736" w:type="pct"/>
            <w:noWrap w:val="0"/>
            <w:vAlign w:val="center"/>
          </w:tcPr>
          <w:p w14:paraId="05674308">
            <w:pPr>
              <w:pStyle w:val="99"/>
            </w:pPr>
            <w:r>
              <w:rPr>
                <w:rFonts w:hint="eastAsia"/>
              </w:rPr>
              <w:t>A0</w:t>
            </w:r>
            <w:r>
              <w:t>H</w:t>
            </w:r>
          </w:p>
        </w:tc>
        <w:tc>
          <w:tcPr>
            <w:tcW w:w="1226" w:type="pct"/>
            <w:noWrap w:val="0"/>
            <w:vAlign w:val="center"/>
          </w:tcPr>
          <w:p w14:paraId="5C6C5A88">
            <w:pPr>
              <w:pStyle w:val="99"/>
            </w:pPr>
            <w:r>
              <w:rPr>
                <w:rFonts w:hint="eastAsia"/>
              </w:rPr>
              <w:t>指令应答帧</w:t>
            </w:r>
          </w:p>
        </w:tc>
        <w:tc>
          <w:tcPr>
            <w:tcW w:w="2048" w:type="pct"/>
            <w:noWrap w:val="0"/>
            <w:vAlign w:val="center"/>
          </w:tcPr>
          <w:p w14:paraId="1CF512F7">
            <w:pPr>
              <w:pStyle w:val="99"/>
            </w:pPr>
          </w:p>
        </w:tc>
      </w:tr>
    </w:tbl>
    <w:p w14:paraId="600FA280">
      <w:pPr>
        <w:pStyle w:val="4"/>
        <w:spacing w:before="326" w:after="163"/>
        <w:rPr>
          <w:rFonts w:hint="eastAsia"/>
        </w:rPr>
      </w:pPr>
      <w:bookmarkStart w:id="140" w:name="_Toc200790834"/>
      <w:bookmarkStart w:id="141" w:name="_Toc13520"/>
      <w:bookmarkStart w:id="142" w:name="_Toc192833895"/>
      <w:bookmarkStart w:id="143" w:name="_Toc514071694"/>
      <w:bookmarkStart w:id="144" w:name="_Toc514330388"/>
      <w:r>
        <w:rPr>
          <w:rFonts w:hint="eastAsia"/>
        </w:rPr>
        <w:t>AI控制板帧总表</w:t>
      </w:r>
      <w:bookmarkEnd w:id="140"/>
      <w:bookmarkEnd w:id="141"/>
      <w:bookmarkEnd w:id="142"/>
    </w:p>
    <w:p w14:paraId="522A7338">
      <w:pPr>
        <w:pStyle w:val="14"/>
        <w:keepNext/>
      </w:pPr>
      <w:r>
        <w:rPr>
          <w:rFonts w:hint="eastAsia"/>
        </w:rPr>
        <w:t>表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表 \* ARABIC</w:instrText>
      </w:r>
      <w:r>
        <w:instrText xml:space="preserve"> </w:instrText>
      </w:r>
      <w:r>
        <w:fldChar w:fldCharType="separate"/>
      </w:r>
      <w:r>
        <w:rPr>
          <w:lang/>
        </w:rPr>
        <w:t>8</w:t>
      </w:r>
      <w:r>
        <w:fldChar w:fldCharType="end"/>
      </w:r>
      <w:r>
        <w:t xml:space="preserve"> </w:t>
      </w:r>
      <w:r>
        <w:rPr>
          <w:rFonts w:hint="eastAsia"/>
        </w:rPr>
        <w:t>AI控制板指令帧</w:t>
      </w:r>
    </w:p>
    <w:tbl>
      <w:tblPr>
        <w:tblStyle w:val="43"/>
        <w:tblW w:w="5032" w:type="pct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91"/>
        <w:gridCol w:w="1009"/>
        <w:gridCol w:w="1571"/>
        <w:gridCol w:w="2890"/>
        <w:gridCol w:w="2843"/>
        <w:gridCol w:w="740"/>
      </w:tblGrid>
      <w:tr w14:paraId="42C98BC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07" w:type="pct"/>
            <w:noWrap w:val="0"/>
            <w:vAlign w:val="center"/>
          </w:tcPr>
          <w:p w14:paraId="653271AF">
            <w:pPr>
              <w:pStyle w:val="99"/>
            </w:pPr>
            <w:r>
              <w:rPr>
                <w:rFonts w:hint="eastAsia"/>
              </w:rPr>
              <w:t>序号</w:t>
            </w:r>
          </w:p>
        </w:tc>
        <w:tc>
          <w:tcPr>
            <w:tcW w:w="534" w:type="pct"/>
            <w:noWrap w:val="0"/>
            <w:vAlign w:val="center"/>
          </w:tcPr>
          <w:p w14:paraId="5DB45BBC">
            <w:pPr>
              <w:pStyle w:val="99"/>
            </w:pPr>
            <w:r>
              <w:rPr>
                <w:rFonts w:hint="eastAsia"/>
              </w:rPr>
              <w:t>帧代号</w:t>
            </w:r>
          </w:p>
        </w:tc>
        <w:tc>
          <w:tcPr>
            <w:tcW w:w="832" w:type="pct"/>
            <w:noWrap w:val="0"/>
            <w:vAlign w:val="center"/>
          </w:tcPr>
          <w:p w14:paraId="6BBB9F55">
            <w:pPr>
              <w:pStyle w:val="99"/>
            </w:pPr>
            <w:r>
              <w:rPr>
                <w:rFonts w:hint="eastAsia"/>
              </w:rPr>
              <w:t>仲裁域ID20~ID13</w:t>
            </w:r>
          </w:p>
          <w:p w14:paraId="2EB76A5E">
            <w:pPr>
              <w:pStyle w:val="99"/>
            </w:pPr>
            <w:r>
              <w:rPr>
                <w:rFonts w:hint="eastAsia"/>
              </w:rPr>
              <w:t>（</w:t>
            </w:r>
            <w:r>
              <w:t>16</w:t>
            </w:r>
            <w:r>
              <w:rPr>
                <w:rFonts w:hint="eastAsia"/>
              </w:rPr>
              <w:t>进制）</w:t>
            </w:r>
          </w:p>
        </w:tc>
        <w:tc>
          <w:tcPr>
            <w:tcW w:w="1529" w:type="pct"/>
            <w:noWrap w:val="0"/>
            <w:vAlign w:val="center"/>
          </w:tcPr>
          <w:p w14:paraId="42920D49">
            <w:pPr>
              <w:pStyle w:val="99"/>
            </w:pPr>
            <w:r>
              <w:rPr>
                <w:rFonts w:hint="eastAsia"/>
              </w:rPr>
              <w:t>指令名称</w:t>
            </w:r>
          </w:p>
        </w:tc>
        <w:tc>
          <w:tcPr>
            <w:tcW w:w="1504" w:type="pct"/>
            <w:noWrap w:val="0"/>
            <w:vAlign w:val="center"/>
          </w:tcPr>
          <w:p w14:paraId="03B6CB87">
            <w:pPr>
              <w:pStyle w:val="99"/>
            </w:pPr>
            <w:r>
              <w:rPr>
                <w:rFonts w:hint="eastAsia"/>
              </w:rPr>
              <w:t>指令功能概要</w:t>
            </w:r>
          </w:p>
        </w:tc>
        <w:tc>
          <w:tcPr>
            <w:tcW w:w="392" w:type="pct"/>
            <w:noWrap w:val="0"/>
            <w:vAlign w:val="center"/>
          </w:tcPr>
          <w:p w14:paraId="6C93F59D">
            <w:pPr>
              <w:pStyle w:val="99"/>
            </w:pPr>
            <w:r>
              <w:rPr>
                <w:rFonts w:hint="eastAsia"/>
              </w:rPr>
              <w:t>备注</w:t>
            </w:r>
          </w:p>
        </w:tc>
      </w:tr>
      <w:tr w14:paraId="381BE59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07" w:type="pct"/>
            <w:noWrap w:val="0"/>
            <w:vAlign w:val="center"/>
          </w:tcPr>
          <w:p w14:paraId="74839CD8">
            <w:pPr>
              <w:pStyle w:val="99"/>
            </w:pPr>
            <w:r>
              <w:rPr>
                <w:rFonts w:hint="eastAsia"/>
              </w:rPr>
              <w:t>1</w:t>
            </w:r>
          </w:p>
        </w:tc>
        <w:tc>
          <w:tcPr>
            <w:tcW w:w="534" w:type="pct"/>
            <w:noWrap w:val="0"/>
            <w:vAlign w:val="center"/>
          </w:tcPr>
          <w:p w14:paraId="7D3F47BF">
            <w:pPr>
              <w:pStyle w:val="99"/>
            </w:pPr>
            <w:r>
              <w:rPr>
                <w:rFonts w:hint="eastAsia"/>
              </w:rPr>
              <w:t>AC-Z001</w:t>
            </w:r>
          </w:p>
        </w:tc>
        <w:tc>
          <w:tcPr>
            <w:tcW w:w="832" w:type="pct"/>
            <w:noWrap w:val="0"/>
            <w:vAlign w:val="center"/>
          </w:tcPr>
          <w:p w14:paraId="3A78E1A6">
            <w:pPr>
              <w:pStyle w:val="99"/>
            </w:pPr>
            <w:r>
              <w:rPr>
                <w:rFonts w:hint="eastAsia"/>
              </w:rPr>
              <w:t>01</w:t>
            </w:r>
            <w:r>
              <w:t>H</w:t>
            </w:r>
          </w:p>
        </w:tc>
        <w:tc>
          <w:tcPr>
            <w:tcW w:w="1529" w:type="pct"/>
            <w:noWrap w:val="0"/>
            <w:vAlign w:val="center"/>
          </w:tcPr>
          <w:p w14:paraId="60D34209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总线控制指令</w:t>
            </w:r>
          </w:p>
        </w:tc>
        <w:tc>
          <w:tcPr>
            <w:tcW w:w="1504" w:type="pct"/>
            <w:noWrap w:val="0"/>
            <w:vAlign w:val="center"/>
          </w:tcPr>
          <w:p w14:paraId="3880B0AA">
            <w:pPr>
              <w:pStyle w:val="99"/>
            </w:pPr>
            <w:r>
              <w:rPr>
                <w:rFonts w:hint="eastAsia"/>
              </w:rPr>
              <w:t>控制载荷CAN总线</w:t>
            </w:r>
          </w:p>
        </w:tc>
        <w:tc>
          <w:tcPr>
            <w:tcW w:w="392" w:type="pct"/>
            <w:noWrap w:val="0"/>
            <w:vAlign w:val="center"/>
          </w:tcPr>
          <w:p w14:paraId="64E3DC81">
            <w:pPr>
              <w:pStyle w:val="99"/>
            </w:pPr>
          </w:p>
        </w:tc>
      </w:tr>
      <w:tr w14:paraId="52EFDAF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07" w:type="pct"/>
            <w:noWrap w:val="0"/>
            <w:vAlign w:val="center"/>
          </w:tcPr>
          <w:p w14:paraId="61B2A350">
            <w:pPr>
              <w:pStyle w:val="99"/>
            </w:pPr>
            <w:r>
              <w:t>2</w:t>
            </w:r>
          </w:p>
        </w:tc>
        <w:tc>
          <w:tcPr>
            <w:tcW w:w="534" w:type="pct"/>
            <w:noWrap w:val="0"/>
            <w:vAlign w:val="center"/>
          </w:tcPr>
          <w:p w14:paraId="5651DD31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AC-Z002</w:t>
            </w:r>
          </w:p>
        </w:tc>
        <w:tc>
          <w:tcPr>
            <w:tcW w:w="832" w:type="pct"/>
            <w:noWrap w:val="0"/>
            <w:vAlign w:val="center"/>
          </w:tcPr>
          <w:p w14:paraId="72B13EE0">
            <w:pPr>
              <w:pStyle w:val="99"/>
            </w:pPr>
            <w:r>
              <w:rPr>
                <w:rFonts w:hint="eastAsia"/>
              </w:rPr>
              <w:t>02</w:t>
            </w:r>
            <w:r>
              <w:t>H</w:t>
            </w:r>
          </w:p>
        </w:tc>
        <w:tc>
          <w:tcPr>
            <w:tcW w:w="1529" w:type="pct"/>
            <w:noWrap w:val="0"/>
            <w:vAlign w:val="center"/>
          </w:tcPr>
          <w:p w14:paraId="17B364B4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工程参数采集指令</w:t>
            </w:r>
          </w:p>
        </w:tc>
        <w:tc>
          <w:tcPr>
            <w:tcW w:w="1504" w:type="pct"/>
            <w:noWrap w:val="0"/>
            <w:vAlign w:val="center"/>
          </w:tcPr>
          <w:p w14:paraId="6AA9A22E">
            <w:pPr>
              <w:pStyle w:val="99"/>
            </w:pPr>
            <w:r>
              <w:rPr>
                <w:rFonts w:hint="eastAsia"/>
              </w:rPr>
              <w:t>获取载荷遥测信息</w:t>
            </w:r>
          </w:p>
        </w:tc>
        <w:tc>
          <w:tcPr>
            <w:tcW w:w="392" w:type="pct"/>
            <w:noWrap w:val="0"/>
            <w:vAlign w:val="center"/>
          </w:tcPr>
          <w:p w14:paraId="70C66103">
            <w:pPr>
              <w:pStyle w:val="99"/>
            </w:pPr>
          </w:p>
        </w:tc>
      </w:tr>
      <w:tr w14:paraId="133AB1A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07" w:type="pct"/>
            <w:noWrap w:val="0"/>
            <w:vAlign w:val="center"/>
          </w:tcPr>
          <w:p w14:paraId="7D85AC1D">
            <w:pPr>
              <w:pStyle w:val="99"/>
            </w:pPr>
            <w:r>
              <w:rPr>
                <w:rFonts w:hint="eastAsia"/>
              </w:rPr>
              <w:t>3</w:t>
            </w:r>
          </w:p>
        </w:tc>
        <w:tc>
          <w:tcPr>
            <w:tcW w:w="534" w:type="pct"/>
            <w:noWrap w:val="0"/>
            <w:vAlign w:val="center"/>
          </w:tcPr>
          <w:p w14:paraId="27C72D78">
            <w:pPr>
              <w:pStyle w:val="99"/>
            </w:pPr>
            <w:r>
              <w:rPr>
                <w:rFonts w:hint="eastAsia"/>
              </w:rPr>
              <w:t>AC-Z003</w:t>
            </w:r>
          </w:p>
        </w:tc>
        <w:tc>
          <w:tcPr>
            <w:tcW w:w="832" w:type="pct"/>
            <w:noWrap w:val="0"/>
            <w:vAlign w:val="center"/>
          </w:tcPr>
          <w:p w14:paraId="2AF618E1">
            <w:pPr>
              <w:pStyle w:val="99"/>
            </w:pPr>
            <w:r>
              <w:rPr>
                <w:rFonts w:hint="eastAsia"/>
              </w:rPr>
              <w:t>03</w:t>
            </w:r>
            <w:r>
              <w:t>H</w:t>
            </w:r>
          </w:p>
        </w:tc>
        <w:tc>
          <w:tcPr>
            <w:tcW w:w="1529" w:type="pct"/>
            <w:noWrap w:val="0"/>
            <w:vAlign w:val="center"/>
          </w:tcPr>
          <w:p w14:paraId="4C775DE5">
            <w:pPr>
              <w:pStyle w:val="99"/>
            </w:pPr>
            <w:r>
              <w:rPr>
                <w:rFonts w:hint="eastAsia"/>
              </w:rPr>
              <w:t>总线复位指令</w:t>
            </w:r>
          </w:p>
        </w:tc>
        <w:tc>
          <w:tcPr>
            <w:tcW w:w="1504" w:type="pct"/>
            <w:noWrap w:val="0"/>
            <w:vAlign w:val="center"/>
          </w:tcPr>
          <w:p w14:paraId="2B5073EB">
            <w:pPr>
              <w:pStyle w:val="99"/>
            </w:pPr>
            <w:r>
              <w:rPr>
                <w:rFonts w:hint="eastAsia"/>
              </w:rPr>
              <w:t>控制载荷相关模块复位</w:t>
            </w:r>
          </w:p>
        </w:tc>
        <w:tc>
          <w:tcPr>
            <w:tcW w:w="392" w:type="pct"/>
            <w:noWrap w:val="0"/>
            <w:vAlign w:val="center"/>
          </w:tcPr>
          <w:p w14:paraId="1910275B">
            <w:pPr>
              <w:pStyle w:val="99"/>
            </w:pPr>
          </w:p>
        </w:tc>
      </w:tr>
      <w:tr w14:paraId="48A7812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07" w:type="pct"/>
            <w:noWrap w:val="0"/>
            <w:vAlign w:val="center"/>
          </w:tcPr>
          <w:p w14:paraId="6FF60F6B">
            <w:pPr>
              <w:pStyle w:val="99"/>
            </w:pPr>
            <w:r>
              <w:rPr>
                <w:rFonts w:hint="eastAsia"/>
              </w:rPr>
              <w:t>4</w:t>
            </w:r>
          </w:p>
        </w:tc>
        <w:tc>
          <w:tcPr>
            <w:tcW w:w="534" w:type="pct"/>
            <w:noWrap w:val="0"/>
            <w:vAlign w:val="center"/>
          </w:tcPr>
          <w:p w14:paraId="314A69BD">
            <w:pPr>
              <w:pStyle w:val="99"/>
            </w:pPr>
            <w:r>
              <w:rPr>
                <w:rFonts w:hint="eastAsia"/>
              </w:rPr>
              <w:t>AC-Z004</w:t>
            </w:r>
          </w:p>
        </w:tc>
        <w:tc>
          <w:tcPr>
            <w:tcW w:w="832" w:type="pct"/>
            <w:noWrap w:val="0"/>
            <w:vAlign w:val="center"/>
          </w:tcPr>
          <w:p w14:paraId="2A5D2671">
            <w:pPr>
              <w:pStyle w:val="99"/>
            </w:pPr>
            <w:r>
              <w:rPr>
                <w:rFonts w:hint="eastAsia"/>
              </w:rPr>
              <w:t>04</w:t>
            </w:r>
            <w:r>
              <w:t>H</w:t>
            </w:r>
          </w:p>
        </w:tc>
        <w:tc>
          <w:tcPr>
            <w:tcW w:w="1529" w:type="pct"/>
            <w:noWrap w:val="0"/>
            <w:vAlign w:val="center"/>
          </w:tcPr>
          <w:p w14:paraId="199B5D21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功能管理指令</w:t>
            </w:r>
          </w:p>
        </w:tc>
        <w:tc>
          <w:tcPr>
            <w:tcW w:w="1504" w:type="pct"/>
            <w:noWrap w:val="0"/>
            <w:vAlign w:val="center"/>
          </w:tcPr>
          <w:p w14:paraId="625C2BA0">
            <w:pPr>
              <w:pStyle w:val="99"/>
            </w:pPr>
            <w:r>
              <w:rPr>
                <w:rFonts w:hint="eastAsia"/>
              </w:rPr>
              <w:t>载荷功能使能和禁止</w:t>
            </w:r>
          </w:p>
        </w:tc>
        <w:tc>
          <w:tcPr>
            <w:tcW w:w="392" w:type="pct"/>
            <w:noWrap w:val="0"/>
            <w:vAlign w:val="center"/>
          </w:tcPr>
          <w:p w14:paraId="3C81D9A4">
            <w:pPr>
              <w:pStyle w:val="99"/>
            </w:pPr>
          </w:p>
        </w:tc>
      </w:tr>
      <w:tr w14:paraId="2591037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07" w:type="pct"/>
            <w:noWrap w:val="0"/>
            <w:vAlign w:val="center"/>
          </w:tcPr>
          <w:p w14:paraId="108D0540">
            <w:pPr>
              <w:pStyle w:val="99"/>
            </w:pPr>
            <w:r>
              <w:t>5</w:t>
            </w:r>
          </w:p>
        </w:tc>
        <w:tc>
          <w:tcPr>
            <w:tcW w:w="534" w:type="pct"/>
            <w:noWrap w:val="0"/>
            <w:vAlign w:val="center"/>
          </w:tcPr>
          <w:p w14:paraId="0C20AFEE">
            <w:pPr>
              <w:pStyle w:val="99"/>
            </w:pPr>
            <w:r>
              <w:rPr>
                <w:rFonts w:hint="eastAsia"/>
              </w:rPr>
              <w:t>AC-Z005</w:t>
            </w:r>
          </w:p>
        </w:tc>
        <w:tc>
          <w:tcPr>
            <w:tcW w:w="832" w:type="pct"/>
            <w:noWrap w:val="0"/>
            <w:vAlign w:val="center"/>
          </w:tcPr>
          <w:p w14:paraId="750E32B6">
            <w:pPr>
              <w:pStyle w:val="99"/>
            </w:pPr>
            <w:r>
              <w:rPr>
                <w:rFonts w:hint="eastAsia"/>
              </w:rPr>
              <w:t>05</w:t>
            </w:r>
            <w:r>
              <w:t>H</w:t>
            </w:r>
          </w:p>
        </w:tc>
        <w:tc>
          <w:tcPr>
            <w:tcW w:w="1529" w:type="pct"/>
            <w:noWrap w:val="0"/>
            <w:vAlign w:val="center"/>
          </w:tcPr>
          <w:p w14:paraId="79670D9C">
            <w:pPr>
              <w:pStyle w:val="99"/>
            </w:pPr>
            <w:r>
              <w:rPr>
                <w:rFonts w:hint="eastAsia"/>
              </w:rPr>
              <w:t>备份系统管理指令</w:t>
            </w:r>
          </w:p>
        </w:tc>
        <w:tc>
          <w:tcPr>
            <w:tcW w:w="1504" w:type="pct"/>
            <w:noWrap w:val="0"/>
            <w:vAlign w:val="center"/>
          </w:tcPr>
          <w:p w14:paraId="47A4D939">
            <w:pPr>
              <w:pStyle w:val="99"/>
            </w:pPr>
            <w:r>
              <w:rPr>
                <w:rFonts w:hint="eastAsia"/>
              </w:rPr>
              <w:t>切换AI处理板备份系统</w:t>
            </w:r>
          </w:p>
        </w:tc>
        <w:tc>
          <w:tcPr>
            <w:tcW w:w="392" w:type="pct"/>
            <w:noWrap w:val="0"/>
            <w:vAlign w:val="center"/>
          </w:tcPr>
          <w:p w14:paraId="37B3BE10">
            <w:pPr>
              <w:pStyle w:val="99"/>
            </w:pPr>
          </w:p>
        </w:tc>
      </w:tr>
    </w:tbl>
    <w:p w14:paraId="14F835BA">
      <w:pPr>
        <w:pStyle w:val="14"/>
      </w:pPr>
      <w:r>
        <w:rPr>
          <w:rFonts w:hint="eastAsia"/>
        </w:rPr>
        <w:t>表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表 \* ARABIC</w:instrText>
      </w:r>
      <w:r>
        <w:instrText xml:space="preserve"> </w:instrText>
      </w:r>
      <w:r>
        <w:fldChar w:fldCharType="separate"/>
      </w:r>
      <w:r>
        <w:rPr>
          <w:lang/>
        </w:rPr>
        <w:t>9</w:t>
      </w:r>
      <w:r>
        <w:fldChar w:fldCharType="end"/>
      </w:r>
      <w:r>
        <w:t xml:space="preserve"> </w:t>
      </w:r>
      <w:r>
        <w:rPr>
          <w:rFonts w:hint="eastAsia"/>
        </w:rPr>
        <w:t>AI控制板工程参数帧</w:t>
      </w:r>
    </w:p>
    <w:tbl>
      <w:tblPr>
        <w:tblStyle w:val="43"/>
        <w:tblW w:w="5080" w:type="pct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64"/>
        <w:gridCol w:w="1122"/>
        <w:gridCol w:w="1390"/>
        <w:gridCol w:w="2246"/>
        <w:gridCol w:w="4012"/>
      </w:tblGrid>
      <w:tr w14:paraId="2C02F0E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400" w:type="pct"/>
            <w:noWrap w:val="0"/>
            <w:vAlign w:val="center"/>
          </w:tcPr>
          <w:p w14:paraId="4936FFFA">
            <w:pPr>
              <w:pStyle w:val="99"/>
            </w:pPr>
            <w:r>
              <w:rPr>
                <w:rFonts w:hint="eastAsia"/>
              </w:rPr>
              <w:t>序号</w:t>
            </w:r>
          </w:p>
        </w:tc>
        <w:tc>
          <w:tcPr>
            <w:tcW w:w="588" w:type="pct"/>
            <w:noWrap w:val="0"/>
            <w:vAlign w:val="center"/>
          </w:tcPr>
          <w:p w14:paraId="75B9D427">
            <w:pPr>
              <w:pStyle w:val="99"/>
            </w:pPr>
            <w:r>
              <w:rPr>
                <w:rFonts w:hint="eastAsia"/>
              </w:rPr>
              <w:t>帧代号</w:t>
            </w:r>
          </w:p>
        </w:tc>
        <w:tc>
          <w:tcPr>
            <w:tcW w:w="729" w:type="pct"/>
            <w:noWrap w:val="0"/>
            <w:vAlign w:val="center"/>
          </w:tcPr>
          <w:p w14:paraId="10E2AB80">
            <w:pPr>
              <w:pStyle w:val="99"/>
            </w:pPr>
            <w:r>
              <w:rPr>
                <w:rFonts w:hint="eastAsia"/>
              </w:rPr>
              <w:t>仲裁域ID20~ID13</w:t>
            </w:r>
          </w:p>
          <w:p w14:paraId="5F753DF4">
            <w:pPr>
              <w:pStyle w:val="99"/>
            </w:pPr>
            <w:r>
              <w:rPr>
                <w:rFonts w:hint="eastAsia"/>
              </w:rPr>
              <w:t>（</w:t>
            </w:r>
            <w:r>
              <w:t>16</w:t>
            </w:r>
            <w:r>
              <w:rPr>
                <w:rFonts w:hint="eastAsia"/>
              </w:rPr>
              <w:t>进制）</w:t>
            </w:r>
          </w:p>
        </w:tc>
        <w:tc>
          <w:tcPr>
            <w:tcW w:w="1178" w:type="pct"/>
            <w:noWrap w:val="0"/>
            <w:vAlign w:val="center"/>
          </w:tcPr>
          <w:p w14:paraId="3A898404">
            <w:pPr>
              <w:pStyle w:val="99"/>
            </w:pPr>
            <w:r>
              <w:rPr>
                <w:rFonts w:hint="eastAsia"/>
              </w:rPr>
              <w:t>名称</w:t>
            </w:r>
          </w:p>
        </w:tc>
        <w:tc>
          <w:tcPr>
            <w:tcW w:w="2103" w:type="pct"/>
            <w:noWrap w:val="0"/>
            <w:vAlign w:val="center"/>
          </w:tcPr>
          <w:p w14:paraId="358AA9E7">
            <w:pPr>
              <w:pStyle w:val="99"/>
            </w:pPr>
            <w:r>
              <w:rPr>
                <w:rFonts w:hint="eastAsia"/>
              </w:rPr>
              <w:t>备注</w:t>
            </w:r>
          </w:p>
        </w:tc>
      </w:tr>
      <w:tr w14:paraId="59A442E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400" w:type="pct"/>
            <w:noWrap w:val="0"/>
            <w:vAlign w:val="center"/>
          </w:tcPr>
          <w:p w14:paraId="07D9A697">
            <w:pPr>
              <w:pStyle w:val="99"/>
            </w:pPr>
            <w:r>
              <w:t>1</w:t>
            </w:r>
          </w:p>
        </w:tc>
        <w:tc>
          <w:tcPr>
            <w:tcW w:w="588" w:type="pct"/>
            <w:noWrap w:val="0"/>
            <w:vAlign w:val="center"/>
          </w:tcPr>
          <w:p w14:paraId="1C1F561B">
            <w:pPr>
              <w:pStyle w:val="99"/>
            </w:pPr>
            <w:r>
              <w:rPr>
                <w:rFonts w:hint="eastAsia"/>
              </w:rPr>
              <w:t>AC-G001</w:t>
            </w:r>
          </w:p>
        </w:tc>
        <w:tc>
          <w:tcPr>
            <w:tcW w:w="729" w:type="pct"/>
            <w:noWrap w:val="0"/>
            <w:vAlign w:val="center"/>
          </w:tcPr>
          <w:p w14:paraId="7DA4B139">
            <w:pPr>
              <w:pStyle w:val="99"/>
            </w:pPr>
            <w:r>
              <w:rPr>
                <w:rFonts w:hint="eastAsia"/>
              </w:rPr>
              <w:t>01</w:t>
            </w:r>
            <w:r>
              <w:t>H</w:t>
            </w:r>
          </w:p>
        </w:tc>
        <w:tc>
          <w:tcPr>
            <w:tcW w:w="1178" w:type="pct"/>
            <w:noWrap w:val="0"/>
            <w:vAlign w:val="center"/>
          </w:tcPr>
          <w:p w14:paraId="6DC483F4">
            <w:pPr>
              <w:pStyle w:val="99"/>
            </w:pPr>
            <w:r>
              <w:rPr>
                <w:rFonts w:hint="eastAsia"/>
              </w:rPr>
              <w:t>工程参数帧1</w:t>
            </w:r>
          </w:p>
        </w:tc>
        <w:tc>
          <w:tcPr>
            <w:tcW w:w="2103" w:type="pct"/>
            <w:vMerge w:val="restart"/>
            <w:noWrap w:val="0"/>
            <w:vAlign w:val="center"/>
          </w:tcPr>
          <w:p w14:paraId="04AB5ECD">
            <w:pPr>
              <w:pStyle w:val="99"/>
            </w:pPr>
            <w:r>
              <w:rPr>
                <w:rFonts w:hint="eastAsia"/>
              </w:rPr>
              <w:t>参数:工程参数帧第1</w:t>
            </w:r>
            <w:r>
              <w:t>~</w:t>
            </w:r>
            <w:r>
              <w:rPr>
                <w:rFonts w:hint="eastAsia"/>
              </w:rPr>
              <w:t>3帧</w:t>
            </w:r>
          </w:p>
        </w:tc>
      </w:tr>
      <w:tr w14:paraId="6D64A94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400" w:type="pct"/>
            <w:noWrap w:val="0"/>
            <w:vAlign w:val="center"/>
          </w:tcPr>
          <w:p w14:paraId="5EF7597F">
            <w:pPr>
              <w:pStyle w:val="99"/>
            </w:pPr>
            <w:r>
              <w:rPr>
                <w:rFonts w:hint="eastAsia"/>
              </w:rPr>
              <w:t>2</w:t>
            </w:r>
          </w:p>
        </w:tc>
        <w:tc>
          <w:tcPr>
            <w:tcW w:w="588" w:type="pct"/>
            <w:noWrap w:val="0"/>
            <w:vAlign w:val="center"/>
          </w:tcPr>
          <w:p w14:paraId="1C404C25">
            <w:pPr>
              <w:pStyle w:val="99"/>
            </w:pPr>
            <w:r>
              <w:rPr>
                <w:rFonts w:hint="eastAsia"/>
              </w:rPr>
              <w:t>AC-G002</w:t>
            </w:r>
          </w:p>
        </w:tc>
        <w:tc>
          <w:tcPr>
            <w:tcW w:w="729" w:type="pct"/>
            <w:noWrap w:val="0"/>
            <w:vAlign w:val="center"/>
          </w:tcPr>
          <w:p w14:paraId="0DD0ACB7">
            <w:pPr>
              <w:pStyle w:val="99"/>
            </w:pPr>
            <w:r>
              <w:rPr>
                <w:rFonts w:hint="eastAsia"/>
              </w:rPr>
              <w:t>02</w:t>
            </w:r>
            <w:r>
              <w:t>H</w:t>
            </w:r>
          </w:p>
        </w:tc>
        <w:tc>
          <w:tcPr>
            <w:tcW w:w="1178" w:type="pct"/>
            <w:noWrap w:val="0"/>
            <w:vAlign w:val="center"/>
          </w:tcPr>
          <w:p w14:paraId="380C0491">
            <w:pPr>
              <w:pStyle w:val="99"/>
            </w:pPr>
            <w:r>
              <w:rPr>
                <w:rFonts w:hint="eastAsia"/>
              </w:rPr>
              <w:t>工程参数帧2</w:t>
            </w:r>
          </w:p>
        </w:tc>
        <w:tc>
          <w:tcPr>
            <w:tcW w:w="2103" w:type="pct"/>
            <w:vMerge w:val="continue"/>
            <w:noWrap w:val="0"/>
            <w:vAlign w:val="center"/>
          </w:tcPr>
          <w:p w14:paraId="7545280F">
            <w:pPr>
              <w:pStyle w:val="99"/>
            </w:pPr>
          </w:p>
        </w:tc>
      </w:tr>
      <w:tr w14:paraId="34A3CE1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00" w:type="pct"/>
            <w:noWrap w:val="0"/>
            <w:vAlign w:val="center"/>
          </w:tcPr>
          <w:p w14:paraId="662EA00B">
            <w:pPr>
              <w:pStyle w:val="99"/>
            </w:pPr>
            <w:r>
              <w:rPr>
                <w:rFonts w:hint="eastAsia"/>
              </w:rPr>
              <w:t>3</w:t>
            </w:r>
          </w:p>
        </w:tc>
        <w:tc>
          <w:tcPr>
            <w:tcW w:w="588" w:type="pct"/>
            <w:noWrap w:val="0"/>
            <w:vAlign w:val="center"/>
          </w:tcPr>
          <w:p w14:paraId="3ED35686">
            <w:pPr>
              <w:pStyle w:val="99"/>
            </w:pPr>
            <w:r>
              <w:rPr>
                <w:rFonts w:hint="eastAsia"/>
              </w:rPr>
              <w:t>AC-G003</w:t>
            </w:r>
          </w:p>
        </w:tc>
        <w:tc>
          <w:tcPr>
            <w:tcW w:w="729" w:type="pct"/>
            <w:noWrap w:val="0"/>
            <w:vAlign w:val="center"/>
          </w:tcPr>
          <w:p w14:paraId="3D6FC222">
            <w:pPr>
              <w:pStyle w:val="99"/>
            </w:pPr>
            <w:r>
              <w:rPr>
                <w:rFonts w:hint="eastAsia"/>
              </w:rPr>
              <w:t>03</w:t>
            </w:r>
            <w:r>
              <w:t>H</w:t>
            </w:r>
          </w:p>
        </w:tc>
        <w:tc>
          <w:tcPr>
            <w:tcW w:w="1178" w:type="pct"/>
            <w:noWrap w:val="0"/>
            <w:vAlign w:val="center"/>
          </w:tcPr>
          <w:p w14:paraId="2087D0C0">
            <w:pPr>
              <w:pStyle w:val="99"/>
            </w:pPr>
            <w:r>
              <w:rPr>
                <w:rFonts w:hint="eastAsia"/>
              </w:rPr>
              <w:t>工程参数帧3</w:t>
            </w:r>
          </w:p>
        </w:tc>
        <w:tc>
          <w:tcPr>
            <w:tcW w:w="2103" w:type="pct"/>
            <w:vMerge w:val="continue"/>
            <w:noWrap w:val="0"/>
            <w:vAlign w:val="center"/>
          </w:tcPr>
          <w:p w14:paraId="483FE4DF">
            <w:pPr>
              <w:pStyle w:val="99"/>
            </w:pPr>
          </w:p>
        </w:tc>
      </w:tr>
    </w:tbl>
    <w:p w14:paraId="7D5E7EC8">
      <w:pPr>
        <w:pStyle w:val="14"/>
      </w:pPr>
      <w:r>
        <w:rPr>
          <w:rFonts w:hint="eastAsia"/>
        </w:rPr>
        <w:t>表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表 \* ARABIC</w:instrText>
      </w:r>
      <w:r>
        <w:instrText xml:space="preserve"> </w:instrText>
      </w:r>
      <w:r>
        <w:fldChar w:fldCharType="separate"/>
      </w:r>
      <w:r>
        <w:rPr>
          <w:lang/>
        </w:rPr>
        <w:t>10</w:t>
      </w:r>
      <w:r>
        <w:fldChar w:fldCharType="end"/>
      </w:r>
      <w:r>
        <w:t xml:space="preserve"> </w:t>
      </w:r>
      <w:r>
        <w:rPr>
          <w:rFonts w:hint="eastAsia"/>
        </w:rPr>
        <w:t>AI控制板指令应答帧</w:t>
      </w:r>
    </w:p>
    <w:tbl>
      <w:tblPr>
        <w:tblStyle w:val="43"/>
        <w:tblW w:w="5000" w:type="pct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15"/>
        <w:gridCol w:w="1143"/>
        <w:gridCol w:w="1381"/>
        <w:gridCol w:w="2301"/>
        <w:gridCol w:w="3844"/>
      </w:tblGrid>
      <w:tr w14:paraId="7390275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81" w:type="pct"/>
            <w:noWrap w:val="0"/>
            <w:vAlign w:val="center"/>
          </w:tcPr>
          <w:p w14:paraId="62C01CB2">
            <w:pPr>
              <w:pStyle w:val="99"/>
            </w:pPr>
            <w:r>
              <w:rPr>
                <w:rFonts w:hint="eastAsia"/>
              </w:rPr>
              <w:t>序号</w:t>
            </w:r>
          </w:p>
        </w:tc>
        <w:tc>
          <w:tcPr>
            <w:tcW w:w="609" w:type="pct"/>
            <w:noWrap w:val="0"/>
            <w:vAlign w:val="center"/>
          </w:tcPr>
          <w:p w14:paraId="0DFF7F48">
            <w:pPr>
              <w:pStyle w:val="99"/>
            </w:pPr>
            <w:r>
              <w:rPr>
                <w:rFonts w:hint="eastAsia"/>
              </w:rPr>
              <w:t>帧代号</w:t>
            </w:r>
          </w:p>
        </w:tc>
        <w:tc>
          <w:tcPr>
            <w:tcW w:w="736" w:type="pct"/>
            <w:noWrap w:val="0"/>
            <w:vAlign w:val="center"/>
          </w:tcPr>
          <w:p w14:paraId="4D810316">
            <w:pPr>
              <w:pStyle w:val="99"/>
            </w:pPr>
            <w:r>
              <w:rPr>
                <w:rFonts w:hint="eastAsia"/>
              </w:rPr>
              <w:t>仲裁域ID20~ID1301（</w:t>
            </w:r>
            <w:r>
              <w:t>16</w:t>
            </w:r>
            <w:r>
              <w:rPr>
                <w:rFonts w:hint="eastAsia"/>
              </w:rPr>
              <w:t>进制）</w:t>
            </w:r>
          </w:p>
        </w:tc>
        <w:tc>
          <w:tcPr>
            <w:tcW w:w="1226" w:type="pct"/>
            <w:noWrap w:val="0"/>
            <w:vAlign w:val="center"/>
          </w:tcPr>
          <w:p w14:paraId="1DD2F016">
            <w:pPr>
              <w:pStyle w:val="99"/>
            </w:pPr>
            <w:r>
              <w:rPr>
                <w:rFonts w:hint="eastAsia"/>
              </w:rPr>
              <w:t>名称</w:t>
            </w:r>
          </w:p>
        </w:tc>
        <w:tc>
          <w:tcPr>
            <w:tcW w:w="2048" w:type="pct"/>
            <w:noWrap w:val="0"/>
            <w:vAlign w:val="center"/>
          </w:tcPr>
          <w:p w14:paraId="7C8B765B">
            <w:pPr>
              <w:pStyle w:val="99"/>
            </w:pPr>
            <w:r>
              <w:rPr>
                <w:rFonts w:hint="eastAsia"/>
              </w:rPr>
              <w:t>备注</w:t>
            </w:r>
          </w:p>
        </w:tc>
      </w:tr>
      <w:tr w14:paraId="05FC543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81" w:type="pct"/>
            <w:noWrap w:val="0"/>
            <w:vAlign w:val="center"/>
          </w:tcPr>
          <w:p w14:paraId="3B1D39A0">
            <w:pPr>
              <w:pStyle w:val="99"/>
            </w:pPr>
            <w:r>
              <w:rPr>
                <w:rFonts w:hint="eastAsia"/>
              </w:rPr>
              <w:t>1</w:t>
            </w:r>
          </w:p>
        </w:tc>
        <w:tc>
          <w:tcPr>
            <w:tcW w:w="609" w:type="pct"/>
            <w:noWrap w:val="0"/>
            <w:vAlign w:val="center"/>
          </w:tcPr>
          <w:p w14:paraId="272F9425">
            <w:pPr>
              <w:pStyle w:val="99"/>
            </w:pPr>
            <w:r>
              <w:rPr>
                <w:rFonts w:hint="eastAsia"/>
              </w:rPr>
              <w:t>AC-Y001</w:t>
            </w:r>
          </w:p>
        </w:tc>
        <w:tc>
          <w:tcPr>
            <w:tcW w:w="736" w:type="pct"/>
            <w:noWrap w:val="0"/>
            <w:vAlign w:val="center"/>
          </w:tcPr>
          <w:p w14:paraId="2D347B88">
            <w:pPr>
              <w:pStyle w:val="99"/>
            </w:pPr>
            <w:r>
              <w:rPr>
                <w:rFonts w:hint="eastAsia"/>
              </w:rPr>
              <w:t>A0</w:t>
            </w:r>
            <w:r>
              <w:t>H</w:t>
            </w:r>
          </w:p>
        </w:tc>
        <w:tc>
          <w:tcPr>
            <w:tcW w:w="1226" w:type="pct"/>
            <w:noWrap w:val="0"/>
            <w:vAlign w:val="center"/>
          </w:tcPr>
          <w:p w14:paraId="4F6C6212">
            <w:pPr>
              <w:pStyle w:val="99"/>
            </w:pPr>
            <w:r>
              <w:rPr>
                <w:rFonts w:hint="eastAsia"/>
              </w:rPr>
              <w:t>指令应答帧</w:t>
            </w:r>
          </w:p>
        </w:tc>
        <w:tc>
          <w:tcPr>
            <w:tcW w:w="2048" w:type="pct"/>
            <w:noWrap w:val="0"/>
            <w:vAlign w:val="center"/>
          </w:tcPr>
          <w:p w14:paraId="29737C35">
            <w:pPr>
              <w:pStyle w:val="99"/>
            </w:pPr>
          </w:p>
        </w:tc>
      </w:tr>
    </w:tbl>
    <w:p w14:paraId="2BD5B858">
      <w:pPr>
        <w:ind w:firstLine="480"/>
      </w:pPr>
    </w:p>
    <w:p w14:paraId="6669ED4E">
      <w:pPr>
        <w:pStyle w:val="3"/>
        <w:spacing w:before="326" w:after="163"/>
      </w:pPr>
      <w:bookmarkStart w:id="145" w:name="_Toc30285"/>
      <w:bookmarkStart w:id="146" w:name="_Toc200790835"/>
      <w:bookmarkStart w:id="147" w:name="_Toc192833896"/>
      <w:r>
        <w:rPr>
          <w:rFonts w:hint="eastAsia"/>
        </w:rPr>
        <w:t>帧格式</w:t>
      </w:r>
      <w:bookmarkEnd w:id="145"/>
      <w:bookmarkEnd w:id="146"/>
      <w:bookmarkEnd w:id="147"/>
    </w:p>
    <w:p w14:paraId="10728572">
      <w:pPr>
        <w:pStyle w:val="4"/>
        <w:spacing w:before="326" w:after="163"/>
      </w:pPr>
      <w:bookmarkStart w:id="148" w:name="_Toc192833897"/>
      <w:bookmarkStart w:id="149" w:name="_Toc200790836"/>
      <w:bookmarkStart w:id="150" w:name="_Toc31402"/>
      <w:r>
        <w:t>广播帧</w:t>
      </w:r>
      <w:bookmarkEnd w:id="143"/>
      <w:bookmarkEnd w:id="144"/>
      <w:bookmarkEnd w:id="148"/>
      <w:bookmarkEnd w:id="149"/>
      <w:bookmarkEnd w:id="150"/>
    </w:p>
    <w:p w14:paraId="4BFFE1F2">
      <w:pPr>
        <w:pStyle w:val="5"/>
        <w:spacing w:before="326" w:after="163"/>
      </w:pPr>
      <w:bookmarkStart w:id="151" w:name="_Toc514330389"/>
      <w:r>
        <w:rPr>
          <w:rFonts w:hint="eastAsia"/>
        </w:rPr>
        <w:t>U</w:t>
      </w:r>
      <w:r>
        <w:t>TC</w:t>
      </w:r>
      <w:r>
        <w:rPr>
          <w:rFonts w:hint="eastAsia"/>
        </w:rPr>
        <w:t>时间同步广播帧</w:t>
      </w:r>
      <w:bookmarkEnd w:id="151"/>
    </w:p>
    <w:p w14:paraId="35DBEB0F">
      <w:pPr>
        <w:ind w:firstLine="480"/>
      </w:pPr>
      <w:r>
        <w:rPr>
          <w:rFonts w:hint="eastAsia"/>
        </w:rPr>
        <w:t>广播帧仲裁域固定。</w:t>
      </w:r>
    </w:p>
    <w:p w14:paraId="21A6FBF1">
      <w:pPr>
        <w:pStyle w:val="14"/>
      </w:pPr>
      <w:r>
        <w:rPr>
          <w:rFonts w:hint="eastAsia"/>
        </w:rPr>
        <w:t>表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表 \* ARABIC</w:instrText>
      </w:r>
      <w:r>
        <w:instrText xml:space="preserve"> </w:instrText>
      </w:r>
      <w:r>
        <w:fldChar w:fldCharType="separate"/>
      </w:r>
      <w:r>
        <w:rPr>
          <w:lang/>
        </w:rPr>
        <w:t>11</w:t>
      </w:r>
      <w:r>
        <w:fldChar w:fldCharType="end"/>
      </w:r>
      <w:r>
        <w:t xml:space="preserve"> </w:t>
      </w:r>
      <w:r>
        <w:rPr>
          <w:rFonts w:hint="eastAsia"/>
        </w:rPr>
        <w:t>U</w:t>
      </w:r>
      <w:r>
        <w:t>TC</w:t>
      </w:r>
      <w:r>
        <w:rPr>
          <w:rFonts w:hint="eastAsia"/>
        </w:rPr>
        <w:t>时间同步广播帧（ZD-B001）</w:t>
      </w:r>
    </w:p>
    <w:tbl>
      <w:tblPr>
        <w:tblStyle w:val="43"/>
        <w:tblW w:w="5000" w:type="pct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151"/>
        <w:gridCol w:w="2074"/>
        <w:gridCol w:w="2051"/>
        <w:gridCol w:w="2053"/>
        <w:gridCol w:w="2055"/>
      </w:tblGrid>
      <w:tr w14:paraId="3BB0193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dxa"/>
          <w:wAfter w:w="0" w:type="dxa"/>
          <w:trHeight w:val="268" w:hRule="atLeast"/>
          <w:jc w:val="center"/>
        </w:trPr>
        <w:tc>
          <w:tcPr>
            <w:tcW w:w="613" w:type="pct"/>
            <w:noWrap w:val="0"/>
            <w:vAlign w:val="center"/>
          </w:tcPr>
          <w:p w14:paraId="7BFE4F96">
            <w:pPr>
              <w:pStyle w:val="99"/>
            </w:pPr>
            <w:r>
              <w:t>仲裁域</w:t>
            </w:r>
          </w:p>
        </w:tc>
        <w:tc>
          <w:tcPr>
            <w:tcW w:w="1105" w:type="pct"/>
            <w:noWrap w:val="0"/>
            <w:vAlign w:val="center"/>
          </w:tcPr>
          <w:p w14:paraId="6F95FFE1">
            <w:pPr>
              <w:pStyle w:val="99"/>
              <w:rPr>
                <w:rFonts w:hint="eastAsia"/>
              </w:rPr>
            </w:pPr>
            <w:r>
              <w:t>ID28~ID21:26</w:t>
            </w:r>
            <w:r>
              <w:rPr>
                <w:rFonts w:hint="eastAsia"/>
              </w:rPr>
              <w:t>H</w:t>
            </w:r>
          </w:p>
        </w:tc>
        <w:tc>
          <w:tcPr>
            <w:tcW w:w="1093" w:type="pct"/>
            <w:noWrap w:val="0"/>
            <w:vAlign w:val="center"/>
          </w:tcPr>
          <w:p w14:paraId="6C43671F">
            <w:pPr>
              <w:pStyle w:val="99"/>
            </w:pPr>
            <w:r>
              <w:t>ID20~ID13:01H</w:t>
            </w:r>
          </w:p>
        </w:tc>
        <w:tc>
          <w:tcPr>
            <w:tcW w:w="1094" w:type="pct"/>
            <w:noWrap w:val="0"/>
            <w:vAlign w:val="center"/>
          </w:tcPr>
          <w:p w14:paraId="2161E041">
            <w:pPr>
              <w:pStyle w:val="99"/>
            </w:pPr>
            <w:r>
              <w:t>ID12~ID6:</w:t>
            </w:r>
          </w:p>
          <w:p w14:paraId="2ACEBA98">
            <w:pPr>
              <w:pStyle w:val="99"/>
            </w:pPr>
            <w:r>
              <w:t>同ID28~ID22</w:t>
            </w:r>
          </w:p>
        </w:tc>
        <w:tc>
          <w:tcPr>
            <w:tcW w:w="1095" w:type="pct"/>
            <w:noWrap w:val="0"/>
            <w:vAlign w:val="center"/>
          </w:tcPr>
          <w:p w14:paraId="3D36DD07">
            <w:pPr>
              <w:pStyle w:val="99"/>
            </w:pPr>
            <w:r>
              <w:t>ID5~ID0:00H</w:t>
            </w:r>
          </w:p>
        </w:tc>
      </w:tr>
      <w:tr w14:paraId="3919D3E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dxa"/>
          <w:trHeight w:val="327" w:hRule="atLeast"/>
          <w:jc w:val="center"/>
        </w:trPr>
        <w:tc>
          <w:tcPr>
            <w:tcW w:w="613" w:type="pct"/>
            <w:vMerge w:val="restart"/>
            <w:noWrap w:val="0"/>
            <w:vAlign w:val="center"/>
          </w:tcPr>
          <w:p w14:paraId="7C6D07E0">
            <w:pPr>
              <w:pStyle w:val="99"/>
            </w:pPr>
            <w:r>
              <w:t>数据域</w:t>
            </w:r>
          </w:p>
        </w:tc>
        <w:tc>
          <w:tcPr>
            <w:tcW w:w="1105" w:type="pct"/>
            <w:noWrap w:val="0"/>
            <w:vAlign w:val="center"/>
          </w:tcPr>
          <w:p w14:paraId="6BAB3DDC">
            <w:pPr>
              <w:pStyle w:val="99"/>
            </w:pPr>
            <w:r>
              <w:t>DATA0</w:t>
            </w:r>
          </w:p>
        </w:tc>
        <w:tc>
          <w:tcPr>
            <w:tcW w:w="3282" w:type="pct"/>
            <w:gridSpan w:val="3"/>
            <w:vMerge w:val="restart"/>
            <w:noWrap w:val="0"/>
            <w:vAlign w:val="center"/>
          </w:tcPr>
          <w:p w14:paraId="577D283C">
            <w:pPr>
              <w:pStyle w:val="99"/>
            </w:pPr>
            <w:r>
              <w:rPr>
                <w:rFonts w:hint="eastAsia"/>
              </w:rPr>
              <w:t>UTC时间（起始时间2</w:t>
            </w:r>
            <w:r>
              <w:t>000</w:t>
            </w:r>
            <w:r>
              <w:rPr>
                <w:rFonts w:hint="eastAsia"/>
              </w:rPr>
              <w:t>年1月1日1</w:t>
            </w:r>
            <w:r>
              <w:t>2</w:t>
            </w:r>
            <w:r>
              <w:rPr>
                <w:rFonts w:hint="eastAsia"/>
              </w:rPr>
              <w:t>时0</w:t>
            </w:r>
            <w:r>
              <w:t>0</w:t>
            </w:r>
            <w:r>
              <w:rPr>
                <w:rFonts w:hint="eastAsia"/>
              </w:rPr>
              <w:t>分0</w:t>
            </w:r>
            <w:r>
              <w:t>0</w:t>
            </w:r>
            <w:r>
              <w:rPr>
                <w:rFonts w:hint="eastAsia"/>
              </w:rPr>
              <w:t>秒）</w:t>
            </w:r>
          </w:p>
        </w:tc>
      </w:tr>
      <w:tr w14:paraId="5AF1A61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dxa"/>
          <w:wAfter w:w="0" w:type="dxa"/>
          <w:trHeight w:val="155" w:hRule="atLeast"/>
          <w:jc w:val="center"/>
        </w:trPr>
        <w:tc>
          <w:tcPr>
            <w:tcW w:w="613" w:type="pct"/>
            <w:vMerge w:val="continue"/>
            <w:noWrap w:val="0"/>
            <w:vAlign w:val="center"/>
          </w:tcPr>
          <w:p w14:paraId="0421A50F">
            <w:pPr>
              <w:pStyle w:val="99"/>
            </w:pPr>
          </w:p>
        </w:tc>
        <w:tc>
          <w:tcPr>
            <w:tcW w:w="1105" w:type="pct"/>
            <w:noWrap w:val="0"/>
            <w:vAlign w:val="center"/>
          </w:tcPr>
          <w:p w14:paraId="7D36595E">
            <w:pPr>
              <w:pStyle w:val="99"/>
            </w:pPr>
            <w:r>
              <w:t>DATA1</w:t>
            </w:r>
          </w:p>
        </w:tc>
        <w:tc>
          <w:tcPr>
            <w:tcW w:w="3282" w:type="pct"/>
            <w:gridSpan w:val="3"/>
            <w:vMerge w:val="continue"/>
            <w:noWrap w:val="0"/>
            <w:vAlign w:val="center"/>
          </w:tcPr>
          <w:p w14:paraId="0F7B18F6">
            <w:pPr>
              <w:pStyle w:val="99"/>
            </w:pPr>
          </w:p>
        </w:tc>
      </w:tr>
      <w:tr w14:paraId="1395233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dxa"/>
          <w:wAfter w:w="0" w:type="dxa"/>
          <w:trHeight w:val="155" w:hRule="atLeast"/>
          <w:jc w:val="center"/>
        </w:trPr>
        <w:tc>
          <w:tcPr>
            <w:tcW w:w="613" w:type="pct"/>
            <w:vMerge w:val="continue"/>
            <w:noWrap w:val="0"/>
            <w:vAlign w:val="center"/>
          </w:tcPr>
          <w:p w14:paraId="60491C3C">
            <w:pPr>
              <w:pStyle w:val="99"/>
            </w:pPr>
          </w:p>
        </w:tc>
        <w:tc>
          <w:tcPr>
            <w:tcW w:w="1105" w:type="pct"/>
            <w:noWrap w:val="0"/>
            <w:vAlign w:val="center"/>
          </w:tcPr>
          <w:p w14:paraId="53A0C564">
            <w:pPr>
              <w:pStyle w:val="99"/>
            </w:pPr>
            <w:r>
              <w:t>DATA2</w:t>
            </w:r>
          </w:p>
        </w:tc>
        <w:tc>
          <w:tcPr>
            <w:tcW w:w="3282" w:type="pct"/>
            <w:gridSpan w:val="3"/>
            <w:vMerge w:val="continue"/>
            <w:noWrap w:val="0"/>
            <w:vAlign w:val="center"/>
          </w:tcPr>
          <w:p w14:paraId="211764D6">
            <w:pPr>
              <w:pStyle w:val="99"/>
            </w:pPr>
          </w:p>
        </w:tc>
      </w:tr>
      <w:tr w14:paraId="07205F2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dxa"/>
          <w:wAfter w:w="0" w:type="dxa"/>
          <w:trHeight w:val="155" w:hRule="atLeast"/>
          <w:jc w:val="center"/>
        </w:trPr>
        <w:tc>
          <w:tcPr>
            <w:tcW w:w="613" w:type="pct"/>
            <w:vMerge w:val="continue"/>
            <w:noWrap w:val="0"/>
            <w:vAlign w:val="center"/>
          </w:tcPr>
          <w:p w14:paraId="0C6F1372">
            <w:pPr>
              <w:pStyle w:val="99"/>
            </w:pPr>
          </w:p>
        </w:tc>
        <w:tc>
          <w:tcPr>
            <w:tcW w:w="1105" w:type="pct"/>
            <w:noWrap w:val="0"/>
            <w:vAlign w:val="center"/>
          </w:tcPr>
          <w:p w14:paraId="74B9A1AA">
            <w:pPr>
              <w:pStyle w:val="99"/>
            </w:pPr>
            <w:r>
              <w:t>DATA3</w:t>
            </w:r>
          </w:p>
        </w:tc>
        <w:tc>
          <w:tcPr>
            <w:tcW w:w="3282" w:type="pct"/>
            <w:gridSpan w:val="3"/>
            <w:vMerge w:val="continue"/>
            <w:noWrap w:val="0"/>
            <w:vAlign w:val="center"/>
          </w:tcPr>
          <w:p w14:paraId="595EF4CC">
            <w:pPr>
              <w:pStyle w:val="99"/>
            </w:pPr>
          </w:p>
        </w:tc>
      </w:tr>
      <w:tr w14:paraId="2CF8429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dxa"/>
          <w:wAfter w:w="0" w:type="dxa"/>
          <w:trHeight w:val="194" w:hRule="atLeast"/>
          <w:jc w:val="center"/>
        </w:trPr>
        <w:tc>
          <w:tcPr>
            <w:tcW w:w="613" w:type="pct"/>
            <w:vMerge w:val="continue"/>
            <w:noWrap w:val="0"/>
            <w:vAlign w:val="center"/>
          </w:tcPr>
          <w:p w14:paraId="2BF7F6C6">
            <w:pPr>
              <w:pStyle w:val="99"/>
            </w:pPr>
          </w:p>
        </w:tc>
        <w:tc>
          <w:tcPr>
            <w:tcW w:w="1105" w:type="pct"/>
            <w:noWrap w:val="0"/>
            <w:vAlign w:val="center"/>
          </w:tcPr>
          <w:p w14:paraId="7D332739">
            <w:pPr>
              <w:pStyle w:val="99"/>
            </w:pPr>
            <w:r>
              <w:t>DATA4~7</w:t>
            </w:r>
          </w:p>
        </w:tc>
        <w:tc>
          <w:tcPr>
            <w:tcW w:w="3282" w:type="pct"/>
            <w:gridSpan w:val="3"/>
            <w:noWrap w:val="0"/>
            <w:vAlign w:val="center"/>
          </w:tcPr>
          <w:p w14:paraId="65477DBD">
            <w:pPr>
              <w:pStyle w:val="99"/>
            </w:pPr>
            <w:r>
              <w:t>AAH、AAH、AAH、AAH</w:t>
            </w:r>
          </w:p>
        </w:tc>
      </w:tr>
    </w:tbl>
    <w:p w14:paraId="399F816C">
      <w:pPr>
        <w:ind w:firstLine="480"/>
        <w:rPr>
          <w:rFonts w:hint="eastAsia"/>
        </w:rPr>
      </w:pPr>
      <w:r>
        <w:rPr>
          <w:rFonts w:hint="eastAsia"/>
        </w:rPr>
        <w:t>指令说明:</w:t>
      </w:r>
    </w:p>
    <w:p w14:paraId="31435374">
      <w:pPr>
        <w:ind w:firstLine="480"/>
      </w:pPr>
      <w:r>
        <w:rPr>
          <w:rFonts w:hint="eastAsia"/>
        </w:rPr>
        <w:t>a) 平台单机可以根据自身需求选择是否接收该帧。</w:t>
      </w:r>
    </w:p>
    <w:p w14:paraId="06111C17">
      <w:pPr>
        <w:ind w:firstLine="480"/>
        <w:rPr>
          <w:rFonts w:hint="eastAsia"/>
        </w:rPr>
      </w:pPr>
      <w:r>
        <w:rPr>
          <w:rFonts w:hint="eastAsia"/>
        </w:rPr>
        <w:t>b) 任何情况下平台单机接收到该指令后，不返回任何数据；</w:t>
      </w:r>
    </w:p>
    <w:p w14:paraId="56F05837">
      <w:pPr>
        <w:ind w:firstLine="480"/>
      </w:pPr>
      <w:r>
        <w:rPr>
          <w:rFonts w:hint="eastAsia"/>
        </w:rPr>
        <w:t>c) 此指令不计入任何指令计数中。</w:t>
      </w:r>
    </w:p>
    <w:p w14:paraId="51A87BDB">
      <w:pPr>
        <w:pStyle w:val="4"/>
        <w:spacing w:before="326" w:after="163"/>
      </w:pPr>
      <w:bookmarkStart w:id="152" w:name="_Toc2632"/>
      <w:bookmarkStart w:id="153" w:name="_Toc192833898"/>
      <w:bookmarkStart w:id="154" w:name="_Toc200790837"/>
      <w:bookmarkStart w:id="155" w:name="_Toc514330391"/>
      <w:bookmarkStart w:id="156" w:name="_Toc514071695"/>
      <w:r>
        <w:rPr>
          <w:rFonts w:hint="eastAsia"/>
        </w:rPr>
        <w:t>AI处理板帧格式</w:t>
      </w:r>
      <w:bookmarkEnd w:id="152"/>
      <w:bookmarkEnd w:id="153"/>
      <w:bookmarkEnd w:id="154"/>
    </w:p>
    <w:p w14:paraId="155DDE1C">
      <w:pPr>
        <w:pStyle w:val="5"/>
        <w:spacing w:before="326" w:after="163"/>
      </w:pPr>
      <w:r>
        <w:rPr>
          <w:rFonts w:hint="eastAsia"/>
        </w:rPr>
        <w:t>AI处理板</w:t>
      </w:r>
      <w:r>
        <w:t>指令帧</w:t>
      </w:r>
      <w:bookmarkEnd w:id="155"/>
      <w:bookmarkEnd w:id="156"/>
    </w:p>
    <w:p w14:paraId="06B9855A">
      <w:pPr>
        <w:pStyle w:val="6"/>
        <w:spacing w:before="326" w:after="163"/>
      </w:pPr>
      <w:bookmarkStart w:id="157" w:name="_Toc514330393"/>
      <w:bookmarkStart w:id="158" w:name="_Toc514071696"/>
      <w:r>
        <w:rPr>
          <w:rFonts w:hint="eastAsia"/>
        </w:rPr>
        <w:t>总线控制指令</w:t>
      </w:r>
      <w:bookmarkEnd w:id="157"/>
      <w:r>
        <w:rPr>
          <w:rFonts w:hint="eastAsia"/>
        </w:rPr>
        <w:t>（AP</w:t>
      </w:r>
      <w:r>
        <w:t>-Z001</w:t>
      </w:r>
      <w:r>
        <w:rPr>
          <w:rFonts w:hint="eastAsia"/>
        </w:rPr>
        <w:t>）</w:t>
      </w:r>
    </w:p>
    <w:p w14:paraId="3622A35C">
      <w:pPr>
        <w:pStyle w:val="14"/>
        <w:rPr>
          <w:rFonts w:hint="eastAsia"/>
        </w:rPr>
      </w:pPr>
      <w:r>
        <w:rPr>
          <w:rFonts w:hint="eastAsia"/>
        </w:rPr>
        <w:t>表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表 \* ARABIC</w:instrText>
      </w:r>
      <w:r>
        <w:instrText xml:space="preserve"> </w:instrText>
      </w:r>
      <w:r>
        <w:fldChar w:fldCharType="separate"/>
      </w:r>
      <w:r>
        <w:rPr>
          <w:lang/>
        </w:rPr>
        <w:t>12</w:t>
      </w:r>
      <w:r>
        <w:fldChar w:fldCharType="end"/>
      </w:r>
      <w:r>
        <w:t xml:space="preserve"> </w:t>
      </w:r>
      <w:r>
        <w:rPr>
          <w:rFonts w:hint="eastAsia"/>
        </w:rPr>
        <w:t>总线控制指令（AP</w:t>
      </w:r>
      <w:r>
        <w:t>-Z001</w:t>
      </w:r>
      <w:r>
        <w:rPr>
          <w:rFonts w:hint="eastAsia"/>
        </w:rPr>
        <w:t>）</w:t>
      </w:r>
    </w:p>
    <w:tbl>
      <w:tblPr>
        <w:tblStyle w:val="43"/>
        <w:tblW w:w="5080" w:type="pct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54"/>
        <w:gridCol w:w="1598"/>
        <w:gridCol w:w="715"/>
        <w:gridCol w:w="1872"/>
        <w:gridCol w:w="2965"/>
        <w:gridCol w:w="1430"/>
      </w:tblGrid>
      <w:tr w14:paraId="6DF2C6A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auto"/>
          <w:trHeight w:val="284" w:hRule="atLeast"/>
          <w:jc w:val="center"/>
        </w:trPr>
        <w:tc>
          <w:tcPr>
            <w:tcW w:w="5000" w:type="pct"/>
            <w:gridSpan w:val="6"/>
            <w:noWrap w:val="0"/>
            <w:vAlign w:val="center"/>
          </w:tcPr>
          <w:p w14:paraId="7CAD891A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指令</w:t>
            </w:r>
            <w:r>
              <w:t>名称</w:t>
            </w:r>
            <w:r>
              <w:rPr>
                <w:rFonts w:hint="eastAsia"/>
              </w:rPr>
              <w:t>:总线控制指令:AP</w:t>
            </w:r>
            <w:r>
              <w:t>-Z001</w:t>
            </w:r>
          </w:p>
        </w:tc>
      </w:tr>
      <w:tr w14:paraId="19076AD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auto"/>
          <w:trHeight w:val="284" w:hRule="atLeast"/>
          <w:jc w:val="center"/>
        </w:trPr>
        <w:tc>
          <w:tcPr>
            <w:tcW w:w="500" w:type="pct"/>
            <w:noWrap w:val="0"/>
            <w:vAlign w:val="center"/>
          </w:tcPr>
          <w:p w14:paraId="3EECDDAF">
            <w:pPr>
              <w:pStyle w:val="99"/>
            </w:pPr>
            <w:r>
              <w:t>仲裁域</w:t>
            </w:r>
          </w:p>
        </w:tc>
        <w:tc>
          <w:tcPr>
            <w:tcW w:w="1213" w:type="pct"/>
            <w:gridSpan w:val="2"/>
            <w:noWrap w:val="0"/>
            <w:vAlign w:val="center"/>
          </w:tcPr>
          <w:p w14:paraId="07C7762A">
            <w:pPr>
              <w:pStyle w:val="99"/>
            </w:pPr>
            <w:r>
              <w:t>ID28~ID21</w:t>
            </w:r>
            <w:r>
              <w:rPr>
                <w:rFonts w:hint="eastAsia"/>
              </w:rPr>
              <w:t>:C8</w:t>
            </w:r>
            <w:r>
              <w:t>H</w:t>
            </w:r>
          </w:p>
        </w:tc>
        <w:tc>
          <w:tcPr>
            <w:tcW w:w="982" w:type="pct"/>
            <w:noWrap w:val="0"/>
            <w:vAlign w:val="center"/>
          </w:tcPr>
          <w:p w14:paraId="27C212EA">
            <w:pPr>
              <w:pStyle w:val="99"/>
            </w:pPr>
            <w:r>
              <w:t>ID20~ID13</w:t>
            </w:r>
            <w:r>
              <w:rPr>
                <w:rFonts w:hint="eastAsia"/>
              </w:rPr>
              <w:t>:</w:t>
            </w:r>
            <w:r>
              <w:t>01</w:t>
            </w:r>
            <w:r>
              <w:rPr>
                <w:rFonts w:hint="eastAsia"/>
              </w:rPr>
              <w:t>H</w:t>
            </w:r>
          </w:p>
        </w:tc>
        <w:tc>
          <w:tcPr>
            <w:tcW w:w="1555" w:type="pct"/>
            <w:noWrap w:val="0"/>
            <w:vAlign w:val="center"/>
          </w:tcPr>
          <w:p w14:paraId="35F9CC66">
            <w:pPr>
              <w:pStyle w:val="99"/>
            </w:pPr>
            <w:r>
              <w:t>ID12~ID6</w:t>
            </w:r>
            <w:r>
              <w:rPr>
                <w:rFonts w:hint="eastAsia"/>
              </w:rPr>
              <w:t>:</w:t>
            </w:r>
          </w:p>
          <w:p w14:paraId="0D852EA9">
            <w:pPr>
              <w:pStyle w:val="99"/>
            </w:pPr>
            <w:r>
              <w:t>同ID28~ID22</w:t>
            </w:r>
          </w:p>
        </w:tc>
        <w:tc>
          <w:tcPr>
            <w:tcW w:w="748" w:type="pct"/>
            <w:noWrap w:val="0"/>
            <w:vAlign w:val="center"/>
          </w:tcPr>
          <w:p w14:paraId="03863D20">
            <w:pPr>
              <w:pStyle w:val="99"/>
            </w:pPr>
            <w:r>
              <w:t>ID5~ID0</w:t>
            </w:r>
            <w:r>
              <w:rPr>
                <w:rFonts w:hint="eastAsia"/>
              </w:rPr>
              <w:t>:</w:t>
            </w:r>
            <w:r>
              <w:t>00H</w:t>
            </w:r>
          </w:p>
        </w:tc>
      </w:tr>
      <w:tr w14:paraId="5860CCC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auto"/>
          <w:trHeight w:val="284" w:hRule="atLeast"/>
          <w:jc w:val="center"/>
        </w:trPr>
        <w:tc>
          <w:tcPr>
            <w:tcW w:w="500" w:type="pct"/>
            <w:vMerge w:val="restart"/>
            <w:noWrap w:val="0"/>
            <w:vAlign w:val="center"/>
          </w:tcPr>
          <w:p w14:paraId="7BE66644">
            <w:pPr>
              <w:pStyle w:val="99"/>
            </w:pPr>
            <w:r>
              <w:t>数据域</w:t>
            </w:r>
          </w:p>
        </w:tc>
        <w:tc>
          <w:tcPr>
            <w:tcW w:w="838" w:type="pct"/>
            <w:noWrap w:val="0"/>
            <w:vAlign w:val="center"/>
          </w:tcPr>
          <w:p w14:paraId="524D7E09">
            <w:pPr>
              <w:pStyle w:val="99"/>
            </w:pPr>
            <w:r>
              <w:rPr>
                <w:rFonts w:hint="eastAsia"/>
              </w:rPr>
              <w:t>DATA0</w:t>
            </w:r>
          </w:p>
        </w:tc>
        <w:tc>
          <w:tcPr>
            <w:tcW w:w="375" w:type="pct"/>
            <w:noWrap w:val="0"/>
            <w:vAlign w:val="center"/>
          </w:tcPr>
          <w:p w14:paraId="30EC2C2C">
            <w:pPr>
              <w:pStyle w:val="99"/>
            </w:pPr>
          </w:p>
        </w:tc>
        <w:tc>
          <w:tcPr>
            <w:tcW w:w="982" w:type="pct"/>
            <w:noWrap w:val="0"/>
            <w:vAlign w:val="center"/>
          </w:tcPr>
          <w:p w14:paraId="2712EB1E">
            <w:pPr>
              <w:pStyle w:val="99"/>
            </w:pPr>
            <w:r>
              <w:rPr>
                <w:rFonts w:hint="eastAsia"/>
              </w:rPr>
              <w:t>帧头</w:t>
            </w:r>
          </w:p>
        </w:tc>
        <w:tc>
          <w:tcPr>
            <w:tcW w:w="1555" w:type="pct"/>
            <w:noWrap w:val="0"/>
            <w:vAlign w:val="center"/>
          </w:tcPr>
          <w:p w14:paraId="733802A7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C8</w:t>
            </w:r>
            <w:r>
              <w:t>H</w:t>
            </w:r>
          </w:p>
        </w:tc>
        <w:tc>
          <w:tcPr>
            <w:tcW w:w="748" w:type="pct"/>
            <w:noWrap w:val="0"/>
            <w:vAlign w:val="center"/>
          </w:tcPr>
          <w:p w14:paraId="5C0824E6">
            <w:pPr>
              <w:pStyle w:val="99"/>
            </w:pPr>
          </w:p>
        </w:tc>
      </w:tr>
      <w:tr w14:paraId="2FAF014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auto"/>
          <w:trHeight w:val="284" w:hRule="atLeast"/>
          <w:jc w:val="center"/>
        </w:trPr>
        <w:tc>
          <w:tcPr>
            <w:tcW w:w="500" w:type="pct"/>
            <w:vMerge w:val="continue"/>
            <w:noWrap w:val="0"/>
            <w:vAlign w:val="center"/>
          </w:tcPr>
          <w:p w14:paraId="74B1BC32">
            <w:pPr>
              <w:pStyle w:val="99"/>
            </w:pPr>
          </w:p>
        </w:tc>
        <w:tc>
          <w:tcPr>
            <w:tcW w:w="838" w:type="pct"/>
            <w:noWrap w:val="0"/>
            <w:vAlign w:val="center"/>
          </w:tcPr>
          <w:p w14:paraId="69A078C0">
            <w:pPr>
              <w:pStyle w:val="99"/>
            </w:pPr>
            <w:r>
              <w:rPr>
                <w:rFonts w:hint="eastAsia"/>
              </w:rPr>
              <w:t>DATA1</w:t>
            </w:r>
          </w:p>
        </w:tc>
        <w:tc>
          <w:tcPr>
            <w:tcW w:w="375" w:type="pct"/>
            <w:noWrap w:val="0"/>
            <w:vAlign w:val="center"/>
          </w:tcPr>
          <w:p w14:paraId="7D428F47">
            <w:pPr>
              <w:pStyle w:val="99"/>
            </w:pPr>
          </w:p>
        </w:tc>
        <w:tc>
          <w:tcPr>
            <w:tcW w:w="982" w:type="pct"/>
            <w:noWrap w:val="0"/>
            <w:vAlign w:val="center"/>
          </w:tcPr>
          <w:p w14:paraId="4A91D07E">
            <w:pPr>
              <w:pStyle w:val="99"/>
            </w:pPr>
            <w:r>
              <w:rPr>
                <w:rFonts w:hint="eastAsia"/>
              </w:rPr>
              <w:t>指令</w:t>
            </w:r>
          </w:p>
        </w:tc>
        <w:tc>
          <w:tcPr>
            <w:tcW w:w="1555" w:type="pct"/>
            <w:noWrap w:val="0"/>
            <w:vAlign w:val="center"/>
          </w:tcPr>
          <w:p w14:paraId="29EAEE01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1H</w:t>
            </w:r>
          </w:p>
        </w:tc>
        <w:tc>
          <w:tcPr>
            <w:tcW w:w="748" w:type="pct"/>
            <w:noWrap w:val="0"/>
            <w:vAlign w:val="center"/>
          </w:tcPr>
          <w:p w14:paraId="71AF8EB1">
            <w:pPr>
              <w:pStyle w:val="99"/>
            </w:pPr>
          </w:p>
        </w:tc>
      </w:tr>
      <w:tr w14:paraId="0689EB6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auto"/>
          <w:trHeight w:val="284" w:hRule="atLeast"/>
          <w:jc w:val="center"/>
        </w:trPr>
        <w:tc>
          <w:tcPr>
            <w:tcW w:w="500" w:type="pct"/>
            <w:vMerge w:val="continue"/>
            <w:noWrap w:val="0"/>
            <w:vAlign w:val="center"/>
          </w:tcPr>
          <w:p w14:paraId="2FBF5FEB">
            <w:pPr>
              <w:pStyle w:val="99"/>
            </w:pPr>
          </w:p>
        </w:tc>
        <w:tc>
          <w:tcPr>
            <w:tcW w:w="838" w:type="pct"/>
            <w:noWrap w:val="0"/>
            <w:vAlign w:val="center"/>
          </w:tcPr>
          <w:p w14:paraId="79B5EE4F">
            <w:pPr>
              <w:pStyle w:val="99"/>
            </w:pPr>
            <w:r>
              <w:t>DATA2</w:t>
            </w:r>
          </w:p>
        </w:tc>
        <w:tc>
          <w:tcPr>
            <w:tcW w:w="375" w:type="pct"/>
            <w:noWrap w:val="0"/>
            <w:vAlign w:val="center"/>
          </w:tcPr>
          <w:p w14:paraId="3B5A8076">
            <w:pPr>
              <w:pStyle w:val="99"/>
            </w:pPr>
          </w:p>
        </w:tc>
        <w:tc>
          <w:tcPr>
            <w:tcW w:w="982" w:type="pct"/>
            <w:noWrap w:val="0"/>
            <w:vAlign w:val="center"/>
          </w:tcPr>
          <w:p w14:paraId="0D9AD30D">
            <w:pPr>
              <w:pStyle w:val="99"/>
            </w:pPr>
            <w:r>
              <w:t>总线选择控制字</w:t>
            </w:r>
          </w:p>
        </w:tc>
        <w:tc>
          <w:tcPr>
            <w:tcW w:w="1555" w:type="pct"/>
            <w:noWrap w:val="0"/>
            <w:vAlign w:val="center"/>
          </w:tcPr>
          <w:p w14:paraId="1F56C103">
            <w:pPr>
              <w:pStyle w:val="99"/>
            </w:pPr>
            <w:r>
              <w:t>00H</w:t>
            </w:r>
            <w:r>
              <w:rPr>
                <w:rFonts w:hint="eastAsia"/>
              </w:rPr>
              <w:t>=</w:t>
            </w:r>
            <w:r>
              <w:t>自主选择总线</w:t>
            </w:r>
            <w:r>
              <w:rPr>
                <w:rFonts w:hint="eastAsia"/>
              </w:rPr>
              <w:t>A</w:t>
            </w:r>
            <w:r>
              <w:t>进行通信</w:t>
            </w:r>
            <w:r>
              <w:rPr>
                <w:rFonts w:hint="eastAsia"/>
              </w:rPr>
              <w:t>;</w:t>
            </w:r>
          </w:p>
          <w:p w14:paraId="106809A0">
            <w:pPr>
              <w:pStyle w:val="99"/>
            </w:pPr>
            <w:r>
              <w:rPr>
                <w:rFonts w:hint="eastAsia"/>
              </w:rPr>
              <w:t>AAH=</w:t>
            </w:r>
            <w:r>
              <w:t>自主选择总线</w:t>
            </w:r>
            <w:r>
              <w:rPr>
                <w:rFonts w:hint="eastAsia"/>
              </w:rPr>
              <w:t>B</w:t>
            </w:r>
            <w:r>
              <w:t>进行通信</w:t>
            </w:r>
            <w:r>
              <w:rPr>
                <w:rFonts w:hint="eastAsia"/>
              </w:rPr>
              <w:t>;</w:t>
            </w:r>
          </w:p>
          <w:p w14:paraId="1358FF13">
            <w:pPr>
              <w:pStyle w:val="99"/>
            </w:pPr>
            <w:r>
              <w:t>A0H</w:t>
            </w:r>
            <w:r>
              <w:rPr>
                <w:rFonts w:hint="eastAsia"/>
              </w:rPr>
              <w:t>=</w:t>
            </w:r>
            <w:r>
              <w:t>强制使用总线A进行通信</w:t>
            </w:r>
            <w:r>
              <w:rPr>
                <w:rFonts w:hint="eastAsia"/>
              </w:rPr>
              <w:t>;</w:t>
            </w:r>
          </w:p>
          <w:p w14:paraId="5F8B50BE">
            <w:pPr>
              <w:pStyle w:val="99"/>
            </w:pPr>
            <w:r>
              <w:t>0AH</w:t>
            </w:r>
            <w:r>
              <w:rPr>
                <w:rFonts w:hint="eastAsia"/>
              </w:rPr>
              <w:t>=</w:t>
            </w:r>
            <w:r>
              <w:t>强制使用总线B进行通信</w:t>
            </w:r>
            <w:r>
              <w:rPr>
                <w:rFonts w:hint="eastAsia"/>
              </w:rPr>
              <w:t>;</w:t>
            </w:r>
          </w:p>
          <w:p w14:paraId="4482BE57">
            <w:pPr>
              <w:pStyle w:val="99"/>
            </w:pPr>
            <w:r>
              <w:rPr>
                <w:rFonts w:hint="eastAsia"/>
              </w:rPr>
              <w:t>05H=复位总线A;</w:t>
            </w:r>
          </w:p>
          <w:p w14:paraId="201F7DBD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50H=复位总线B</w:t>
            </w:r>
          </w:p>
        </w:tc>
        <w:tc>
          <w:tcPr>
            <w:tcW w:w="748" w:type="pct"/>
            <w:noWrap w:val="0"/>
            <w:vAlign w:val="center"/>
          </w:tcPr>
          <w:p w14:paraId="246D5A98">
            <w:pPr>
              <w:pStyle w:val="99"/>
            </w:pPr>
          </w:p>
        </w:tc>
      </w:tr>
      <w:tr w14:paraId="5EEDAAD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auto"/>
          <w:trHeight w:val="284" w:hRule="atLeast"/>
          <w:jc w:val="center"/>
        </w:trPr>
        <w:tc>
          <w:tcPr>
            <w:tcW w:w="500" w:type="pct"/>
            <w:vMerge w:val="continue"/>
            <w:noWrap w:val="0"/>
            <w:vAlign w:val="center"/>
          </w:tcPr>
          <w:p w14:paraId="66C42582">
            <w:pPr>
              <w:pStyle w:val="99"/>
            </w:pPr>
          </w:p>
        </w:tc>
        <w:tc>
          <w:tcPr>
            <w:tcW w:w="838" w:type="pct"/>
            <w:noWrap w:val="0"/>
            <w:vAlign w:val="center"/>
          </w:tcPr>
          <w:p w14:paraId="17A485AB">
            <w:pPr>
              <w:pStyle w:val="99"/>
            </w:pPr>
            <w:r>
              <w:t>DATA3~7</w:t>
            </w:r>
          </w:p>
        </w:tc>
        <w:tc>
          <w:tcPr>
            <w:tcW w:w="375" w:type="pct"/>
            <w:noWrap w:val="0"/>
            <w:vAlign w:val="center"/>
          </w:tcPr>
          <w:p w14:paraId="0A14DEBA">
            <w:pPr>
              <w:pStyle w:val="99"/>
            </w:pPr>
          </w:p>
        </w:tc>
        <w:tc>
          <w:tcPr>
            <w:tcW w:w="982" w:type="pct"/>
            <w:noWrap w:val="0"/>
            <w:vAlign w:val="center"/>
          </w:tcPr>
          <w:p w14:paraId="172D03E4">
            <w:pPr>
              <w:pStyle w:val="99"/>
            </w:pPr>
            <w:r>
              <w:rPr>
                <w:rFonts w:hint="eastAsia"/>
              </w:rPr>
              <w:t>保留</w:t>
            </w:r>
          </w:p>
        </w:tc>
        <w:tc>
          <w:tcPr>
            <w:tcW w:w="1555" w:type="pct"/>
            <w:noWrap w:val="0"/>
            <w:vAlign w:val="center"/>
          </w:tcPr>
          <w:p w14:paraId="13B7DAD7">
            <w:pPr>
              <w:pStyle w:val="99"/>
            </w:pPr>
            <w:r>
              <w:rPr>
                <w:rFonts w:hint="eastAsia"/>
              </w:rPr>
              <w:t>AAH、AAH、AAH、AAH、</w:t>
            </w:r>
            <w:r>
              <w:t>AAH</w:t>
            </w:r>
          </w:p>
        </w:tc>
        <w:tc>
          <w:tcPr>
            <w:tcW w:w="748" w:type="pct"/>
            <w:noWrap w:val="0"/>
            <w:vAlign w:val="center"/>
          </w:tcPr>
          <w:p w14:paraId="01309494">
            <w:pPr>
              <w:pStyle w:val="99"/>
            </w:pPr>
          </w:p>
        </w:tc>
      </w:tr>
      <w:tr w14:paraId="1F8A75D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auto"/>
          <w:trHeight w:val="284" w:hRule="atLeast"/>
          <w:jc w:val="center"/>
        </w:trPr>
        <w:tc>
          <w:tcPr>
            <w:tcW w:w="500" w:type="pct"/>
            <w:vMerge w:val="restart"/>
            <w:noWrap w:val="0"/>
            <w:vAlign w:val="center"/>
          </w:tcPr>
          <w:p w14:paraId="135DB738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使用</w:t>
            </w:r>
            <w:r>
              <w:t>说明</w:t>
            </w:r>
          </w:p>
        </w:tc>
        <w:tc>
          <w:tcPr>
            <w:tcW w:w="838" w:type="pct"/>
            <w:noWrap w:val="0"/>
            <w:vAlign w:val="center"/>
          </w:tcPr>
          <w:p w14:paraId="03FF8948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发送</w:t>
            </w:r>
            <w:r>
              <w:t>条件</w:t>
            </w:r>
          </w:p>
        </w:tc>
        <w:tc>
          <w:tcPr>
            <w:tcW w:w="3661" w:type="pct"/>
            <w:gridSpan w:val="4"/>
            <w:noWrap w:val="0"/>
            <w:vAlign w:val="center"/>
          </w:tcPr>
          <w:p w14:paraId="42E99A4A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由</w:t>
            </w:r>
            <w:r>
              <w:t>上位机发送</w:t>
            </w:r>
          </w:p>
        </w:tc>
      </w:tr>
      <w:tr w14:paraId="6BF4998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auto"/>
          <w:trHeight w:val="284" w:hRule="atLeast"/>
          <w:jc w:val="center"/>
        </w:trPr>
        <w:tc>
          <w:tcPr>
            <w:tcW w:w="500" w:type="pct"/>
            <w:vMerge w:val="continue"/>
            <w:noWrap w:val="0"/>
            <w:vAlign w:val="center"/>
          </w:tcPr>
          <w:p w14:paraId="2A097665">
            <w:pPr>
              <w:pStyle w:val="99"/>
            </w:pPr>
          </w:p>
        </w:tc>
        <w:tc>
          <w:tcPr>
            <w:tcW w:w="838" w:type="pct"/>
            <w:noWrap w:val="0"/>
            <w:vAlign w:val="center"/>
          </w:tcPr>
          <w:p w14:paraId="72535A47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处理</w:t>
            </w:r>
            <w:r>
              <w:t>要求</w:t>
            </w:r>
          </w:p>
        </w:tc>
        <w:tc>
          <w:tcPr>
            <w:tcW w:w="3661" w:type="pct"/>
            <w:gridSpan w:val="4"/>
            <w:noWrap w:val="0"/>
            <w:vAlign w:val="center"/>
          </w:tcPr>
          <w:p w14:paraId="7F12A5B1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AI处理板</w:t>
            </w:r>
            <w:r>
              <w:t>接收到</w:t>
            </w:r>
            <w:r>
              <w:rPr>
                <w:rFonts w:hint="eastAsia"/>
              </w:rPr>
              <w:t>该</w:t>
            </w:r>
            <w:r>
              <w:t>帧后，</w:t>
            </w:r>
            <w:r>
              <w:rPr>
                <w:rFonts w:hint="eastAsia"/>
              </w:rPr>
              <w:t>2</w:t>
            </w:r>
            <w:r>
              <w:t>0m</w:t>
            </w:r>
            <w:r>
              <w:rPr>
                <w:rFonts w:hint="eastAsia"/>
              </w:rPr>
              <w:t>s</w:t>
            </w:r>
            <w:r>
              <w:t>内</w:t>
            </w:r>
            <w:r>
              <w:rPr>
                <w:rFonts w:hint="eastAsia"/>
              </w:rPr>
              <w:t>发送</w:t>
            </w:r>
            <w:r>
              <w:t>指令应答帧</w:t>
            </w:r>
            <w:r>
              <w:rPr>
                <w:rFonts w:hint="eastAsia"/>
              </w:rPr>
              <w:t>（AP</w:t>
            </w:r>
            <w:r>
              <w:t>-</w:t>
            </w:r>
            <w:r>
              <w:rPr>
                <w:rFonts w:hint="eastAsia"/>
              </w:rPr>
              <w:t>Y</w:t>
            </w:r>
            <w:r>
              <w:t>001</w:t>
            </w:r>
            <w:r>
              <w:rPr>
                <w:rFonts w:hint="eastAsia"/>
              </w:rPr>
              <w:t>）</w:t>
            </w:r>
          </w:p>
        </w:tc>
      </w:tr>
    </w:tbl>
    <w:p w14:paraId="4DA41B98">
      <w:pPr>
        <w:ind w:firstLine="480"/>
        <w:rPr>
          <w:rFonts w:hint="eastAsia"/>
        </w:rPr>
      </w:pPr>
      <w:r>
        <w:rPr>
          <w:rFonts w:hint="eastAsia"/>
        </w:rPr>
        <w:t>指令说明:</w:t>
      </w:r>
    </w:p>
    <w:p w14:paraId="4C1FA922">
      <w:pPr>
        <w:ind w:firstLine="480"/>
        <w:rPr>
          <w:rFonts w:hint="eastAsia"/>
        </w:rPr>
      </w:pPr>
      <w:r>
        <w:rPr>
          <w:rFonts w:hint="eastAsia"/>
        </w:rPr>
        <w:t>a) 根据指令内容选择通信时使用的总线；平台所有单机上电默认为自主选择总线模式，</w:t>
      </w:r>
      <w:r>
        <w:t>自主选择总线</w:t>
      </w:r>
      <w:r>
        <w:rPr>
          <w:rFonts w:hint="eastAsia"/>
        </w:rPr>
        <w:t>A</w:t>
      </w:r>
      <w:r>
        <w:t>进行通信</w:t>
      </w:r>
      <w:r>
        <w:rPr>
          <w:rFonts w:hint="eastAsia"/>
        </w:rPr>
        <w:t>。</w:t>
      </w:r>
    </w:p>
    <w:p w14:paraId="4FF82807">
      <w:pPr>
        <w:ind w:firstLine="480"/>
        <w:rPr>
          <w:rFonts w:hint="eastAsia"/>
        </w:rPr>
      </w:pPr>
      <w:r>
        <w:rPr>
          <w:rFonts w:hint="eastAsia"/>
        </w:rPr>
        <w:t>b) 单机接收到自主选择总线A（B）</w:t>
      </w:r>
      <w:r>
        <w:t>进行通信</w:t>
      </w:r>
      <w:r>
        <w:rPr>
          <w:rFonts w:hint="eastAsia"/>
        </w:rPr>
        <w:t>后，总线切换到A（B）总线，当连续6s未接收到中心机任何指令帧或数据同步广播帧，则切换至B（A）总线进行通信。</w:t>
      </w:r>
    </w:p>
    <w:p w14:paraId="56371BC6">
      <w:pPr>
        <w:ind w:firstLine="480"/>
        <w:rPr>
          <w:rFonts w:hint="eastAsia"/>
        </w:rPr>
      </w:pPr>
      <w:r>
        <w:rPr>
          <w:rFonts w:hint="eastAsia"/>
        </w:rPr>
        <w:t>c) 接收到强制使用总线A（B）进行通信指令后，不再进行通信总线的切换。</w:t>
      </w:r>
    </w:p>
    <w:p w14:paraId="7A510F14">
      <w:pPr>
        <w:ind w:firstLine="480"/>
        <w:rPr>
          <w:rFonts w:hint="eastAsia"/>
        </w:rPr>
      </w:pPr>
      <w:r>
        <w:rPr>
          <w:rFonts w:hint="eastAsia"/>
        </w:rPr>
        <w:t>d) 单机接收到总线切换指令时，若切换成功在切换后后的CAN总线返回指令应答帧，切换失败则在原有CAN总线返回指令应答帧，并标明指令执行错误。</w:t>
      </w:r>
    </w:p>
    <w:p w14:paraId="7B32E815">
      <w:pPr>
        <w:pStyle w:val="6"/>
        <w:spacing w:before="326" w:after="163"/>
        <w:rPr>
          <w:rFonts w:hint="eastAsia"/>
        </w:rPr>
      </w:pPr>
      <w:bookmarkStart w:id="159" w:name="_Toc514330395"/>
      <w:bookmarkStart w:id="160" w:name="_Toc514330394"/>
      <w:r>
        <w:rPr>
          <w:rFonts w:hint="eastAsia"/>
        </w:rPr>
        <w:t>工程参数采集指令（AP-Z002）</w:t>
      </w:r>
    </w:p>
    <w:p w14:paraId="0DC2691D">
      <w:pPr>
        <w:pStyle w:val="14"/>
      </w:pPr>
      <w:r>
        <w:rPr>
          <w:rFonts w:hint="eastAsia"/>
        </w:rPr>
        <w:t>表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表 \* ARABIC</w:instrText>
      </w:r>
      <w:r>
        <w:instrText xml:space="preserve"> </w:instrText>
      </w:r>
      <w:r>
        <w:fldChar w:fldCharType="separate"/>
      </w:r>
      <w:r>
        <w:rPr>
          <w:lang/>
        </w:rPr>
        <w:t>13</w:t>
      </w:r>
      <w:r>
        <w:fldChar w:fldCharType="end"/>
      </w:r>
      <w:r>
        <w:t xml:space="preserve"> </w:t>
      </w:r>
      <w:r>
        <w:rPr>
          <w:rFonts w:hint="eastAsia"/>
        </w:rPr>
        <w:t>工程参数采集指令（AP</w:t>
      </w:r>
      <w:r>
        <w:t>-Z002</w:t>
      </w:r>
      <w:r>
        <w:rPr>
          <w:rFonts w:hint="eastAsia"/>
        </w:rPr>
        <w:t>）</w:t>
      </w:r>
    </w:p>
    <w:tbl>
      <w:tblPr>
        <w:tblStyle w:val="43"/>
        <w:tblW w:w="4867" w:type="pct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95"/>
        <w:gridCol w:w="1456"/>
        <w:gridCol w:w="738"/>
        <w:gridCol w:w="1856"/>
        <w:gridCol w:w="2791"/>
        <w:gridCol w:w="1398"/>
      </w:tblGrid>
      <w:tr w14:paraId="38FF4EF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jc w:val="center"/>
        </w:trPr>
        <w:tc>
          <w:tcPr>
            <w:tcW w:w="5000" w:type="pct"/>
            <w:gridSpan w:val="6"/>
            <w:tcBorders>
              <w:top w:val="single" w:color="auto" w:sz="12" w:space="0"/>
              <w:bottom w:val="single" w:color="auto" w:sz="4" w:space="0"/>
            </w:tcBorders>
            <w:noWrap w:val="0"/>
            <w:vAlign w:val="center"/>
          </w:tcPr>
          <w:p w14:paraId="2EE8AE04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指令名称:工程参数采集指令:AP</w:t>
            </w:r>
            <w:r>
              <w:t>-Z002</w:t>
            </w:r>
          </w:p>
        </w:tc>
      </w:tr>
      <w:tr w14:paraId="68F9938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jc w:val="center"/>
        </w:trPr>
        <w:tc>
          <w:tcPr>
            <w:tcW w:w="490" w:type="pct"/>
            <w:tcBorders>
              <w:top w:val="single" w:color="auto" w:sz="4" w:space="0"/>
            </w:tcBorders>
            <w:noWrap w:val="0"/>
            <w:vAlign w:val="center"/>
          </w:tcPr>
          <w:p w14:paraId="7363AED4">
            <w:pPr>
              <w:pStyle w:val="99"/>
            </w:pPr>
            <w:r>
              <w:rPr>
                <w:rFonts w:hint="eastAsia" w:cs="SimSun"/>
              </w:rPr>
              <w:t>仲裁域</w:t>
            </w:r>
          </w:p>
        </w:tc>
        <w:tc>
          <w:tcPr>
            <w:tcW w:w="1201" w:type="pct"/>
            <w:gridSpan w:val="2"/>
            <w:tcBorders>
              <w:top w:val="single" w:color="auto" w:sz="4" w:space="0"/>
            </w:tcBorders>
            <w:noWrap w:val="0"/>
            <w:vAlign w:val="center"/>
          </w:tcPr>
          <w:p w14:paraId="643EA26B">
            <w:pPr>
              <w:pStyle w:val="99"/>
            </w:pPr>
            <w:r>
              <w:t>ID28~ID21</w:t>
            </w:r>
            <w:r>
              <w:rPr>
                <w:rFonts w:hint="eastAsia"/>
              </w:rPr>
              <w:t>:C8</w:t>
            </w:r>
            <w:r>
              <w:t>H</w:t>
            </w:r>
          </w:p>
        </w:tc>
        <w:tc>
          <w:tcPr>
            <w:tcW w:w="1016" w:type="pct"/>
            <w:tcBorders>
              <w:top w:val="single" w:color="auto" w:sz="4" w:space="0"/>
            </w:tcBorders>
            <w:noWrap w:val="0"/>
            <w:vAlign w:val="center"/>
          </w:tcPr>
          <w:p w14:paraId="06ABB8CE">
            <w:pPr>
              <w:pStyle w:val="99"/>
            </w:pPr>
            <w:r>
              <w:t>ID20~ID13</w:t>
            </w:r>
            <w:r>
              <w:rPr>
                <w:rFonts w:hint="eastAsia" w:cs="SimSun"/>
              </w:rPr>
              <w:t>:</w:t>
            </w:r>
            <w:r>
              <w:t>02H</w:t>
            </w:r>
          </w:p>
        </w:tc>
        <w:tc>
          <w:tcPr>
            <w:tcW w:w="1528" w:type="pct"/>
            <w:tcBorders>
              <w:top w:val="single" w:color="auto" w:sz="4" w:space="0"/>
            </w:tcBorders>
            <w:noWrap w:val="0"/>
            <w:vAlign w:val="center"/>
          </w:tcPr>
          <w:p w14:paraId="078A0FA7">
            <w:pPr>
              <w:pStyle w:val="99"/>
              <w:rPr>
                <w:rFonts w:cs="SimSun"/>
              </w:rPr>
            </w:pPr>
            <w:r>
              <w:t>ID12~ID6</w:t>
            </w:r>
            <w:r>
              <w:rPr>
                <w:rFonts w:hint="eastAsia" w:cs="SimSun"/>
              </w:rPr>
              <w:t>:</w:t>
            </w:r>
          </w:p>
          <w:p w14:paraId="36F658CC">
            <w:pPr>
              <w:pStyle w:val="99"/>
            </w:pPr>
            <w:r>
              <w:rPr>
                <w:rFonts w:hint="eastAsia" w:cs="SimSun"/>
              </w:rPr>
              <w:t>同</w:t>
            </w:r>
            <w:r>
              <w:t>ID28~ID22</w:t>
            </w:r>
          </w:p>
        </w:tc>
        <w:tc>
          <w:tcPr>
            <w:tcW w:w="762" w:type="pct"/>
            <w:tcBorders>
              <w:top w:val="single" w:color="auto" w:sz="4" w:space="0"/>
            </w:tcBorders>
            <w:noWrap w:val="0"/>
            <w:vAlign w:val="center"/>
          </w:tcPr>
          <w:p w14:paraId="07A0F01E">
            <w:pPr>
              <w:pStyle w:val="99"/>
            </w:pPr>
            <w:r>
              <w:t>ID5~ID0</w:t>
            </w:r>
            <w:r>
              <w:rPr>
                <w:rFonts w:hint="eastAsia" w:cs="SimSun"/>
              </w:rPr>
              <w:t>:</w:t>
            </w:r>
            <w:r>
              <w:t>00H</w:t>
            </w:r>
          </w:p>
        </w:tc>
      </w:tr>
      <w:tr w14:paraId="4404017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490" w:type="pct"/>
            <w:vMerge w:val="restart"/>
            <w:noWrap w:val="0"/>
            <w:vAlign w:val="center"/>
          </w:tcPr>
          <w:p w14:paraId="46D0B24A">
            <w:pPr>
              <w:pStyle w:val="99"/>
            </w:pPr>
            <w:r>
              <w:rPr>
                <w:rFonts w:hint="eastAsia" w:cs="SimSun"/>
              </w:rPr>
              <w:t>数据域</w:t>
            </w:r>
          </w:p>
        </w:tc>
        <w:tc>
          <w:tcPr>
            <w:tcW w:w="797" w:type="pct"/>
            <w:noWrap w:val="0"/>
            <w:vAlign w:val="center"/>
          </w:tcPr>
          <w:p w14:paraId="74E6FE28">
            <w:pPr>
              <w:pStyle w:val="99"/>
            </w:pPr>
            <w:r>
              <w:t>DATA0</w:t>
            </w:r>
          </w:p>
        </w:tc>
        <w:tc>
          <w:tcPr>
            <w:tcW w:w="404" w:type="pct"/>
            <w:noWrap w:val="0"/>
            <w:vAlign w:val="center"/>
          </w:tcPr>
          <w:p w14:paraId="65FDFFCB">
            <w:pPr>
              <w:pStyle w:val="99"/>
            </w:pPr>
          </w:p>
        </w:tc>
        <w:tc>
          <w:tcPr>
            <w:tcW w:w="1016" w:type="pct"/>
            <w:noWrap w:val="0"/>
            <w:vAlign w:val="center"/>
          </w:tcPr>
          <w:p w14:paraId="5CDA0FBD">
            <w:pPr>
              <w:pStyle w:val="99"/>
            </w:pPr>
            <w:r>
              <w:rPr>
                <w:rFonts w:hint="eastAsia"/>
              </w:rPr>
              <w:t>帧头</w:t>
            </w:r>
          </w:p>
        </w:tc>
        <w:tc>
          <w:tcPr>
            <w:tcW w:w="1528" w:type="pct"/>
            <w:noWrap w:val="0"/>
            <w:vAlign w:val="center"/>
          </w:tcPr>
          <w:p w14:paraId="677A66F3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C8</w:t>
            </w:r>
            <w:r>
              <w:t>H</w:t>
            </w:r>
          </w:p>
        </w:tc>
        <w:tc>
          <w:tcPr>
            <w:tcW w:w="762" w:type="pct"/>
            <w:noWrap w:val="0"/>
            <w:vAlign w:val="center"/>
          </w:tcPr>
          <w:p w14:paraId="31FA4BD2">
            <w:pPr>
              <w:pStyle w:val="99"/>
            </w:pPr>
          </w:p>
        </w:tc>
      </w:tr>
      <w:tr w14:paraId="5D5DE64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490" w:type="pct"/>
            <w:vMerge w:val="continue"/>
            <w:noWrap w:val="0"/>
            <w:vAlign w:val="center"/>
          </w:tcPr>
          <w:p w14:paraId="3AF95180">
            <w:pPr>
              <w:pStyle w:val="99"/>
            </w:pPr>
          </w:p>
        </w:tc>
        <w:tc>
          <w:tcPr>
            <w:tcW w:w="797" w:type="pct"/>
            <w:noWrap w:val="0"/>
            <w:vAlign w:val="center"/>
          </w:tcPr>
          <w:p w14:paraId="131B3BF6">
            <w:pPr>
              <w:pStyle w:val="99"/>
            </w:pPr>
            <w:r>
              <w:t>DATA1</w:t>
            </w:r>
          </w:p>
        </w:tc>
        <w:tc>
          <w:tcPr>
            <w:tcW w:w="404" w:type="pct"/>
            <w:noWrap w:val="0"/>
            <w:vAlign w:val="center"/>
          </w:tcPr>
          <w:p w14:paraId="32DF3919">
            <w:pPr>
              <w:pStyle w:val="99"/>
            </w:pPr>
          </w:p>
        </w:tc>
        <w:tc>
          <w:tcPr>
            <w:tcW w:w="1016" w:type="pct"/>
            <w:noWrap w:val="0"/>
            <w:vAlign w:val="center"/>
          </w:tcPr>
          <w:p w14:paraId="0C4E3A18">
            <w:pPr>
              <w:pStyle w:val="99"/>
            </w:pPr>
            <w:r>
              <w:rPr>
                <w:rFonts w:hint="eastAsia"/>
              </w:rPr>
              <w:t>指令</w:t>
            </w:r>
          </w:p>
        </w:tc>
        <w:tc>
          <w:tcPr>
            <w:tcW w:w="1528" w:type="pct"/>
            <w:noWrap w:val="0"/>
            <w:vAlign w:val="center"/>
          </w:tcPr>
          <w:p w14:paraId="25F31366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02</w:t>
            </w:r>
            <w:r>
              <w:t>H</w:t>
            </w:r>
          </w:p>
        </w:tc>
        <w:tc>
          <w:tcPr>
            <w:tcW w:w="762" w:type="pct"/>
            <w:noWrap w:val="0"/>
            <w:vAlign w:val="center"/>
          </w:tcPr>
          <w:p w14:paraId="6B69D102">
            <w:pPr>
              <w:pStyle w:val="99"/>
            </w:pPr>
          </w:p>
        </w:tc>
      </w:tr>
      <w:tr w14:paraId="3DA2059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  <w:jc w:val="center"/>
        </w:trPr>
        <w:tc>
          <w:tcPr>
            <w:tcW w:w="490" w:type="pct"/>
            <w:vMerge w:val="continue"/>
            <w:noWrap w:val="0"/>
            <w:vAlign w:val="center"/>
          </w:tcPr>
          <w:p w14:paraId="65B28A48">
            <w:pPr>
              <w:pStyle w:val="99"/>
            </w:pPr>
          </w:p>
        </w:tc>
        <w:tc>
          <w:tcPr>
            <w:tcW w:w="797" w:type="pct"/>
            <w:noWrap w:val="0"/>
            <w:vAlign w:val="center"/>
          </w:tcPr>
          <w:p w14:paraId="2F4991B7">
            <w:pPr>
              <w:pStyle w:val="99"/>
              <w:rPr>
                <w:rFonts w:hint="eastAsia"/>
              </w:rPr>
            </w:pPr>
            <w:r>
              <w:t>DATA2</w:t>
            </w:r>
            <w:r>
              <w:rPr>
                <w:rFonts w:hint="eastAsia"/>
              </w:rPr>
              <w:t>~7</w:t>
            </w:r>
          </w:p>
        </w:tc>
        <w:tc>
          <w:tcPr>
            <w:tcW w:w="404" w:type="pct"/>
            <w:noWrap w:val="0"/>
            <w:vAlign w:val="center"/>
          </w:tcPr>
          <w:p w14:paraId="08A33080">
            <w:pPr>
              <w:pStyle w:val="99"/>
            </w:pPr>
          </w:p>
        </w:tc>
        <w:tc>
          <w:tcPr>
            <w:tcW w:w="1016" w:type="pct"/>
            <w:noWrap w:val="0"/>
            <w:vAlign w:val="center"/>
          </w:tcPr>
          <w:p w14:paraId="2B039225">
            <w:pPr>
              <w:pStyle w:val="99"/>
            </w:pPr>
            <w:r>
              <w:rPr>
                <w:rFonts w:hint="eastAsia"/>
              </w:rPr>
              <w:t>保留</w:t>
            </w:r>
          </w:p>
        </w:tc>
        <w:tc>
          <w:tcPr>
            <w:tcW w:w="1528" w:type="pct"/>
            <w:noWrap w:val="0"/>
            <w:vAlign w:val="center"/>
          </w:tcPr>
          <w:p w14:paraId="1B16A858">
            <w:pPr>
              <w:pStyle w:val="99"/>
            </w:pPr>
            <w:r>
              <w:rPr>
                <w:rFonts w:hint="eastAsia"/>
              </w:rPr>
              <w:t>A</w:t>
            </w:r>
            <w:r>
              <w:t>AH</w:t>
            </w:r>
            <w:r>
              <w:rPr>
                <w:rFonts w:hint="eastAsia"/>
              </w:rPr>
              <w:t>、AAH、AAH、AAH、AAH、AAH</w:t>
            </w:r>
          </w:p>
        </w:tc>
        <w:tc>
          <w:tcPr>
            <w:tcW w:w="762" w:type="pct"/>
            <w:noWrap w:val="0"/>
            <w:vAlign w:val="center"/>
          </w:tcPr>
          <w:p w14:paraId="54DDF4BF">
            <w:pPr>
              <w:pStyle w:val="99"/>
            </w:pPr>
          </w:p>
        </w:tc>
      </w:tr>
      <w:tr w14:paraId="469D634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3" w:hRule="atLeast"/>
          <w:jc w:val="center"/>
        </w:trPr>
        <w:tc>
          <w:tcPr>
            <w:tcW w:w="490" w:type="pct"/>
            <w:vMerge w:val="restart"/>
            <w:noWrap w:val="0"/>
            <w:vAlign w:val="center"/>
          </w:tcPr>
          <w:p w14:paraId="485D03ED">
            <w:pPr>
              <w:pStyle w:val="99"/>
            </w:pPr>
            <w:r>
              <w:rPr>
                <w:rFonts w:hint="eastAsia"/>
              </w:rPr>
              <w:t>使用说明</w:t>
            </w:r>
          </w:p>
        </w:tc>
        <w:tc>
          <w:tcPr>
            <w:tcW w:w="797" w:type="pct"/>
            <w:noWrap w:val="0"/>
            <w:vAlign w:val="center"/>
          </w:tcPr>
          <w:p w14:paraId="3B61A8F1">
            <w:pPr>
              <w:pStyle w:val="99"/>
            </w:pPr>
            <w:r>
              <w:rPr>
                <w:rFonts w:hint="eastAsia"/>
              </w:rPr>
              <w:t>发送条件</w:t>
            </w:r>
          </w:p>
        </w:tc>
        <w:tc>
          <w:tcPr>
            <w:tcW w:w="3711" w:type="pct"/>
            <w:gridSpan w:val="4"/>
            <w:noWrap w:val="0"/>
            <w:vAlign w:val="center"/>
          </w:tcPr>
          <w:p w14:paraId="3CD26365">
            <w:pPr>
              <w:pStyle w:val="99"/>
            </w:pPr>
            <w:r>
              <w:rPr>
                <w:rFonts w:hint="eastAsia"/>
              </w:rPr>
              <w:t>由中心机发出</w:t>
            </w:r>
          </w:p>
        </w:tc>
      </w:tr>
      <w:tr w14:paraId="0BEE96F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3" w:hRule="atLeast"/>
          <w:jc w:val="center"/>
        </w:trPr>
        <w:tc>
          <w:tcPr>
            <w:tcW w:w="490" w:type="pct"/>
            <w:vMerge w:val="continue"/>
            <w:tcBorders>
              <w:bottom w:val="single" w:color="auto" w:sz="12" w:space="0"/>
            </w:tcBorders>
            <w:noWrap w:val="0"/>
            <w:vAlign w:val="center"/>
          </w:tcPr>
          <w:p w14:paraId="449BEEC2">
            <w:pPr>
              <w:pStyle w:val="99"/>
            </w:pPr>
          </w:p>
        </w:tc>
        <w:tc>
          <w:tcPr>
            <w:tcW w:w="797" w:type="pct"/>
            <w:tcBorders>
              <w:bottom w:val="single" w:color="auto" w:sz="12" w:space="0"/>
            </w:tcBorders>
            <w:noWrap w:val="0"/>
            <w:vAlign w:val="center"/>
          </w:tcPr>
          <w:p w14:paraId="6523994E">
            <w:pPr>
              <w:pStyle w:val="99"/>
            </w:pPr>
            <w:r>
              <w:rPr>
                <w:rFonts w:hint="eastAsia"/>
              </w:rPr>
              <w:t>处理要求</w:t>
            </w:r>
          </w:p>
        </w:tc>
        <w:tc>
          <w:tcPr>
            <w:tcW w:w="3711" w:type="pct"/>
            <w:gridSpan w:val="4"/>
            <w:tcBorders>
              <w:bottom w:val="single" w:color="auto" w:sz="12" w:space="0"/>
            </w:tcBorders>
            <w:noWrap w:val="0"/>
            <w:vAlign w:val="center"/>
          </w:tcPr>
          <w:p w14:paraId="124322C3">
            <w:pPr>
              <w:pStyle w:val="99"/>
            </w:pPr>
            <w:r>
              <w:rPr>
                <w:rFonts w:hint="eastAsia"/>
              </w:rPr>
              <w:t>AI处理板</w:t>
            </w:r>
            <w:r>
              <w:t>接收到</w:t>
            </w:r>
            <w:r>
              <w:rPr>
                <w:rFonts w:hint="eastAsia"/>
              </w:rPr>
              <w:t>该</w:t>
            </w:r>
            <w:r>
              <w:t>帧后，</w:t>
            </w:r>
            <w:r>
              <w:rPr>
                <w:rFonts w:hint="eastAsia"/>
              </w:rPr>
              <w:t>2</w:t>
            </w:r>
            <w:r>
              <w:t>0m</w:t>
            </w:r>
            <w:r>
              <w:rPr>
                <w:rFonts w:hint="eastAsia"/>
              </w:rPr>
              <w:t>s</w:t>
            </w:r>
            <w:r>
              <w:t>内</w:t>
            </w:r>
            <w:r>
              <w:rPr>
                <w:rFonts w:hint="eastAsia"/>
              </w:rPr>
              <w:t>发送</w:t>
            </w:r>
            <w:r>
              <w:t>指令应答帧</w:t>
            </w:r>
            <w:r>
              <w:rPr>
                <w:rFonts w:hint="eastAsia"/>
              </w:rPr>
              <w:t>（AP</w:t>
            </w:r>
            <w:r>
              <w:t>-</w:t>
            </w:r>
            <w:r>
              <w:rPr>
                <w:rFonts w:hint="eastAsia"/>
              </w:rPr>
              <w:t>Y</w:t>
            </w:r>
            <w:r>
              <w:t>001</w:t>
            </w:r>
            <w:r>
              <w:rPr>
                <w:rFonts w:hint="eastAsia"/>
              </w:rPr>
              <w:t>）</w:t>
            </w:r>
          </w:p>
        </w:tc>
      </w:tr>
      <w:bookmarkEnd w:id="159"/>
    </w:tbl>
    <w:p w14:paraId="0E343BDD">
      <w:pPr>
        <w:pStyle w:val="6"/>
        <w:spacing w:before="326" w:after="163"/>
        <w:rPr>
          <w:rFonts w:hint="eastAsia"/>
        </w:rPr>
      </w:pPr>
      <w:r>
        <w:rPr>
          <w:rFonts w:hint="eastAsia"/>
        </w:rPr>
        <w:t>APP管理指令（AP-Z003）</w:t>
      </w:r>
    </w:p>
    <w:p w14:paraId="2963B948">
      <w:pPr>
        <w:pStyle w:val="14"/>
        <w:rPr>
          <w:rFonts w:hint="eastAsia"/>
        </w:rPr>
      </w:pPr>
      <w:r>
        <w:rPr>
          <w:rFonts w:hint="eastAsia"/>
        </w:rPr>
        <w:t>表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表 \* ARABIC</w:instrText>
      </w:r>
      <w:r>
        <w:instrText xml:space="preserve"> </w:instrText>
      </w:r>
      <w:r>
        <w:fldChar w:fldCharType="separate"/>
      </w:r>
      <w:r>
        <w:rPr>
          <w:lang/>
        </w:rPr>
        <w:t>14</w:t>
      </w:r>
      <w:r>
        <w:fldChar w:fldCharType="end"/>
      </w:r>
      <w:r>
        <w:t xml:space="preserve"> </w:t>
      </w:r>
      <w:r>
        <w:rPr>
          <w:rFonts w:hint="eastAsia"/>
        </w:rPr>
        <w:t>APP管理指令</w:t>
      </w:r>
    </w:p>
    <w:tbl>
      <w:tblPr>
        <w:tblStyle w:val="43"/>
        <w:tblW w:w="4897" w:type="pct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98"/>
        <w:gridCol w:w="1454"/>
        <w:gridCol w:w="726"/>
        <w:gridCol w:w="1893"/>
        <w:gridCol w:w="2805"/>
        <w:gridCol w:w="1415"/>
      </w:tblGrid>
      <w:tr w14:paraId="3BB682D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jc w:val="center"/>
        </w:trPr>
        <w:tc>
          <w:tcPr>
            <w:tcW w:w="5000" w:type="pct"/>
            <w:gridSpan w:val="6"/>
            <w:noWrap w:val="0"/>
            <w:vAlign w:val="center"/>
          </w:tcPr>
          <w:p w14:paraId="0223835A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指令名称:APP管理指令:AP</w:t>
            </w:r>
            <w:r>
              <w:t>-Z003</w:t>
            </w:r>
          </w:p>
        </w:tc>
      </w:tr>
      <w:tr w14:paraId="0C98D03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jc w:val="center"/>
        </w:trPr>
        <w:tc>
          <w:tcPr>
            <w:tcW w:w="488" w:type="pct"/>
            <w:noWrap w:val="0"/>
            <w:vAlign w:val="center"/>
          </w:tcPr>
          <w:p w14:paraId="523A25F6">
            <w:pPr>
              <w:pStyle w:val="99"/>
            </w:pPr>
            <w:r>
              <w:rPr>
                <w:rFonts w:hint="eastAsia" w:cs="SimSun"/>
              </w:rPr>
              <w:t>仲裁域</w:t>
            </w:r>
          </w:p>
        </w:tc>
        <w:tc>
          <w:tcPr>
            <w:tcW w:w="1186" w:type="pct"/>
            <w:gridSpan w:val="2"/>
            <w:noWrap w:val="0"/>
            <w:vAlign w:val="center"/>
          </w:tcPr>
          <w:p w14:paraId="2077EBD0">
            <w:pPr>
              <w:pStyle w:val="99"/>
            </w:pPr>
            <w:r>
              <w:t>ID28~ID21</w:t>
            </w:r>
            <w:r>
              <w:rPr>
                <w:rFonts w:hint="eastAsia"/>
              </w:rPr>
              <w:t>:</w:t>
            </w:r>
            <w:r>
              <w:rPr>
                <w:rFonts w:hint="eastAsia" w:cs="SimSun"/>
              </w:rPr>
              <w:t>C8</w:t>
            </w:r>
            <w:r>
              <w:t>H</w:t>
            </w:r>
          </w:p>
        </w:tc>
        <w:tc>
          <w:tcPr>
            <w:tcW w:w="1030" w:type="pct"/>
            <w:noWrap w:val="0"/>
            <w:vAlign w:val="center"/>
          </w:tcPr>
          <w:p w14:paraId="031DF53C">
            <w:pPr>
              <w:pStyle w:val="99"/>
            </w:pPr>
            <w:r>
              <w:t>ID20~ID13</w:t>
            </w:r>
            <w:r>
              <w:rPr>
                <w:rFonts w:hint="eastAsia" w:cs="SimSun"/>
              </w:rPr>
              <w:t>:</w:t>
            </w:r>
            <w:r>
              <w:t>03H</w:t>
            </w:r>
          </w:p>
        </w:tc>
        <w:tc>
          <w:tcPr>
            <w:tcW w:w="1526" w:type="pct"/>
            <w:noWrap w:val="0"/>
            <w:vAlign w:val="center"/>
          </w:tcPr>
          <w:p w14:paraId="27362081">
            <w:pPr>
              <w:pStyle w:val="99"/>
              <w:rPr>
                <w:rFonts w:cs="SimSun"/>
              </w:rPr>
            </w:pPr>
            <w:r>
              <w:t>ID12~ID6</w:t>
            </w:r>
            <w:r>
              <w:rPr>
                <w:rFonts w:hint="eastAsia" w:cs="SimSun"/>
              </w:rPr>
              <w:t>:</w:t>
            </w:r>
          </w:p>
          <w:p w14:paraId="4E1ED3EB">
            <w:pPr>
              <w:pStyle w:val="99"/>
            </w:pPr>
            <w:r>
              <w:rPr>
                <w:rFonts w:hint="eastAsia" w:cs="SimSun"/>
              </w:rPr>
              <w:t>同</w:t>
            </w:r>
            <w:r>
              <w:t>ID28~ID22</w:t>
            </w:r>
          </w:p>
        </w:tc>
        <w:tc>
          <w:tcPr>
            <w:tcW w:w="767" w:type="pct"/>
            <w:noWrap w:val="0"/>
            <w:vAlign w:val="center"/>
          </w:tcPr>
          <w:p w14:paraId="48F9B6D6">
            <w:pPr>
              <w:pStyle w:val="99"/>
            </w:pPr>
            <w:r>
              <w:t>ID5~ID0</w:t>
            </w:r>
            <w:r>
              <w:rPr>
                <w:rFonts w:hint="eastAsia" w:cs="SimSun"/>
              </w:rPr>
              <w:t>:</w:t>
            </w:r>
            <w:r>
              <w:t>00H</w:t>
            </w:r>
          </w:p>
        </w:tc>
      </w:tr>
      <w:tr w14:paraId="5A4B277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488" w:type="pct"/>
            <w:vMerge w:val="restart"/>
            <w:noWrap w:val="0"/>
            <w:vAlign w:val="center"/>
          </w:tcPr>
          <w:p w14:paraId="6FCA6677">
            <w:pPr>
              <w:pStyle w:val="99"/>
            </w:pPr>
            <w:r>
              <w:rPr>
                <w:rFonts w:hint="eastAsia" w:cs="SimSun"/>
              </w:rPr>
              <w:t>数据域</w:t>
            </w:r>
          </w:p>
        </w:tc>
        <w:tc>
          <w:tcPr>
            <w:tcW w:w="791" w:type="pct"/>
            <w:noWrap w:val="0"/>
            <w:vAlign w:val="center"/>
          </w:tcPr>
          <w:p w14:paraId="0821576E">
            <w:pPr>
              <w:pStyle w:val="99"/>
            </w:pPr>
            <w:r>
              <w:t>DATA0</w:t>
            </w:r>
          </w:p>
        </w:tc>
        <w:tc>
          <w:tcPr>
            <w:tcW w:w="395" w:type="pct"/>
            <w:noWrap w:val="0"/>
            <w:vAlign w:val="center"/>
          </w:tcPr>
          <w:p w14:paraId="5085B131">
            <w:pPr>
              <w:pStyle w:val="99"/>
            </w:pPr>
          </w:p>
        </w:tc>
        <w:tc>
          <w:tcPr>
            <w:tcW w:w="1030" w:type="pct"/>
            <w:noWrap w:val="0"/>
            <w:vAlign w:val="center"/>
          </w:tcPr>
          <w:p w14:paraId="18BA5F94">
            <w:pPr>
              <w:pStyle w:val="99"/>
            </w:pPr>
            <w:r>
              <w:rPr>
                <w:rFonts w:hint="eastAsia"/>
              </w:rPr>
              <w:t>帧头</w:t>
            </w:r>
          </w:p>
        </w:tc>
        <w:tc>
          <w:tcPr>
            <w:tcW w:w="1526" w:type="pct"/>
            <w:noWrap w:val="0"/>
            <w:vAlign w:val="center"/>
          </w:tcPr>
          <w:p w14:paraId="4A4673D8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C8</w:t>
            </w:r>
            <w:r>
              <w:t>H</w:t>
            </w:r>
          </w:p>
        </w:tc>
        <w:tc>
          <w:tcPr>
            <w:tcW w:w="767" w:type="pct"/>
            <w:noWrap w:val="0"/>
            <w:vAlign w:val="center"/>
          </w:tcPr>
          <w:p w14:paraId="3B00AF76">
            <w:pPr>
              <w:pStyle w:val="99"/>
            </w:pPr>
          </w:p>
        </w:tc>
      </w:tr>
      <w:tr w14:paraId="6E3509B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488" w:type="pct"/>
            <w:vMerge w:val="continue"/>
            <w:noWrap w:val="0"/>
            <w:vAlign w:val="center"/>
          </w:tcPr>
          <w:p w14:paraId="7CAE6D15">
            <w:pPr>
              <w:pStyle w:val="99"/>
            </w:pPr>
          </w:p>
        </w:tc>
        <w:tc>
          <w:tcPr>
            <w:tcW w:w="791" w:type="pct"/>
            <w:noWrap w:val="0"/>
            <w:vAlign w:val="center"/>
          </w:tcPr>
          <w:p w14:paraId="0DED8EB6">
            <w:pPr>
              <w:pStyle w:val="99"/>
            </w:pPr>
            <w:r>
              <w:t>DATA1</w:t>
            </w:r>
          </w:p>
        </w:tc>
        <w:tc>
          <w:tcPr>
            <w:tcW w:w="395" w:type="pct"/>
            <w:noWrap w:val="0"/>
            <w:vAlign w:val="center"/>
          </w:tcPr>
          <w:p w14:paraId="78425C72">
            <w:pPr>
              <w:pStyle w:val="99"/>
            </w:pPr>
          </w:p>
        </w:tc>
        <w:tc>
          <w:tcPr>
            <w:tcW w:w="1030" w:type="pct"/>
            <w:noWrap w:val="0"/>
            <w:vAlign w:val="center"/>
          </w:tcPr>
          <w:p w14:paraId="295F9CCA">
            <w:pPr>
              <w:pStyle w:val="99"/>
            </w:pPr>
            <w:r>
              <w:rPr>
                <w:rFonts w:hint="eastAsia"/>
              </w:rPr>
              <w:t>指令</w:t>
            </w:r>
          </w:p>
        </w:tc>
        <w:tc>
          <w:tcPr>
            <w:tcW w:w="1526" w:type="pct"/>
            <w:noWrap w:val="0"/>
            <w:vAlign w:val="center"/>
          </w:tcPr>
          <w:p w14:paraId="23DC6F2E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3H</w:t>
            </w:r>
          </w:p>
        </w:tc>
        <w:tc>
          <w:tcPr>
            <w:tcW w:w="767" w:type="pct"/>
            <w:noWrap w:val="0"/>
            <w:vAlign w:val="center"/>
          </w:tcPr>
          <w:p w14:paraId="339F0B3E">
            <w:pPr>
              <w:pStyle w:val="99"/>
            </w:pPr>
          </w:p>
        </w:tc>
      </w:tr>
      <w:tr w14:paraId="512575F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488" w:type="pct"/>
            <w:vMerge w:val="continue"/>
            <w:noWrap w:val="0"/>
            <w:vAlign w:val="center"/>
          </w:tcPr>
          <w:p w14:paraId="43FED783">
            <w:pPr>
              <w:pStyle w:val="99"/>
            </w:pPr>
          </w:p>
        </w:tc>
        <w:tc>
          <w:tcPr>
            <w:tcW w:w="791" w:type="pct"/>
            <w:noWrap w:val="0"/>
            <w:vAlign w:val="center"/>
          </w:tcPr>
          <w:p w14:paraId="589FD0E7">
            <w:pPr>
              <w:pStyle w:val="99"/>
            </w:pPr>
            <w:r>
              <w:t>DATA2</w:t>
            </w:r>
          </w:p>
        </w:tc>
        <w:tc>
          <w:tcPr>
            <w:tcW w:w="395" w:type="pct"/>
            <w:noWrap w:val="0"/>
            <w:vAlign w:val="center"/>
          </w:tcPr>
          <w:p w14:paraId="3579F511">
            <w:pPr>
              <w:pStyle w:val="99"/>
            </w:pPr>
          </w:p>
        </w:tc>
        <w:tc>
          <w:tcPr>
            <w:tcW w:w="1030" w:type="pct"/>
            <w:noWrap w:val="0"/>
            <w:vAlign w:val="center"/>
          </w:tcPr>
          <w:p w14:paraId="67D88433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管理项</w:t>
            </w:r>
          </w:p>
        </w:tc>
        <w:tc>
          <w:tcPr>
            <w:tcW w:w="1526" w:type="pct"/>
            <w:noWrap w:val="0"/>
            <w:vAlign w:val="center"/>
          </w:tcPr>
          <w:p w14:paraId="4F83BDE2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01H=APP启动;</w:t>
            </w:r>
          </w:p>
          <w:p w14:paraId="298DA206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02H=APP停止;</w:t>
            </w:r>
          </w:p>
          <w:p w14:paraId="27A99B85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03H=APP更新;</w:t>
            </w:r>
          </w:p>
          <w:p w14:paraId="5603171A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04H=APP安装;</w:t>
            </w:r>
          </w:p>
          <w:p w14:paraId="65A27325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05H=APP卸载;</w:t>
            </w:r>
          </w:p>
          <w:p w14:paraId="3FFF45EF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06H=APP回滚;</w:t>
            </w:r>
          </w:p>
          <w:p w14:paraId="69B5478B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07H=APP数据清除;</w:t>
            </w:r>
          </w:p>
          <w:p w14:paraId="5D05CD13">
            <w:pPr>
              <w:pStyle w:val="99"/>
              <w:rPr>
                <w:rFonts w:hint="eastAsia"/>
                <w:color w:val="FF0000"/>
              </w:rPr>
            </w:pPr>
            <w:r>
              <w:rPr>
                <w:rFonts w:hint="eastAsia"/>
              </w:rPr>
              <w:t>08H=APP内部间接指令</w:t>
            </w:r>
          </w:p>
        </w:tc>
        <w:tc>
          <w:tcPr>
            <w:tcW w:w="767" w:type="pct"/>
            <w:noWrap w:val="0"/>
            <w:vAlign w:val="center"/>
          </w:tcPr>
          <w:p w14:paraId="515098A0">
            <w:pPr>
              <w:pStyle w:val="99"/>
              <w:rPr>
                <w:rFonts w:hint="eastAsia"/>
              </w:rPr>
            </w:pPr>
          </w:p>
        </w:tc>
      </w:tr>
      <w:tr w14:paraId="5301E91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488" w:type="pct"/>
            <w:vMerge w:val="continue"/>
            <w:noWrap w:val="0"/>
            <w:vAlign w:val="center"/>
          </w:tcPr>
          <w:p w14:paraId="75835D61">
            <w:pPr>
              <w:pStyle w:val="99"/>
            </w:pPr>
          </w:p>
        </w:tc>
        <w:tc>
          <w:tcPr>
            <w:tcW w:w="791" w:type="pct"/>
            <w:noWrap w:val="0"/>
            <w:vAlign w:val="center"/>
          </w:tcPr>
          <w:p w14:paraId="367FD854">
            <w:pPr>
              <w:pStyle w:val="99"/>
            </w:pPr>
            <w:r>
              <w:t>DATA3</w:t>
            </w:r>
          </w:p>
        </w:tc>
        <w:tc>
          <w:tcPr>
            <w:tcW w:w="395" w:type="pct"/>
            <w:noWrap w:val="0"/>
            <w:vAlign w:val="center"/>
          </w:tcPr>
          <w:p w14:paraId="23A07885">
            <w:pPr>
              <w:pStyle w:val="99"/>
            </w:pPr>
          </w:p>
        </w:tc>
        <w:tc>
          <w:tcPr>
            <w:tcW w:w="1030" w:type="pct"/>
            <w:noWrap w:val="0"/>
            <w:vAlign w:val="center"/>
          </w:tcPr>
          <w:p w14:paraId="3BA3C607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APP ID</w:t>
            </w:r>
          </w:p>
        </w:tc>
        <w:tc>
          <w:tcPr>
            <w:tcW w:w="1526" w:type="pct"/>
            <w:noWrap w:val="0"/>
            <w:vAlign w:val="center"/>
          </w:tcPr>
          <w:p w14:paraId="3EF07DEB">
            <w:pPr>
              <w:pStyle w:val="99"/>
            </w:pPr>
          </w:p>
        </w:tc>
        <w:tc>
          <w:tcPr>
            <w:tcW w:w="767" w:type="pct"/>
            <w:noWrap w:val="0"/>
            <w:vAlign w:val="center"/>
          </w:tcPr>
          <w:p w14:paraId="69ECC21A">
            <w:pPr>
              <w:pStyle w:val="99"/>
            </w:pPr>
            <w:r>
              <w:rPr>
                <w:rFonts w:hint="eastAsia"/>
              </w:rPr>
              <w:t>范围：1~255</w:t>
            </w:r>
          </w:p>
        </w:tc>
      </w:tr>
      <w:tr w14:paraId="416B686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3" w:hRule="atLeast"/>
          <w:jc w:val="center"/>
        </w:trPr>
        <w:tc>
          <w:tcPr>
            <w:tcW w:w="488" w:type="pct"/>
            <w:vMerge w:val="continue"/>
            <w:noWrap w:val="0"/>
            <w:vAlign w:val="center"/>
          </w:tcPr>
          <w:p w14:paraId="038CFA9C">
            <w:pPr>
              <w:pStyle w:val="99"/>
            </w:pPr>
          </w:p>
        </w:tc>
        <w:tc>
          <w:tcPr>
            <w:tcW w:w="791" w:type="pct"/>
            <w:noWrap w:val="0"/>
            <w:vAlign w:val="center"/>
          </w:tcPr>
          <w:p w14:paraId="25CC2EE0">
            <w:pPr>
              <w:pStyle w:val="99"/>
            </w:pPr>
            <w:r>
              <w:t>DATA4~7</w:t>
            </w:r>
          </w:p>
        </w:tc>
        <w:tc>
          <w:tcPr>
            <w:tcW w:w="395" w:type="pct"/>
            <w:noWrap w:val="0"/>
            <w:vAlign w:val="center"/>
          </w:tcPr>
          <w:p w14:paraId="4D3B283B">
            <w:pPr>
              <w:pStyle w:val="99"/>
            </w:pPr>
          </w:p>
        </w:tc>
        <w:tc>
          <w:tcPr>
            <w:tcW w:w="1030" w:type="pct"/>
            <w:noWrap w:val="0"/>
            <w:vAlign w:val="center"/>
          </w:tcPr>
          <w:p w14:paraId="7FD97F98">
            <w:pPr>
              <w:pStyle w:val="99"/>
            </w:pPr>
            <w:r>
              <w:rPr>
                <w:rFonts w:hint="eastAsia"/>
              </w:rPr>
              <w:t>内部间接指令</w:t>
            </w:r>
          </w:p>
        </w:tc>
        <w:tc>
          <w:tcPr>
            <w:tcW w:w="1526" w:type="pct"/>
            <w:noWrap w:val="0"/>
            <w:vAlign w:val="center"/>
          </w:tcPr>
          <w:p w14:paraId="2F567D42">
            <w:pPr>
              <w:pStyle w:val="99"/>
            </w:pPr>
          </w:p>
        </w:tc>
        <w:tc>
          <w:tcPr>
            <w:tcW w:w="767" w:type="pct"/>
            <w:noWrap w:val="0"/>
            <w:vAlign w:val="center"/>
          </w:tcPr>
          <w:p w14:paraId="770DB725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当DTAT2=08H时，填16进制参数。其他情况下默认填AAH</w:t>
            </w:r>
          </w:p>
        </w:tc>
      </w:tr>
      <w:tr w14:paraId="06763A0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3" w:hRule="atLeast"/>
          <w:jc w:val="center"/>
        </w:trPr>
        <w:tc>
          <w:tcPr>
            <w:tcW w:w="488" w:type="pct"/>
            <w:vMerge w:val="restart"/>
            <w:noWrap w:val="0"/>
            <w:vAlign w:val="center"/>
          </w:tcPr>
          <w:p w14:paraId="60745918">
            <w:pPr>
              <w:pStyle w:val="99"/>
            </w:pPr>
            <w:r>
              <w:rPr>
                <w:rFonts w:hint="eastAsia"/>
              </w:rPr>
              <w:t>使用说明</w:t>
            </w:r>
          </w:p>
        </w:tc>
        <w:tc>
          <w:tcPr>
            <w:tcW w:w="791" w:type="pct"/>
            <w:noWrap w:val="0"/>
            <w:vAlign w:val="center"/>
          </w:tcPr>
          <w:p w14:paraId="549F8DB2">
            <w:pPr>
              <w:pStyle w:val="99"/>
            </w:pPr>
            <w:r>
              <w:rPr>
                <w:rFonts w:hint="eastAsia"/>
              </w:rPr>
              <w:t>发送条件</w:t>
            </w:r>
          </w:p>
        </w:tc>
        <w:tc>
          <w:tcPr>
            <w:tcW w:w="3719" w:type="pct"/>
            <w:gridSpan w:val="4"/>
            <w:noWrap w:val="0"/>
            <w:vAlign w:val="center"/>
          </w:tcPr>
          <w:p w14:paraId="3025BFB3">
            <w:pPr>
              <w:pStyle w:val="99"/>
            </w:pPr>
            <w:r>
              <w:rPr>
                <w:rFonts w:hint="eastAsia"/>
              </w:rPr>
              <w:t>由中心机发出</w:t>
            </w:r>
          </w:p>
        </w:tc>
      </w:tr>
      <w:tr w14:paraId="2FBD055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3" w:hRule="atLeast"/>
          <w:jc w:val="center"/>
        </w:trPr>
        <w:tc>
          <w:tcPr>
            <w:tcW w:w="488" w:type="pct"/>
            <w:vMerge w:val="continue"/>
            <w:noWrap w:val="0"/>
            <w:vAlign w:val="center"/>
          </w:tcPr>
          <w:p w14:paraId="64FE7FBC">
            <w:pPr>
              <w:pStyle w:val="99"/>
            </w:pPr>
          </w:p>
        </w:tc>
        <w:tc>
          <w:tcPr>
            <w:tcW w:w="791" w:type="pct"/>
            <w:noWrap w:val="0"/>
            <w:vAlign w:val="center"/>
          </w:tcPr>
          <w:p w14:paraId="4D648835">
            <w:pPr>
              <w:pStyle w:val="99"/>
            </w:pPr>
            <w:r>
              <w:rPr>
                <w:rFonts w:hint="eastAsia"/>
              </w:rPr>
              <w:t>处理要求</w:t>
            </w:r>
          </w:p>
        </w:tc>
        <w:tc>
          <w:tcPr>
            <w:tcW w:w="3719" w:type="pct"/>
            <w:gridSpan w:val="4"/>
            <w:noWrap w:val="0"/>
            <w:vAlign w:val="center"/>
          </w:tcPr>
          <w:p w14:paraId="7ED05A97">
            <w:pPr>
              <w:pStyle w:val="99"/>
            </w:pPr>
            <w:r>
              <w:rPr>
                <w:rFonts w:hint="eastAsia"/>
              </w:rPr>
              <w:t>AI处理板</w:t>
            </w:r>
            <w:r>
              <w:t>接收到</w:t>
            </w:r>
            <w:r>
              <w:rPr>
                <w:rFonts w:hint="eastAsia"/>
              </w:rPr>
              <w:t>该</w:t>
            </w:r>
            <w:r>
              <w:t>帧后，</w:t>
            </w:r>
            <w:r>
              <w:rPr>
                <w:rFonts w:hint="eastAsia"/>
              </w:rPr>
              <w:t>2</w:t>
            </w:r>
            <w:r>
              <w:t>0m</w:t>
            </w:r>
            <w:r>
              <w:rPr>
                <w:rFonts w:hint="eastAsia"/>
              </w:rPr>
              <w:t>s</w:t>
            </w:r>
            <w:r>
              <w:t>内</w:t>
            </w:r>
            <w:r>
              <w:rPr>
                <w:rFonts w:hint="eastAsia"/>
              </w:rPr>
              <w:t>发送</w:t>
            </w:r>
            <w:r>
              <w:t>指令应答帧</w:t>
            </w:r>
            <w:r>
              <w:rPr>
                <w:rFonts w:hint="eastAsia"/>
              </w:rPr>
              <w:t>（AP</w:t>
            </w:r>
            <w:r>
              <w:t>-</w:t>
            </w:r>
            <w:r>
              <w:rPr>
                <w:rFonts w:hint="eastAsia"/>
              </w:rPr>
              <w:t>Y</w:t>
            </w:r>
            <w:r>
              <w:t>001</w:t>
            </w:r>
            <w:r>
              <w:rPr>
                <w:rFonts w:hint="eastAsia"/>
              </w:rPr>
              <w:t>）</w:t>
            </w:r>
          </w:p>
        </w:tc>
      </w:tr>
    </w:tbl>
    <w:p w14:paraId="4B3822A1">
      <w:pPr>
        <w:pStyle w:val="6"/>
        <w:spacing w:before="326" w:after="163"/>
        <w:rPr>
          <w:rFonts w:hint="eastAsia"/>
        </w:rPr>
      </w:pPr>
      <w:r>
        <w:rPr>
          <w:rFonts w:hint="eastAsia"/>
        </w:rPr>
        <w:t>上注管理指令（AP-Z004）</w:t>
      </w:r>
    </w:p>
    <w:p w14:paraId="468ED660">
      <w:pPr>
        <w:pStyle w:val="14"/>
        <w:rPr>
          <w:rFonts w:hint="eastAsia"/>
        </w:rPr>
      </w:pPr>
      <w:r>
        <w:rPr>
          <w:rFonts w:hint="eastAsia"/>
        </w:rPr>
        <w:t>表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表 \* ARABIC</w:instrText>
      </w:r>
      <w:r>
        <w:instrText xml:space="preserve"> </w:instrText>
      </w:r>
      <w:r>
        <w:fldChar w:fldCharType="separate"/>
      </w:r>
      <w:r>
        <w:rPr>
          <w:lang/>
        </w:rPr>
        <w:t>15</w:t>
      </w:r>
      <w:r>
        <w:fldChar w:fldCharType="end"/>
      </w:r>
      <w:r>
        <w:t xml:space="preserve"> </w:t>
      </w:r>
      <w:r>
        <w:rPr>
          <w:rFonts w:hint="eastAsia"/>
        </w:rPr>
        <w:t>上注管理指令</w:t>
      </w:r>
    </w:p>
    <w:tbl>
      <w:tblPr>
        <w:tblStyle w:val="43"/>
        <w:tblW w:w="4867" w:type="pct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95"/>
        <w:gridCol w:w="1405"/>
        <w:gridCol w:w="734"/>
        <w:gridCol w:w="1911"/>
        <w:gridCol w:w="2791"/>
        <w:gridCol w:w="1398"/>
      </w:tblGrid>
      <w:tr w14:paraId="421FED0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auto"/>
          <w:trHeight w:val="340" w:hRule="atLeast"/>
          <w:jc w:val="center"/>
        </w:trPr>
        <w:tc>
          <w:tcPr>
            <w:tcW w:w="5000" w:type="pct"/>
            <w:gridSpan w:val="6"/>
            <w:noWrap w:val="0"/>
            <w:vAlign w:val="center"/>
          </w:tcPr>
          <w:p w14:paraId="7C360B6B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指令名称:上注管理指令:AP</w:t>
            </w:r>
            <w:r>
              <w:t>-Z004</w:t>
            </w:r>
          </w:p>
        </w:tc>
      </w:tr>
      <w:tr w14:paraId="1DEFC01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auto"/>
          <w:trHeight w:val="340" w:hRule="atLeast"/>
          <w:jc w:val="center"/>
        </w:trPr>
        <w:tc>
          <w:tcPr>
            <w:tcW w:w="490" w:type="pct"/>
            <w:noWrap w:val="0"/>
            <w:vAlign w:val="center"/>
          </w:tcPr>
          <w:p w14:paraId="654E1D23">
            <w:pPr>
              <w:pStyle w:val="99"/>
            </w:pPr>
            <w:r>
              <w:rPr>
                <w:rFonts w:hint="eastAsia" w:cs="SimSun"/>
              </w:rPr>
              <w:t>仲裁域</w:t>
            </w:r>
          </w:p>
        </w:tc>
        <w:tc>
          <w:tcPr>
            <w:tcW w:w="1171" w:type="pct"/>
            <w:gridSpan w:val="2"/>
            <w:noWrap w:val="0"/>
            <w:vAlign w:val="center"/>
          </w:tcPr>
          <w:p w14:paraId="5FBDEFD8">
            <w:pPr>
              <w:pStyle w:val="99"/>
            </w:pPr>
            <w:r>
              <w:t>ID28~ID21</w:t>
            </w:r>
            <w:r>
              <w:rPr>
                <w:rFonts w:hint="eastAsia"/>
              </w:rPr>
              <w:t>:</w:t>
            </w:r>
            <w:r>
              <w:rPr>
                <w:rFonts w:hint="eastAsia" w:cs="SimSun"/>
              </w:rPr>
              <w:t>C8</w:t>
            </w:r>
            <w:r>
              <w:t>H</w:t>
            </w:r>
          </w:p>
        </w:tc>
        <w:tc>
          <w:tcPr>
            <w:tcW w:w="1046" w:type="pct"/>
            <w:noWrap w:val="0"/>
            <w:vAlign w:val="center"/>
          </w:tcPr>
          <w:p w14:paraId="5D00DDA1">
            <w:pPr>
              <w:pStyle w:val="99"/>
            </w:pPr>
            <w:r>
              <w:t>ID20~ID13</w:t>
            </w:r>
            <w:r>
              <w:rPr>
                <w:rFonts w:hint="eastAsia" w:cs="SimSun"/>
              </w:rPr>
              <w:t>:</w:t>
            </w:r>
            <w:r>
              <w:t>04H</w:t>
            </w:r>
          </w:p>
        </w:tc>
        <w:tc>
          <w:tcPr>
            <w:tcW w:w="1528" w:type="pct"/>
            <w:noWrap w:val="0"/>
            <w:vAlign w:val="center"/>
          </w:tcPr>
          <w:p w14:paraId="6898696D">
            <w:pPr>
              <w:pStyle w:val="99"/>
              <w:rPr>
                <w:rFonts w:cs="SimSun"/>
              </w:rPr>
            </w:pPr>
            <w:r>
              <w:t>ID12~ID6</w:t>
            </w:r>
            <w:r>
              <w:rPr>
                <w:rFonts w:hint="eastAsia" w:cs="SimSun"/>
              </w:rPr>
              <w:t>:</w:t>
            </w:r>
          </w:p>
          <w:p w14:paraId="3D63CD08">
            <w:pPr>
              <w:pStyle w:val="99"/>
            </w:pPr>
            <w:r>
              <w:rPr>
                <w:rFonts w:hint="eastAsia" w:cs="SimSun"/>
              </w:rPr>
              <w:t>同</w:t>
            </w:r>
            <w:r>
              <w:t>ID28~ID22</w:t>
            </w:r>
          </w:p>
        </w:tc>
        <w:tc>
          <w:tcPr>
            <w:tcW w:w="763" w:type="pct"/>
            <w:noWrap w:val="0"/>
            <w:vAlign w:val="center"/>
          </w:tcPr>
          <w:p w14:paraId="14E0CD0D">
            <w:pPr>
              <w:pStyle w:val="99"/>
            </w:pPr>
            <w:r>
              <w:t>ID5~ID0</w:t>
            </w:r>
            <w:r>
              <w:rPr>
                <w:rFonts w:hint="eastAsia" w:cs="SimSun"/>
              </w:rPr>
              <w:t>:</w:t>
            </w:r>
            <w:r>
              <w:t>00H</w:t>
            </w:r>
          </w:p>
        </w:tc>
      </w:tr>
      <w:tr w14:paraId="3FCED70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auto"/>
          <w:jc w:val="center"/>
        </w:trPr>
        <w:tc>
          <w:tcPr>
            <w:tcW w:w="490" w:type="pct"/>
            <w:vMerge w:val="restart"/>
            <w:noWrap w:val="0"/>
            <w:vAlign w:val="center"/>
          </w:tcPr>
          <w:p w14:paraId="6516A9ED">
            <w:pPr>
              <w:pStyle w:val="99"/>
            </w:pPr>
            <w:r>
              <w:rPr>
                <w:rFonts w:hint="eastAsia" w:cs="SimSun"/>
              </w:rPr>
              <w:t>数据域</w:t>
            </w:r>
          </w:p>
        </w:tc>
        <w:tc>
          <w:tcPr>
            <w:tcW w:w="769" w:type="pct"/>
            <w:noWrap w:val="0"/>
            <w:vAlign w:val="center"/>
          </w:tcPr>
          <w:p w14:paraId="4E883042">
            <w:pPr>
              <w:pStyle w:val="99"/>
            </w:pPr>
            <w:r>
              <w:t>DATA0</w:t>
            </w:r>
          </w:p>
        </w:tc>
        <w:tc>
          <w:tcPr>
            <w:tcW w:w="401" w:type="pct"/>
            <w:noWrap w:val="0"/>
            <w:vAlign w:val="center"/>
          </w:tcPr>
          <w:p w14:paraId="0A33EA1C">
            <w:pPr>
              <w:pStyle w:val="99"/>
            </w:pPr>
          </w:p>
        </w:tc>
        <w:tc>
          <w:tcPr>
            <w:tcW w:w="1046" w:type="pct"/>
            <w:noWrap w:val="0"/>
            <w:vAlign w:val="center"/>
          </w:tcPr>
          <w:p w14:paraId="17F23416">
            <w:pPr>
              <w:pStyle w:val="99"/>
            </w:pPr>
            <w:r>
              <w:rPr>
                <w:rFonts w:hint="eastAsia"/>
              </w:rPr>
              <w:t>帧头</w:t>
            </w:r>
          </w:p>
        </w:tc>
        <w:tc>
          <w:tcPr>
            <w:tcW w:w="1528" w:type="pct"/>
            <w:noWrap w:val="0"/>
            <w:vAlign w:val="center"/>
          </w:tcPr>
          <w:p w14:paraId="37D826ED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C8</w:t>
            </w:r>
            <w:r>
              <w:t>H</w:t>
            </w:r>
          </w:p>
        </w:tc>
        <w:tc>
          <w:tcPr>
            <w:tcW w:w="763" w:type="pct"/>
            <w:noWrap w:val="0"/>
            <w:vAlign w:val="center"/>
          </w:tcPr>
          <w:p w14:paraId="7FB3D603">
            <w:pPr>
              <w:pStyle w:val="99"/>
            </w:pPr>
          </w:p>
        </w:tc>
      </w:tr>
      <w:tr w14:paraId="22D8644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auto"/>
          <w:jc w:val="center"/>
        </w:trPr>
        <w:tc>
          <w:tcPr>
            <w:tcW w:w="490" w:type="pct"/>
            <w:vMerge w:val="continue"/>
            <w:noWrap w:val="0"/>
            <w:vAlign w:val="center"/>
          </w:tcPr>
          <w:p w14:paraId="6F5F0D5A">
            <w:pPr>
              <w:pStyle w:val="99"/>
            </w:pPr>
          </w:p>
        </w:tc>
        <w:tc>
          <w:tcPr>
            <w:tcW w:w="769" w:type="pct"/>
            <w:noWrap w:val="0"/>
            <w:vAlign w:val="center"/>
          </w:tcPr>
          <w:p w14:paraId="1C25EE94">
            <w:pPr>
              <w:pStyle w:val="99"/>
            </w:pPr>
            <w:r>
              <w:t>DATA1</w:t>
            </w:r>
          </w:p>
        </w:tc>
        <w:tc>
          <w:tcPr>
            <w:tcW w:w="401" w:type="pct"/>
            <w:noWrap w:val="0"/>
            <w:vAlign w:val="center"/>
          </w:tcPr>
          <w:p w14:paraId="6562B6EB">
            <w:pPr>
              <w:pStyle w:val="99"/>
            </w:pPr>
          </w:p>
        </w:tc>
        <w:tc>
          <w:tcPr>
            <w:tcW w:w="1046" w:type="pct"/>
            <w:noWrap w:val="0"/>
            <w:vAlign w:val="center"/>
          </w:tcPr>
          <w:p w14:paraId="1AD92FE2">
            <w:pPr>
              <w:pStyle w:val="99"/>
            </w:pPr>
            <w:r>
              <w:rPr>
                <w:rFonts w:hint="eastAsia"/>
              </w:rPr>
              <w:t>指令</w:t>
            </w:r>
          </w:p>
        </w:tc>
        <w:tc>
          <w:tcPr>
            <w:tcW w:w="1528" w:type="pct"/>
            <w:noWrap w:val="0"/>
            <w:vAlign w:val="center"/>
          </w:tcPr>
          <w:p w14:paraId="08A2825A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4H</w:t>
            </w:r>
          </w:p>
        </w:tc>
        <w:tc>
          <w:tcPr>
            <w:tcW w:w="763" w:type="pct"/>
            <w:noWrap w:val="0"/>
            <w:vAlign w:val="center"/>
          </w:tcPr>
          <w:p w14:paraId="098B0A2A">
            <w:pPr>
              <w:pStyle w:val="99"/>
            </w:pPr>
          </w:p>
        </w:tc>
      </w:tr>
      <w:tr w14:paraId="5DFCA80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auto"/>
          <w:jc w:val="center"/>
        </w:trPr>
        <w:tc>
          <w:tcPr>
            <w:tcW w:w="490" w:type="pct"/>
            <w:vMerge w:val="continue"/>
            <w:noWrap w:val="0"/>
            <w:vAlign w:val="center"/>
          </w:tcPr>
          <w:p w14:paraId="4B280E0D">
            <w:pPr>
              <w:pStyle w:val="99"/>
            </w:pPr>
          </w:p>
        </w:tc>
        <w:tc>
          <w:tcPr>
            <w:tcW w:w="769" w:type="pct"/>
            <w:noWrap w:val="0"/>
            <w:vAlign w:val="center"/>
          </w:tcPr>
          <w:p w14:paraId="24EE5D08">
            <w:pPr>
              <w:pStyle w:val="99"/>
            </w:pPr>
            <w:r>
              <w:t>DATA2</w:t>
            </w:r>
          </w:p>
        </w:tc>
        <w:tc>
          <w:tcPr>
            <w:tcW w:w="401" w:type="pct"/>
            <w:noWrap w:val="0"/>
            <w:vAlign w:val="center"/>
          </w:tcPr>
          <w:p w14:paraId="0150C243">
            <w:pPr>
              <w:pStyle w:val="99"/>
            </w:pPr>
          </w:p>
        </w:tc>
        <w:tc>
          <w:tcPr>
            <w:tcW w:w="1046" w:type="pct"/>
            <w:noWrap w:val="0"/>
            <w:vAlign w:val="center"/>
          </w:tcPr>
          <w:p w14:paraId="22CB61B3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管理项</w:t>
            </w:r>
          </w:p>
        </w:tc>
        <w:tc>
          <w:tcPr>
            <w:tcW w:w="1528" w:type="pct"/>
            <w:noWrap w:val="0"/>
            <w:vAlign w:val="center"/>
          </w:tcPr>
          <w:p w14:paraId="475118FE">
            <w:pPr>
              <w:pStyle w:val="99"/>
            </w:pPr>
            <w:r>
              <w:t>01H</w:t>
            </w:r>
            <w:r>
              <w:rPr>
                <w:rFonts w:hint="eastAsia"/>
              </w:rPr>
              <w:t>=</w:t>
            </w:r>
            <w:r>
              <w:t>上注开始</w:t>
            </w:r>
          </w:p>
          <w:p w14:paraId="0F0E381A">
            <w:pPr>
              <w:pStyle w:val="99"/>
            </w:pPr>
            <w:r>
              <w:t>02H</w:t>
            </w:r>
            <w:r>
              <w:rPr>
                <w:rFonts w:hint="eastAsia"/>
              </w:rPr>
              <w:t>=</w:t>
            </w:r>
            <w:r>
              <w:t xml:space="preserve">保存上注文件 </w:t>
            </w:r>
          </w:p>
          <w:p w14:paraId="494E60AD">
            <w:pPr>
              <w:pStyle w:val="99"/>
            </w:pPr>
            <w:r>
              <w:t>03H</w:t>
            </w:r>
            <w:r>
              <w:rPr>
                <w:rFonts w:hint="eastAsia"/>
              </w:rPr>
              <w:t>=</w:t>
            </w:r>
            <w:r>
              <w:t>读取上注文件并上注</w:t>
            </w:r>
          </w:p>
          <w:p w14:paraId="78D841D6">
            <w:pPr>
              <w:pStyle w:val="99"/>
            </w:pPr>
            <w:r>
              <w:t>04H</w:t>
            </w:r>
            <w:r>
              <w:rPr>
                <w:rFonts w:hint="eastAsia"/>
              </w:rPr>
              <w:t>=</w:t>
            </w:r>
            <w:r>
              <w:t>上注结束</w:t>
            </w:r>
          </w:p>
          <w:p w14:paraId="37766733">
            <w:pPr>
              <w:pStyle w:val="99"/>
            </w:pPr>
            <w:r>
              <w:t>05H</w:t>
            </w:r>
            <w:r>
              <w:rPr>
                <w:rFonts w:hint="eastAsia"/>
              </w:rPr>
              <w:t>=</w:t>
            </w:r>
            <w:r>
              <w:t>上注退出</w:t>
            </w:r>
          </w:p>
          <w:p w14:paraId="764600D0">
            <w:pPr>
              <w:pStyle w:val="99"/>
              <w:rPr>
                <w:rFonts w:hint="eastAsia"/>
              </w:rPr>
            </w:pPr>
            <w:r>
              <w:t>06H</w:t>
            </w:r>
            <w:r>
              <w:rPr>
                <w:rFonts w:hint="eastAsia"/>
              </w:rPr>
              <w:t>=</w:t>
            </w:r>
            <w:r>
              <w:t>清除上注包</w:t>
            </w:r>
          </w:p>
        </w:tc>
        <w:tc>
          <w:tcPr>
            <w:tcW w:w="763" w:type="pct"/>
            <w:noWrap w:val="0"/>
            <w:vAlign w:val="center"/>
          </w:tcPr>
          <w:p w14:paraId="51FC2E84">
            <w:pPr>
              <w:pStyle w:val="99"/>
              <w:jc w:val="both"/>
              <w:rPr>
                <w:rFonts w:hint="eastAsia"/>
              </w:rPr>
            </w:pPr>
          </w:p>
        </w:tc>
      </w:tr>
      <w:tr w14:paraId="1E6AC0A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auto"/>
          <w:jc w:val="center"/>
        </w:trPr>
        <w:tc>
          <w:tcPr>
            <w:tcW w:w="490" w:type="pct"/>
            <w:vMerge w:val="continue"/>
            <w:noWrap w:val="0"/>
            <w:vAlign w:val="center"/>
          </w:tcPr>
          <w:p w14:paraId="2C75A60D">
            <w:pPr>
              <w:pStyle w:val="99"/>
            </w:pPr>
          </w:p>
        </w:tc>
        <w:tc>
          <w:tcPr>
            <w:tcW w:w="769" w:type="pct"/>
            <w:noWrap w:val="0"/>
            <w:vAlign w:val="center"/>
          </w:tcPr>
          <w:p w14:paraId="2E81E860">
            <w:pPr>
              <w:pStyle w:val="99"/>
            </w:pPr>
            <w:r>
              <w:t>DATA3</w:t>
            </w:r>
          </w:p>
        </w:tc>
        <w:tc>
          <w:tcPr>
            <w:tcW w:w="401" w:type="pct"/>
            <w:noWrap w:val="0"/>
            <w:vAlign w:val="center"/>
          </w:tcPr>
          <w:p w14:paraId="5BEDD505">
            <w:pPr>
              <w:pStyle w:val="99"/>
            </w:pPr>
          </w:p>
        </w:tc>
        <w:tc>
          <w:tcPr>
            <w:tcW w:w="1046" w:type="pct"/>
            <w:noWrap w:val="0"/>
            <w:vAlign w:val="center"/>
          </w:tcPr>
          <w:p w14:paraId="7CF00541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上注通道</w:t>
            </w:r>
          </w:p>
        </w:tc>
        <w:tc>
          <w:tcPr>
            <w:tcW w:w="1528" w:type="pct"/>
            <w:noWrap w:val="0"/>
            <w:vAlign w:val="center"/>
          </w:tcPr>
          <w:p w14:paraId="2D80C386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00H=测控链路;</w:t>
            </w:r>
          </w:p>
          <w:p w14:paraId="1ECE6810">
            <w:pPr>
              <w:pStyle w:val="99"/>
            </w:pPr>
            <w:r>
              <w:rPr>
                <w:rFonts w:hint="eastAsia"/>
              </w:rPr>
              <w:t>01H=通信链路</w:t>
            </w:r>
          </w:p>
        </w:tc>
        <w:tc>
          <w:tcPr>
            <w:tcW w:w="763" w:type="pct"/>
            <w:noWrap w:val="0"/>
            <w:vAlign w:val="center"/>
          </w:tcPr>
          <w:p w14:paraId="170B8AED">
            <w:pPr>
              <w:pStyle w:val="99"/>
              <w:jc w:val="both"/>
            </w:pPr>
          </w:p>
        </w:tc>
      </w:tr>
      <w:tr w14:paraId="29250E6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auto"/>
          <w:trHeight w:val="223" w:hRule="atLeast"/>
          <w:jc w:val="center"/>
        </w:trPr>
        <w:tc>
          <w:tcPr>
            <w:tcW w:w="490" w:type="pct"/>
            <w:vMerge w:val="continue"/>
            <w:noWrap w:val="0"/>
            <w:vAlign w:val="center"/>
          </w:tcPr>
          <w:p w14:paraId="2BB05617">
            <w:pPr>
              <w:pStyle w:val="99"/>
            </w:pPr>
          </w:p>
        </w:tc>
        <w:tc>
          <w:tcPr>
            <w:tcW w:w="769" w:type="pct"/>
            <w:noWrap w:val="0"/>
            <w:vAlign w:val="center"/>
          </w:tcPr>
          <w:p w14:paraId="1C0DF3AB">
            <w:pPr>
              <w:pStyle w:val="99"/>
            </w:pPr>
            <w:r>
              <w:t>DATA4~7</w:t>
            </w:r>
          </w:p>
        </w:tc>
        <w:tc>
          <w:tcPr>
            <w:tcW w:w="401" w:type="pct"/>
            <w:noWrap w:val="0"/>
            <w:vAlign w:val="center"/>
          </w:tcPr>
          <w:p w14:paraId="7C5B9322">
            <w:pPr>
              <w:pStyle w:val="99"/>
            </w:pPr>
          </w:p>
        </w:tc>
        <w:tc>
          <w:tcPr>
            <w:tcW w:w="1046" w:type="pct"/>
            <w:noWrap w:val="0"/>
            <w:vAlign w:val="center"/>
          </w:tcPr>
          <w:p w14:paraId="29658EB5">
            <w:pPr>
              <w:pStyle w:val="99"/>
            </w:pPr>
            <w:r>
              <w:rPr>
                <w:rFonts w:hint="eastAsia"/>
              </w:rPr>
              <w:t>保留</w:t>
            </w:r>
          </w:p>
        </w:tc>
        <w:tc>
          <w:tcPr>
            <w:tcW w:w="1528" w:type="pct"/>
            <w:noWrap w:val="0"/>
            <w:vAlign w:val="center"/>
          </w:tcPr>
          <w:p w14:paraId="4D86374C">
            <w:pPr>
              <w:pStyle w:val="99"/>
            </w:pPr>
            <w:r>
              <w:rPr>
                <w:rFonts w:hint="eastAsia"/>
              </w:rPr>
              <w:t>AAH、AAH、AAH、AAH</w:t>
            </w:r>
          </w:p>
        </w:tc>
        <w:tc>
          <w:tcPr>
            <w:tcW w:w="763" w:type="pct"/>
            <w:noWrap w:val="0"/>
            <w:vAlign w:val="center"/>
          </w:tcPr>
          <w:p w14:paraId="5B299C8F">
            <w:pPr>
              <w:pStyle w:val="99"/>
            </w:pPr>
          </w:p>
        </w:tc>
      </w:tr>
      <w:tr w14:paraId="2B7E29E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auto"/>
          <w:trHeight w:val="223" w:hRule="atLeast"/>
          <w:jc w:val="center"/>
        </w:trPr>
        <w:tc>
          <w:tcPr>
            <w:tcW w:w="490" w:type="pct"/>
            <w:vMerge w:val="restart"/>
            <w:noWrap w:val="0"/>
            <w:vAlign w:val="center"/>
          </w:tcPr>
          <w:p w14:paraId="0DBC2025">
            <w:pPr>
              <w:pStyle w:val="99"/>
            </w:pPr>
            <w:r>
              <w:rPr>
                <w:rFonts w:hint="eastAsia"/>
              </w:rPr>
              <w:t>使用说明</w:t>
            </w:r>
          </w:p>
        </w:tc>
        <w:tc>
          <w:tcPr>
            <w:tcW w:w="769" w:type="pct"/>
            <w:noWrap w:val="0"/>
            <w:vAlign w:val="center"/>
          </w:tcPr>
          <w:p w14:paraId="71341B4D">
            <w:pPr>
              <w:pStyle w:val="99"/>
            </w:pPr>
            <w:r>
              <w:rPr>
                <w:rFonts w:hint="eastAsia"/>
              </w:rPr>
              <w:t>发送条件</w:t>
            </w:r>
          </w:p>
        </w:tc>
        <w:tc>
          <w:tcPr>
            <w:tcW w:w="3739" w:type="pct"/>
            <w:gridSpan w:val="4"/>
            <w:noWrap w:val="0"/>
            <w:vAlign w:val="center"/>
          </w:tcPr>
          <w:p w14:paraId="39417F27">
            <w:pPr>
              <w:pStyle w:val="99"/>
            </w:pPr>
            <w:r>
              <w:rPr>
                <w:rFonts w:hint="eastAsia"/>
              </w:rPr>
              <w:t>由中心机发出</w:t>
            </w:r>
          </w:p>
        </w:tc>
      </w:tr>
      <w:tr w14:paraId="416DB77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auto"/>
          <w:trHeight w:val="223" w:hRule="atLeast"/>
          <w:jc w:val="center"/>
        </w:trPr>
        <w:tc>
          <w:tcPr>
            <w:tcW w:w="490" w:type="pct"/>
            <w:vMerge w:val="continue"/>
            <w:noWrap w:val="0"/>
            <w:vAlign w:val="center"/>
          </w:tcPr>
          <w:p w14:paraId="75BCFE44">
            <w:pPr>
              <w:pStyle w:val="99"/>
            </w:pPr>
          </w:p>
        </w:tc>
        <w:tc>
          <w:tcPr>
            <w:tcW w:w="769" w:type="pct"/>
            <w:noWrap w:val="0"/>
            <w:vAlign w:val="center"/>
          </w:tcPr>
          <w:p w14:paraId="73007FE5">
            <w:pPr>
              <w:pStyle w:val="99"/>
            </w:pPr>
            <w:r>
              <w:rPr>
                <w:rFonts w:hint="eastAsia"/>
              </w:rPr>
              <w:t>处理要求</w:t>
            </w:r>
          </w:p>
        </w:tc>
        <w:tc>
          <w:tcPr>
            <w:tcW w:w="3739" w:type="pct"/>
            <w:gridSpan w:val="4"/>
            <w:noWrap w:val="0"/>
            <w:vAlign w:val="center"/>
          </w:tcPr>
          <w:p w14:paraId="2CDF6310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AI处理板</w:t>
            </w:r>
            <w:r>
              <w:t>接收到</w:t>
            </w:r>
            <w:r>
              <w:rPr>
                <w:rFonts w:hint="eastAsia"/>
              </w:rPr>
              <w:t>该</w:t>
            </w:r>
            <w:r>
              <w:t>帧后，</w:t>
            </w:r>
            <w:r>
              <w:rPr>
                <w:rFonts w:hint="eastAsia"/>
              </w:rPr>
              <w:t>2</w:t>
            </w:r>
            <w:r>
              <w:t>0m</w:t>
            </w:r>
            <w:r>
              <w:rPr>
                <w:rFonts w:hint="eastAsia"/>
              </w:rPr>
              <w:t>s</w:t>
            </w:r>
            <w:r>
              <w:t>内</w:t>
            </w:r>
            <w:r>
              <w:rPr>
                <w:rFonts w:hint="eastAsia"/>
              </w:rPr>
              <w:t>发送</w:t>
            </w:r>
            <w:r>
              <w:t>指令应答帧</w:t>
            </w:r>
            <w:r>
              <w:rPr>
                <w:rFonts w:hint="eastAsia"/>
              </w:rPr>
              <w:t>（AP</w:t>
            </w:r>
            <w:r>
              <w:t>-</w:t>
            </w:r>
            <w:r>
              <w:rPr>
                <w:rFonts w:hint="eastAsia"/>
              </w:rPr>
              <w:t>Y</w:t>
            </w:r>
            <w:r>
              <w:t>001</w:t>
            </w:r>
            <w:r>
              <w:rPr>
                <w:rFonts w:hint="eastAsia"/>
              </w:rPr>
              <w:t>）</w:t>
            </w:r>
          </w:p>
        </w:tc>
      </w:tr>
    </w:tbl>
    <w:p w14:paraId="7A74841C">
      <w:pPr>
        <w:ind w:firstLine="480"/>
        <w:rPr>
          <w:rFonts w:hint="eastAsia"/>
        </w:rPr>
      </w:pPr>
    </w:p>
    <w:p w14:paraId="7085A9FF">
      <w:pPr>
        <w:pStyle w:val="6"/>
        <w:spacing w:before="326" w:after="163"/>
        <w:rPr>
          <w:rFonts w:hint="eastAsia"/>
        </w:rPr>
      </w:pPr>
      <w:r>
        <w:rPr>
          <w:rFonts w:hint="eastAsia"/>
        </w:rPr>
        <w:t>数传管理指令（AP-Z006）</w:t>
      </w:r>
    </w:p>
    <w:p w14:paraId="71AF0F01">
      <w:pPr>
        <w:pStyle w:val="14"/>
        <w:rPr>
          <w:rFonts w:hint="eastAsia"/>
        </w:rPr>
      </w:pPr>
      <w:r>
        <w:rPr>
          <w:rFonts w:hint="eastAsia"/>
        </w:rPr>
        <w:t>表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表 \* ARABIC</w:instrText>
      </w:r>
      <w:r>
        <w:instrText xml:space="preserve"> </w:instrText>
      </w:r>
      <w:r>
        <w:fldChar w:fldCharType="separate"/>
      </w:r>
      <w:r>
        <w:rPr>
          <w:lang/>
        </w:rPr>
        <w:t>16</w:t>
      </w:r>
      <w:r>
        <w:fldChar w:fldCharType="end"/>
      </w:r>
      <w:r>
        <w:t xml:space="preserve"> </w:t>
      </w:r>
      <w:r>
        <w:rPr>
          <w:rFonts w:hint="eastAsia"/>
        </w:rPr>
        <w:t>数传管理指令</w:t>
      </w:r>
    </w:p>
    <w:tbl>
      <w:tblPr>
        <w:tblStyle w:val="43"/>
        <w:tblW w:w="4882" w:type="pct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95"/>
        <w:gridCol w:w="1450"/>
        <w:gridCol w:w="673"/>
        <w:gridCol w:w="1941"/>
        <w:gridCol w:w="2798"/>
        <w:gridCol w:w="1406"/>
      </w:tblGrid>
      <w:tr w14:paraId="41AD5F8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jc w:val="center"/>
        </w:trPr>
        <w:tc>
          <w:tcPr>
            <w:tcW w:w="5000" w:type="pct"/>
            <w:gridSpan w:val="6"/>
            <w:noWrap w:val="0"/>
            <w:vAlign w:val="center"/>
          </w:tcPr>
          <w:p w14:paraId="1AC05807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指令名称:数传管理指令:AP</w:t>
            </w:r>
            <w:r>
              <w:t>-Z00</w:t>
            </w:r>
            <w:r>
              <w:rPr>
                <w:rFonts w:hint="eastAsia"/>
              </w:rPr>
              <w:t>6</w:t>
            </w:r>
          </w:p>
        </w:tc>
      </w:tr>
      <w:tr w14:paraId="19D05A1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jc w:val="center"/>
        </w:trPr>
        <w:tc>
          <w:tcPr>
            <w:tcW w:w="489" w:type="pct"/>
            <w:noWrap w:val="0"/>
            <w:vAlign w:val="center"/>
          </w:tcPr>
          <w:p w14:paraId="5FEF65AD">
            <w:pPr>
              <w:pStyle w:val="99"/>
            </w:pPr>
            <w:r>
              <w:rPr>
                <w:rFonts w:hint="eastAsia" w:cs="SimSun"/>
              </w:rPr>
              <w:t>仲裁域</w:t>
            </w:r>
          </w:p>
        </w:tc>
        <w:tc>
          <w:tcPr>
            <w:tcW w:w="1158" w:type="pct"/>
            <w:gridSpan w:val="2"/>
            <w:noWrap w:val="0"/>
            <w:vAlign w:val="center"/>
          </w:tcPr>
          <w:p w14:paraId="168FFE43">
            <w:pPr>
              <w:pStyle w:val="99"/>
            </w:pPr>
            <w:r>
              <w:t>ID28~ID21</w:t>
            </w:r>
            <w:r>
              <w:rPr>
                <w:rFonts w:hint="eastAsia"/>
              </w:rPr>
              <w:t>:</w:t>
            </w:r>
            <w:r>
              <w:rPr>
                <w:rFonts w:hint="eastAsia" w:cs="SimSun"/>
              </w:rPr>
              <w:t>C8</w:t>
            </w:r>
            <w:r>
              <w:t>H</w:t>
            </w:r>
          </w:p>
        </w:tc>
        <w:tc>
          <w:tcPr>
            <w:tcW w:w="1059" w:type="pct"/>
            <w:noWrap w:val="0"/>
            <w:vAlign w:val="center"/>
          </w:tcPr>
          <w:p w14:paraId="73BE6717">
            <w:pPr>
              <w:pStyle w:val="99"/>
            </w:pPr>
            <w:r>
              <w:t>ID20~ID13</w:t>
            </w:r>
            <w:r>
              <w:rPr>
                <w:rFonts w:hint="eastAsia" w:cs="SimSun"/>
              </w:rPr>
              <w:t>:</w:t>
            </w:r>
            <w:r>
              <w:t>0</w:t>
            </w:r>
            <w:r>
              <w:rPr>
                <w:rFonts w:hint="eastAsia"/>
              </w:rPr>
              <w:t>6</w:t>
            </w:r>
            <w:r>
              <w:t>H</w:t>
            </w:r>
          </w:p>
        </w:tc>
        <w:tc>
          <w:tcPr>
            <w:tcW w:w="1527" w:type="pct"/>
            <w:noWrap w:val="0"/>
            <w:vAlign w:val="center"/>
          </w:tcPr>
          <w:p w14:paraId="341604BB">
            <w:pPr>
              <w:pStyle w:val="99"/>
              <w:rPr>
                <w:rFonts w:cs="SimSun"/>
              </w:rPr>
            </w:pPr>
            <w:r>
              <w:t>ID12~ID6</w:t>
            </w:r>
            <w:r>
              <w:rPr>
                <w:rFonts w:hint="eastAsia" w:cs="SimSun"/>
              </w:rPr>
              <w:t>:</w:t>
            </w:r>
          </w:p>
          <w:p w14:paraId="1A51F442">
            <w:pPr>
              <w:pStyle w:val="99"/>
            </w:pPr>
            <w:r>
              <w:rPr>
                <w:rFonts w:hint="eastAsia" w:cs="SimSun"/>
              </w:rPr>
              <w:t>同</w:t>
            </w:r>
            <w:r>
              <w:t>ID28~ID22</w:t>
            </w:r>
          </w:p>
        </w:tc>
        <w:tc>
          <w:tcPr>
            <w:tcW w:w="764" w:type="pct"/>
            <w:noWrap w:val="0"/>
            <w:vAlign w:val="center"/>
          </w:tcPr>
          <w:p w14:paraId="5A314050">
            <w:pPr>
              <w:pStyle w:val="99"/>
            </w:pPr>
            <w:r>
              <w:t>ID5~ID0</w:t>
            </w:r>
            <w:r>
              <w:rPr>
                <w:rFonts w:hint="eastAsia" w:cs="SimSun"/>
              </w:rPr>
              <w:t>:</w:t>
            </w:r>
            <w:r>
              <w:t>00H</w:t>
            </w:r>
          </w:p>
        </w:tc>
      </w:tr>
      <w:tr w14:paraId="7F42897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489" w:type="pct"/>
            <w:vMerge w:val="restart"/>
            <w:noWrap w:val="0"/>
            <w:vAlign w:val="center"/>
          </w:tcPr>
          <w:p w14:paraId="33AA9037">
            <w:pPr>
              <w:pStyle w:val="99"/>
            </w:pPr>
            <w:r>
              <w:rPr>
                <w:rFonts w:hint="eastAsia" w:cs="SimSun"/>
              </w:rPr>
              <w:t>数据域</w:t>
            </w:r>
          </w:p>
        </w:tc>
        <w:tc>
          <w:tcPr>
            <w:tcW w:w="791" w:type="pct"/>
            <w:noWrap w:val="0"/>
            <w:vAlign w:val="center"/>
          </w:tcPr>
          <w:p w14:paraId="64DAC5D4">
            <w:pPr>
              <w:pStyle w:val="99"/>
            </w:pPr>
            <w:r>
              <w:t>DATA0</w:t>
            </w:r>
          </w:p>
        </w:tc>
        <w:tc>
          <w:tcPr>
            <w:tcW w:w="367" w:type="pct"/>
            <w:noWrap w:val="0"/>
            <w:vAlign w:val="center"/>
          </w:tcPr>
          <w:p w14:paraId="09FB6E9B">
            <w:pPr>
              <w:pStyle w:val="99"/>
            </w:pPr>
          </w:p>
        </w:tc>
        <w:tc>
          <w:tcPr>
            <w:tcW w:w="1059" w:type="pct"/>
            <w:noWrap w:val="0"/>
            <w:vAlign w:val="center"/>
          </w:tcPr>
          <w:p w14:paraId="2FFD0BC1">
            <w:pPr>
              <w:pStyle w:val="99"/>
            </w:pPr>
            <w:r>
              <w:rPr>
                <w:rFonts w:hint="eastAsia"/>
              </w:rPr>
              <w:t>帧头</w:t>
            </w:r>
          </w:p>
        </w:tc>
        <w:tc>
          <w:tcPr>
            <w:tcW w:w="1527" w:type="pct"/>
            <w:noWrap w:val="0"/>
            <w:vAlign w:val="center"/>
          </w:tcPr>
          <w:p w14:paraId="14304A85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C8</w:t>
            </w:r>
            <w:r>
              <w:t>H</w:t>
            </w:r>
          </w:p>
        </w:tc>
        <w:tc>
          <w:tcPr>
            <w:tcW w:w="764" w:type="pct"/>
            <w:noWrap w:val="0"/>
            <w:vAlign w:val="center"/>
          </w:tcPr>
          <w:p w14:paraId="7129BA4E">
            <w:pPr>
              <w:pStyle w:val="99"/>
            </w:pPr>
          </w:p>
        </w:tc>
      </w:tr>
      <w:tr w14:paraId="1398613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jc w:val="center"/>
        </w:trPr>
        <w:tc>
          <w:tcPr>
            <w:tcW w:w="489" w:type="pct"/>
            <w:vMerge w:val="continue"/>
            <w:noWrap w:val="0"/>
            <w:vAlign w:val="center"/>
          </w:tcPr>
          <w:p w14:paraId="709A3B50">
            <w:pPr>
              <w:pStyle w:val="99"/>
            </w:pPr>
          </w:p>
        </w:tc>
        <w:tc>
          <w:tcPr>
            <w:tcW w:w="791" w:type="pct"/>
            <w:noWrap w:val="0"/>
            <w:vAlign w:val="center"/>
          </w:tcPr>
          <w:p w14:paraId="36791122">
            <w:pPr>
              <w:pStyle w:val="99"/>
            </w:pPr>
            <w:r>
              <w:t>DATA1</w:t>
            </w:r>
          </w:p>
        </w:tc>
        <w:tc>
          <w:tcPr>
            <w:tcW w:w="367" w:type="pct"/>
            <w:noWrap w:val="0"/>
            <w:vAlign w:val="center"/>
          </w:tcPr>
          <w:p w14:paraId="2F61308E">
            <w:pPr>
              <w:pStyle w:val="99"/>
            </w:pPr>
          </w:p>
        </w:tc>
        <w:tc>
          <w:tcPr>
            <w:tcW w:w="1059" w:type="pct"/>
            <w:noWrap w:val="0"/>
            <w:vAlign w:val="center"/>
          </w:tcPr>
          <w:p w14:paraId="104379EB">
            <w:pPr>
              <w:pStyle w:val="99"/>
            </w:pPr>
            <w:r>
              <w:rPr>
                <w:rFonts w:hint="eastAsia"/>
              </w:rPr>
              <w:t>指令</w:t>
            </w:r>
          </w:p>
        </w:tc>
        <w:tc>
          <w:tcPr>
            <w:tcW w:w="1527" w:type="pct"/>
            <w:noWrap w:val="0"/>
            <w:vAlign w:val="center"/>
          </w:tcPr>
          <w:p w14:paraId="3C66168D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06</w:t>
            </w:r>
            <w:r>
              <w:t>H</w:t>
            </w:r>
          </w:p>
        </w:tc>
        <w:tc>
          <w:tcPr>
            <w:tcW w:w="764" w:type="pct"/>
            <w:noWrap w:val="0"/>
            <w:vAlign w:val="center"/>
          </w:tcPr>
          <w:p w14:paraId="51FF4CAE">
            <w:pPr>
              <w:pStyle w:val="99"/>
            </w:pPr>
          </w:p>
        </w:tc>
      </w:tr>
      <w:tr w14:paraId="5A41207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489" w:type="pct"/>
            <w:vMerge w:val="continue"/>
            <w:noWrap w:val="0"/>
            <w:vAlign w:val="center"/>
          </w:tcPr>
          <w:p w14:paraId="496010F9">
            <w:pPr>
              <w:pStyle w:val="99"/>
            </w:pPr>
          </w:p>
        </w:tc>
        <w:tc>
          <w:tcPr>
            <w:tcW w:w="791" w:type="pct"/>
            <w:noWrap w:val="0"/>
            <w:vAlign w:val="center"/>
          </w:tcPr>
          <w:p w14:paraId="0FE8303A">
            <w:pPr>
              <w:pStyle w:val="99"/>
            </w:pPr>
            <w:r>
              <w:t>DATA2</w:t>
            </w:r>
          </w:p>
        </w:tc>
        <w:tc>
          <w:tcPr>
            <w:tcW w:w="367" w:type="pct"/>
            <w:noWrap w:val="0"/>
            <w:vAlign w:val="center"/>
          </w:tcPr>
          <w:p w14:paraId="75DDE809">
            <w:pPr>
              <w:pStyle w:val="99"/>
            </w:pPr>
          </w:p>
        </w:tc>
        <w:tc>
          <w:tcPr>
            <w:tcW w:w="1059" w:type="pct"/>
            <w:noWrap w:val="0"/>
            <w:vAlign w:val="center"/>
          </w:tcPr>
          <w:p w14:paraId="651092E5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管理项</w:t>
            </w:r>
          </w:p>
        </w:tc>
        <w:tc>
          <w:tcPr>
            <w:tcW w:w="1527" w:type="pct"/>
            <w:noWrap w:val="0"/>
            <w:vAlign w:val="center"/>
          </w:tcPr>
          <w:p w14:paraId="484E7621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01H=接收多光谱图像数据;</w:t>
            </w:r>
          </w:p>
          <w:p w14:paraId="584841F8">
            <w:pPr>
              <w:pStyle w:val="99"/>
            </w:pPr>
            <w:r>
              <w:rPr>
                <w:rFonts w:hint="eastAsia"/>
              </w:rPr>
              <w:t>02H=接收红外图像数据;</w:t>
            </w:r>
          </w:p>
          <w:p w14:paraId="1574FCB8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04H=实时接收AIS数据;</w:t>
            </w:r>
          </w:p>
          <w:p w14:paraId="7C9F3BCE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13H=停止接收数据;</w:t>
            </w:r>
          </w:p>
          <w:p w14:paraId="13A132BE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21H=APP结果下传;</w:t>
            </w:r>
          </w:p>
          <w:p w14:paraId="04599C6C">
            <w:pPr>
              <w:pStyle w:val="99"/>
            </w:pPr>
            <w:r>
              <w:rPr>
                <w:rFonts w:hint="eastAsia"/>
              </w:rPr>
              <w:t>22H=</w:t>
            </w:r>
            <w:bookmarkStart w:id="161" w:name="_Hlk193814136"/>
            <w:r>
              <w:rPr>
                <w:rFonts w:hint="eastAsia"/>
              </w:rPr>
              <w:t>日志下传</w:t>
            </w:r>
            <w:bookmarkEnd w:id="161"/>
            <w:r>
              <w:rPr>
                <w:rFonts w:hint="eastAsia"/>
              </w:rPr>
              <w:t>;</w:t>
            </w:r>
          </w:p>
          <w:p w14:paraId="29F50C5D">
            <w:pPr>
              <w:pStyle w:val="99"/>
              <w:rPr>
                <w:rFonts w:hint="eastAsia"/>
                <w:color w:val="FF0000"/>
              </w:rPr>
            </w:pPr>
            <w:r>
              <w:rPr>
                <w:rFonts w:hint="eastAsia"/>
              </w:rPr>
              <w:t>33H=停止下传</w:t>
            </w:r>
          </w:p>
        </w:tc>
        <w:tc>
          <w:tcPr>
            <w:tcW w:w="764" w:type="pct"/>
            <w:noWrap w:val="0"/>
            <w:vAlign w:val="center"/>
          </w:tcPr>
          <w:p w14:paraId="30E91832">
            <w:pPr>
              <w:pStyle w:val="99"/>
              <w:jc w:val="both"/>
              <w:rPr>
                <w:rFonts w:hint="eastAsia"/>
              </w:rPr>
            </w:pPr>
          </w:p>
        </w:tc>
      </w:tr>
      <w:tr w14:paraId="728D9B4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3" w:hRule="atLeast"/>
          <w:jc w:val="center"/>
        </w:trPr>
        <w:tc>
          <w:tcPr>
            <w:tcW w:w="489" w:type="pct"/>
            <w:vMerge w:val="continue"/>
            <w:noWrap w:val="0"/>
            <w:vAlign w:val="center"/>
          </w:tcPr>
          <w:p w14:paraId="0A6B4BC3">
            <w:pPr>
              <w:pStyle w:val="99"/>
            </w:pPr>
          </w:p>
        </w:tc>
        <w:tc>
          <w:tcPr>
            <w:tcW w:w="791" w:type="pct"/>
            <w:noWrap w:val="0"/>
            <w:vAlign w:val="center"/>
          </w:tcPr>
          <w:p w14:paraId="230CC1F8">
            <w:pPr>
              <w:pStyle w:val="99"/>
              <w:rPr>
                <w:rFonts w:hint="eastAsia"/>
              </w:rPr>
            </w:pPr>
            <w:r>
              <w:t>DATA</w:t>
            </w:r>
            <w:r>
              <w:rPr>
                <w:rFonts w:hint="eastAsia"/>
              </w:rPr>
              <w:t>3~4</w:t>
            </w:r>
          </w:p>
        </w:tc>
        <w:tc>
          <w:tcPr>
            <w:tcW w:w="367" w:type="pct"/>
            <w:noWrap w:val="0"/>
            <w:vAlign w:val="center"/>
          </w:tcPr>
          <w:p w14:paraId="7B68873C">
            <w:pPr>
              <w:pStyle w:val="99"/>
            </w:pPr>
          </w:p>
        </w:tc>
        <w:tc>
          <w:tcPr>
            <w:tcW w:w="1059" w:type="pct"/>
            <w:noWrap w:val="0"/>
            <w:vAlign w:val="center"/>
          </w:tcPr>
          <w:p w14:paraId="625C4570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APP ID/日志ID</w:t>
            </w:r>
          </w:p>
        </w:tc>
        <w:tc>
          <w:tcPr>
            <w:tcW w:w="1527" w:type="pct"/>
            <w:noWrap w:val="0"/>
            <w:vAlign w:val="center"/>
          </w:tcPr>
          <w:p w14:paraId="1EB95B38">
            <w:pPr>
              <w:pStyle w:val="99"/>
              <w:rPr>
                <w:rFonts w:hint="eastAsia"/>
              </w:rPr>
            </w:pPr>
          </w:p>
        </w:tc>
        <w:tc>
          <w:tcPr>
            <w:tcW w:w="764" w:type="pct"/>
            <w:noWrap w:val="0"/>
            <w:vAlign w:val="center"/>
          </w:tcPr>
          <w:p w14:paraId="4FE7B0C8">
            <w:pPr>
              <w:pStyle w:val="99"/>
              <w:jc w:val="both"/>
            </w:pPr>
            <w:r>
              <w:rPr>
                <w:rFonts w:hint="eastAsia"/>
              </w:rPr>
              <w:t>管理项字节=21H（APP结果下传）时，填1~255，对应APP ID；</w:t>
            </w:r>
          </w:p>
          <w:p w14:paraId="195D7EDB">
            <w:pPr>
              <w:pStyle w:val="99"/>
              <w:jc w:val="both"/>
            </w:pPr>
            <w:r>
              <w:rPr>
                <w:rFonts w:hint="eastAsia"/>
              </w:rPr>
              <w:t>管理项字节=22H（日志下传）时，填0000H，下传全部日志；</w:t>
            </w:r>
          </w:p>
          <w:p w14:paraId="2FF832DC">
            <w:pPr>
              <w:pStyle w:val="99"/>
              <w:jc w:val="both"/>
            </w:pPr>
            <w:r>
              <w:rPr>
                <w:rFonts w:hint="eastAsia"/>
              </w:rPr>
              <w:t>其他管理项字节，填AAH</w:t>
            </w:r>
          </w:p>
        </w:tc>
      </w:tr>
      <w:tr w14:paraId="13DBE58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3" w:hRule="atLeast"/>
          <w:jc w:val="center"/>
        </w:trPr>
        <w:tc>
          <w:tcPr>
            <w:tcW w:w="489" w:type="pct"/>
            <w:vMerge w:val="continue"/>
            <w:noWrap w:val="0"/>
            <w:vAlign w:val="center"/>
          </w:tcPr>
          <w:p w14:paraId="081FD71F">
            <w:pPr>
              <w:pStyle w:val="99"/>
            </w:pPr>
          </w:p>
        </w:tc>
        <w:tc>
          <w:tcPr>
            <w:tcW w:w="791" w:type="pct"/>
            <w:noWrap w:val="0"/>
            <w:vAlign w:val="center"/>
          </w:tcPr>
          <w:p w14:paraId="4229A503">
            <w:pPr>
              <w:pStyle w:val="99"/>
            </w:pPr>
            <w:r>
              <w:t>DATA</w:t>
            </w:r>
            <w:r>
              <w:rPr>
                <w:rFonts w:hint="eastAsia"/>
              </w:rPr>
              <w:t>5</w:t>
            </w:r>
            <w:r>
              <w:t>~7</w:t>
            </w:r>
          </w:p>
        </w:tc>
        <w:tc>
          <w:tcPr>
            <w:tcW w:w="367" w:type="pct"/>
            <w:noWrap w:val="0"/>
            <w:vAlign w:val="center"/>
          </w:tcPr>
          <w:p w14:paraId="2CE950F6">
            <w:pPr>
              <w:pStyle w:val="99"/>
            </w:pPr>
          </w:p>
        </w:tc>
        <w:tc>
          <w:tcPr>
            <w:tcW w:w="1059" w:type="pct"/>
            <w:noWrap w:val="0"/>
            <w:vAlign w:val="center"/>
          </w:tcPr>
          <w:p w14:paraId="3753879A">
            <w:pPr>
              <w:pStyle w:val="99"/>
            </w:pPr>
            <w:r>
              <w:rPr>
                <w:rFonts w:hint="eastAsia"/>
              </w:rPr>
              <w:t>保留</w:t>
            </w:r>
          </w:p>
        </w:tc>
        <w:tc>
          <w:tcPr>
            <w:tcW w:w="1527" w:type="pct"/>
            <w:noWrap w:val="0"/>
            <w:vAlign w:val="center"/>
          </w:tcPr>
          <w:p w14:paraId="1FDB514B">
            <w:pPr>
              <w:pStyle w:val="99"/>
            </w:pPr>
            <w:r>
              <w:rPr>
                <w:rFonts w:hint="eastAsia"/>
              </w:rPr>
              <w:t>AAH、AAH、AAH、AAH</w:t>
            </w:r>
          </w:p>
        </w:tc>
        <w:tc>
          <w:tcPr>
            <w:tcW w:w="764" w:type="pct"/>
            <w:noWrap w:val="0"/>
            <w:vAlign w:val="center"/>
          </w:tcPr>
          <w:p w14:paraId="5DFB90EB">
            <w:pPr>
              <w:pStyle w:val="99"/>
            </w:pPr>
          </w:p>
        </w:tc>
      </w:tr>
      <w:tr w14:paraId="0BB7CCE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3" w:hRule="atLeast"/>
          <w:jc w:val="center"/>
        </w:trPr>
        <w:tc>
          <w:tcPr>
            <w:tcW w:w="489" w:type="pct"/>
            <w:vMerge w:val="restart"/>
            <w:noWrap w:val="0"/>
            <w:vAlign w:val="center"/>
          </w:tcPr>
          <w:p w14:paraId="3A13F437">
            <w:pPr>
              <w:pStyle w:val="99"/>
            </w:pPr>
            <w:r>
              <w:rPr>
                <w:rFonts w:hint="eastAsia"/>
              </w:rPr>
              <w:t>使用说明</w:t>
            </w:r>
          </w:p>
        </w:tc>
        <w:tc>
          <w:tcPr>
            <w:tcW w:w="791" w:type="pct"/>
            <w:noWrap w:val="0"/>
            <w:vAlign w:val="center"/>
          </w:tcPr>
          <w:p w14:paraId="6A1D2702">
            <w:pPr>
              <w:pStyle w:val="99"/>
            </w:pPr>
            <w:r>
              <w:rPr>
                <w:rFonts w:hint="eastAsia"/>
              </w:rPr>
              <w:t>发送条件</w:t>
            </w:r>
          </w:p>
        </w:tc>
        <w:tc>
          <w:tcPr>
            <w:tcW w:w="3719" w:type="pct"/>
            <w:gridSpan w:val="4"/>
            <w:noWrap w:val="0"/>
            <w:vAlign w:val="center"/>
          </w:tcPr>
          <w:p w14:paraId="7FD26512">
            <w:pPr>
              <w:pStyle w:val="99"/>
            </w:pPr>
            <w:r>
              <w:rPr>
                <w:rFonts w:hint="eastAsia"/>
              </w:rPr>
              <w:t>由中心机发出</w:t>
            </w:r>
          </w:p>
        </w:tc>
      </w:tr>
      <w:tr w14:paraId="0E641C6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3" w:hRule="atLeast"/>
          <w:jc w:val="center"/>
        </w:trPr>
        <w:tc>
          <w:tcPr>
            <w:tcW w:w="489" w:type="pct"/>
            <w:vMerge w:val="continue"/>
            <w:noWrap w:val="0"/>
            <w:vAlign w:val="center"/>
          </w:tcPr>
          <w:p w14:paraId="1D6585BA">
            <w:pPr>
              <w:pStyle w:val="99"/>
            </w:pPr>
          </w:p>
        </w:tc>
        <w:tc>
          <w:tcPr>
            <w:tcW w:w="791" w:type="pct"/>
            <w:noWrap w:val="0"/>
            <w:vAlign w:val="center"/>
          </w:tcPr>
          <w:p w14:paraId="1ADC062C">
            <w:pPr>
              <w:pStyle w:val="99"/>
            </w:pPr>
            <w:r>
              <w:rPr>
                <w:rFonts w:hint="eastAsia"/>
              </w:rPr>
              <w:t>处理要求</w:t>
            </w:r>
          </w:p>
        </w:tc>
        <w:tc>
          <w:tcPr>
            <w:tcW w:w="3719" w:type="pct"/>
            <w:gridSpan w:val="4"/>
            <w:noWrap w:val="0"/>
            <w:vAlign w:val="center"/>
          </w:tcPr>
          <w:p w14:paraId="30D5AD16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AI处理板</w:t>
            </w:r>
            <w:r>
              <w:t>接收到</w:t>
            </w:r>
            <w:r>
              <w:rPr>
                <w:rFonts w:hint="eastAsia"/>
              </w:rPr>
              <w:t>该</w:t>
            </w:r>
            <w:r>
              <w:t>帧后，</w:t>
            </w:r>
            <w:r>
              <w:rPr>
                <w:rFonts w:hint="eastAsia"/>
              </w:rPr>
              <w:t>2</w:t>
            </w:r>
            <w:r>
              <w:t>0m</w:t>
            </w:r>
            <w:r>
              <w:rPr>
                <w:rFonts w:hint="eastAsia"/>
              </w:rPr>
              <w:t>s</w:t>
            </w:r>
            <w:r>
              <w:t>内</w:t>
            </w:r>
            <w:r>
              <w:rPr>
                <w:rFonts w:hint="eastAsia"/>
              </w:rPr>
              <w:t>发送</w:t>
            </w:r>
            <w:r>
              <w:t>指令应答帧</w:t>
            </w:r>
            <w:r>
              <w:rPr>
                <w:rFonts w:hint="eastAsia"/>
              </w:rPr>
              <w:t>（AP</w:t>
            </w:r>
            <w:r>
              <w:t>-</w:t>
            </w:r>
            <w:r>
              <w:rPr>
                <w:rFonts w:hint="eastAsia"/>
              </w:rPr>
              <w:t>Y</w:t>
            </w:r>
            <w:r>
              <w:t>001</w:t>
            </w:r>
            <w:r>
              <w:rPr>
                <w:rFonts w:hint="eastAsia"/>
              </w:rPr>
              <w:t>）</w:t>
            </w:r>
          </w:p>
        </w:tc>
      </w:tr>
    </w:tbl>
    <w:p w14:paraId="1DB39245">
      <w:pPr>
        <w:ind w:firstLine="0" w:firstLineChars="0"/>
        <w:rPr>
          <w:rFonts w:hint="eastAsia"/>
        </w:rPr>
      </w:pPr>
    </w:p>
    <w:p w14:paraId="7F985647">
      <w:pPr>
        <w:pStyle w:val="6"/>
        <w:spacing w:before="326" w:after="163"/>
        <w:rPr>
          <w:rFonts w:hint="eastAsia"/>
        </w:rPr>
      </w:pPr>
      <w:r>
        <w:rPr>
          <w:rFonts w:hint="eastAsia"/>
        </w:rPr>
        <w:t>清除数据指令（AP-Z007）</w:t>
      </w:r>
    </w:p>
    <w:p w14:paraId="59527BD3">
      <w:pPr>
        <w:pStyle w:val="14"/>
        <w:rPr>
          <w:rFonts w:hint="eastAsia"/>
        </w:rPr>
      </w:pPr>
      <w:r>
        <w:rPr>
          <w:rFonts w:hint="eastAsia"/>
        </w:rPr>
        <w:t>表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表 \* ARABIC</w:instrText>
      </w:r>
      <w:r>
        <w:instrText xml:space="preserve"> </w:instrText>
      </w:r>
      <w:r>
        <w:fldChar w:fldCharType="separate"/>
      </w:r>
      <w:r>
        <w:rPr>
          <w:lang/>
        </w:rPr>
        <w:t>17</w:t>
      </w:r>
      <w:r>
        <w:fldChar w:fldCharType="end"/>
      </w:r>
      <w:r>
        <w:t xml:space="preserve"> </w:t>
      </w:r>
      <w:r>
        <w:rPr>
          <w:rFonts w:hint="eastAsia"/>
        </w:rPr>
        <w:t>清除数据指令</w:t>
      </w:r>
    </w:p>
    <w:tbl>
      <w:tblPr>
        <w:tblStyle w:val="43"/>
        <w:tblW w:w="4897" w:type="pct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97"/>
        <w:gridCol w:w="1452"/>
        <w:gridCol w:w="673"/>
        <w:gridCol w:w="1945"/>
        <w:gridCol w:w="2805"/>
        <w:gridCol w:w="1419"/>
      </w:tblGrid>
      <w:tr w14:paraId="7505A88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jc w:val="center"/>
        </w:trPr>
        <w:tc>
          <w:tcPr>
            <w:tcW w:w="5000" w:type="pct"/>
            <w:gridSpan w:val="6"/>
            <w:noWrap w:val="0"/>
            <w:vAlign w:val="center"/>
          </w:tcPr>
          <w:p w14:paraId="4CF2E9BF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指令名称:清除数据指令:AP</w:t>
            </w:r>
            <w:r>
              <w:t>-Z00</w:t>
            </w:r>
            <w:r>
              <w:rPr>
                <w:rFonts w:hint="eastAsia"/>
              </w:rPr>
              <w:t>7</w:t>
            </w:r>
          </w:p>
        </w:tc>
      </w:tr>
      <w:tr w14:paraId="1B50940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jc w:val="center"/>
        </w:trPr>
        <w:tc>
          <w:tcPr>
            <w:tcW w:w="488" w:type="pct"/>
            <w:noWrap w:val="0"/>
            <w:vAlign w:val="center"/>
          </w:tcPr>
          <w:p w14:paraId="242ED15F">
            <w:pPr>
              <w:pStyle w:val="99"/>
            </w:pPr>
            <w:r>
              <w:rPr>
                <w:rFonts w:hint="eastAsia" w:cs="SimSun"/>
              </w:rPr>
              <w:t>仲裁域</w:t>
            </w:r>
          </w:p>
        </w:tc>
        <w:tc>
          <w:tcPr>
            <w:tcW w:w="1156" w:type="pct"/>
            <w:gridSpan w:val="2"/>
            <w:noWrap w:val="0"/>
            <w:vAlign w:val="center"/>
          </w:tcPr>
          <w:p w14:paraId="2F6587E7">
            <w:pPr>
              <w:pStyle w:val="99"/>
            </w:pPr>
            <w:r>
              <w:t>ID28~ID21</w:t>
            </w:r>
            <w:r>
              <w:rPr>
                <w:rFonts w:hint="eastAsia"/>
              </w:rPr>
              <w:t>:</w:t>
            </w:r>
            <w:r>
              <w:rPr>
                <w:rFonts w:hint="eastAsia" w:cs="SimSun"/>
              </w:rPr>
              <w:t>C8</w:t>
            </w:r>
            <w:r>
              <w:t>H</w:t>
            </w:r>
          </w:p>
        </w:tc>
        <w:tc>
          <w:tcPr>
            <w:tcW w:w="1058" w:type="pct"/>
            <w:noWrap w:val="0"/>
            <w:vAlign w:val="center"/>
          </w:tcPr>
          <w:p w14:paraId="49B5D763">
            <w:pPr>
              <w:pStyle w:val="99"/>
            </w:pPr>
            <w:r>
              <w:t>ID20~ID13</w:t>
            </w:r>
            <w:r>
              <w:rPr>
                <w:rFonts w:hint="eastAsia" w:cs="SimSun"/>
              </w:rPr>
              <w:t>:</w:t>
            </w:r>
            <w:r>
              <w:t>0</w:t>
            </w:r>
            <w:r>
              <w:rPr>
                <w:rFonts w:hint="eastAsia"/>
              </w:rPr>
              <w:t>7</w:t>
            </w:r>
            <w:r>
              <w:t>H</w:t>
            </w:r>
          </w:p>
        </w:tc>
        <w:tc>
          <w:tcPr>
            <w:tcW w:w="1526" w:type="pct"/>
            <w:noWrap w:val="0"/>
            <w:vAlign w:val="center"/>
          </w:tcPr>
          <w:p w14:paraId="4B090E8E">
            <w:pPr>
              <w:pStyle w:val="99"/>
              <w:rPr>
                <w:rFonts w:cs="SimSun"/>
              </w:rPr>
            </w:pPr>
            <w:r>
              <w:t>ID12~ID6</w:t>
            </w:r>
            <w:r>
              <w:rPr>
                <w:rFonts w:hint="eastAsia" w:cs="SimSun"/>
              </w:rPr>
              <w:t>:</w:t>
            </w:r>
          </w:p>
          <w:p w14:paraId="51AE0C55">
            <w:pPr>
              <w:pStyle w:val="99"/>
            </w:pPr>
            <w:r>
              <w:rPr>
                <w:rFonts w:hint="eastAsia" w:cs="SimSun"/>
              </w:rPr>
              <w:t>同</w:t>
            </w:r>
            <w:r>
              <w:t>ID28~ID22</w:t>
            </w:r>
          </w:p>
        </w:tc>
        <w:tc>
          <w:tcPr>
            <w:tcW w:w="769" w:type="pct"/>
            <w:noWrap w:val="0"/>
            <w:vAlign w:val="center"/>
          </w:tcPr>
          <w:p w14:paraId="03D4D022">
            <w:pPr>
              <w:pStyle w:val="99"/>
            </w:pPr>
            <w:r>
              <w:t>ID5~ID0</w:t>
            </w:r>
            <w:r>
              <w:rPr>
                <w:rFonts w:hint="eastAsia" w:cs="SimSun"/>
              </w:rPr>
              <w:t>:</w:t>
            </w:r>
            <w:r>
              <w:t>00H</w:t>
            </w:r>
          </w:p>
        </w:tc>
      </w:tr>
      <w:tr w14:paraId="3B45006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488" w:type="pct"/>
            <w:vMerge w:val="restart"/>
            <w:noWrap w:val="0"/>
            <w:vAlign w:val="center"/>
          </w:tcPr>
          <w:p w14:paraId="062D6D59">
            <w:pPr>
              <w:pStyle w:val="99"/>
            </w:pPr>
            <w:r>
              <w:rPr>
                <w:rFonts w:hint="eastAsia" w:cs="SimSun"/>
              </w:rPr>
              <w:t>数据域</w:t>
            </w:r>
          </w:p>
        </w:tc>
        <w:tc>
          <w:tcPr>
            <w:tcW w:w="790" w:type="pct"/>
            <w:noWrap w:val="0"/>
            <w:vAlign w:val="center"/>
          </w:tcPr>
          <w:p w14:paraId="2F5DC3D8">
            <w:pPr>
              <w:pStyle w:val="99"/>
            </w:pPr>
            <w:r>
              <w:t>DATA0</w:t>
            </w:r>
          </w:p>
        </w:tc>
        <w:tc>
          <w:tcPr>
            <w:tcW w:w="366" w:type="pct"/>
            <w:noWrap w:val="0"/>
            <w:vAlign w:val="center"/>
          </w:tcPr>
          <w:p w14:paraId="445BC0BB">
            <w:pPr>
              <w:pStyle w:val="99"/>
            </w:pPr>
          </w:p>
        </w:tc>
        <w:tc>
          <w:tcPr>
            <w:tcW w:w="1058" w:type="pct"/>
            <w:noWrap w:val="0"/>
            <w:vAlign w:val="center"/>
          </w:tcPr>
          <w:p w14:paraId="0DACDABE">
            <w:pPr>
              <w:pStyle w:val="99"/>
            </w:pPr>
            <w:r>
              <w:rPr>
                <w:rFonts w:hint="eastAsia"/>
              </w:rPr>
              <w:t>帧头</w:t>
            </w:r>
          </w:p>
        </w:tc>
        <w:tc>
          <w:tcPr>
            <w:tcW w:w="1526" w:type="pct"/>
            <w:noWrap w:val="0"/>
            <w:vAlign w:val="center"/>
          </w:tcPr>
          <w:p w14:paraId="5C798AA1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C8</w:t>
            </w:r>
            <w:r>
              <w:t>H</w:t>
            </w:r>
          </w:p>
        </w:tc>
        <w:tc>
          <w:tcPr>
            <w:tcW w:w="769" w:type="pct"/>
            <w:noWrap w:val="0"/>
            <w:vAlign w:val="center"/>
          </w:tcPr>
          <w:p w14:paraId="261740DA">
            <w:pPr>
              <w:pStyle w:val="99"/>
            </w:pPr>
          </w:p>
        </w:tc>
      </w:tr>
      <w:tr w14:paraId="193AEC5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488" w:type="pct"/>
            <w:vMerge w:val="continue"/>
            <w:noWrap w:val="0"/>
            <w:vAlign w:val="center"/>
          </w:tcPr>
          <w:p w14:paraId="13975145">
            <w:pPr>
              <w:pStyle w:val="99"/>
            </w:pPr>
          </w:p>
        </w:tc>
        <w:tc>
          <w:tcPr>
            <w:tcW w:w="790" w:type="pct"/>
            <w:noWrap w:val="0"/>
            <w:vAlign w:val="center"/>
          </w:tcPr>
          <w:p w14:paraId="2FDFD6AE">
            <w:pPr>
              <w:pStyle w:val="99"/>
            </w:pPr>
            <w:r>
              <w:t>DATA1</w:t>
            </w:r>
          </w:p>
        </w:tc>
        <w:tc>
          <w:tcPr>
            <w:tcW w:w="366" w:type="pct"/>
            <w:noWrap w:val="0"/>
            <w:vAlign w:val="center"/>
          </w:tcPr>
          <w:p w14:paraId="2FCA5670">
            <w:pPr>
              <w:pStyle w:val="99"/>
            </w:pPr>
          </w:p>
        </w:tc>
        <w:tc>
          <w:tcPr>
            <w:tcW w:w="1058" w:type="pct"/>
            <w:noWrap w:val="0"/>
            <w:vAlign w:val="center"/>
          </w:tcPr>
          <w:p w14:paraId="20D66B67">
            <w:pPr>
              <w:pStyle w:val="99"/>
            </w:pPr>
            <w:r>
              <w:rPr>
                <w:rFonts w:hint="eastAsia"/>
              </w:rPr>
              <w:t>指令</w:t>
            </w:r>
          </w:p>
        </w:tc>
        <w:tc>
          <w:tcPr>
            <w:tcW w:w="1526" w:type="pct"/>
            <w:noWrap w:val="0"/>
            <w:vAlign w:val="center"/>
          </w:tcPr>
          <w:p w14:paraId="3644BA22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07</w:t>
            </w:r>
            <w:r>
              <w:t>H</w:t>
            </w:r>
          </w:p>
        </w:tc>
        <w:tc>
          <w:tcPr>
            <w:tcW w:w="769" w:type="pct"/>
            <w:noWrap w:val="0"/>
            <w:vAlign w:val="center"/>
          </w:tcPr>
          <w:p w14:paraId="057695AA">
            <w:pPr>
              <w:pStyle w:val="99"/>
            </w:pPr>
          </w:p>
        </w:tc>
      </w:tr>
      <w:tr w14:paraId="2681DA1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488" w:type="pct"/>
            <w:vMerge w:val="continue"/>
            <w:noWrap w:val="0"/>
            <w:vAlign w:val="center"/>
          </w:tcPr>
          <w:p w14:paraId="37071369">
            <w:pPr>
              <w:pStyle w:val="99"/>
            </w:pPr>
          </w:p>
        </w:tc>
        <w:tc>
          <w:tcPr>
            <w:tcW w:w="790" w:type="pct"/>
            <w:noWrap w:val="0"/>
            <w:vAlign w:val="center"/>
          </w:tcPr>
          <w:p w14:paraId="2028FCF3">
            <w:pPr>
              <w:pStyle w:val="99"/>
            </w:pPr>
            <w:r>
              <w:t>DATA2</w:t>
            </w:r>
          </w:p>
        </w:tc>
        <w:tc>
          <w:tcPr>
            <w:tcW w:w="366" w:type="pct"/>
            <w:noWrap w:val="0"/>
            <w:vAlign w:val="center"/>
          </w:tcPr>
          <w:p w14:paraId="1D1905A8">
            <w:pPr>
              <w:pStyle w:val="99"/>
            </w:pPr>
          </w:p>
        </w:tc>
        <w:tc>
          <w:tcPr>
            <w:tcW w:w="1058" w:type="pct"/>
            <w:noWrap w:val="0"/>
            <w:vAlign w:val="center"/>
          </w:tcPr>
          <w:p w14:paraId="2ECC6ED0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清除数据控制参数</w:t>
            </w:r>
          </w:p>
        </w:tc>
        <w:tc>
          <w:tcPr>
            <w:tcW w:w="1526" w:type="pct"/>
            <w:noWrap w:val="0"/>
            <w:vAlign w:val="center"/>
          </w:tcPr>
          <w:p w14:paraId="7165D661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01H=日志文件;</w:t>
            </w:r>
          </w:p>
          <w:p w14:paraId="69F51A0C">
            <w:pPr>
              <w:pStyle w:val="99"/>
            </w:pPr>
            <w:r>
              <w:rPr>
                <w:rFonts w:hint="eastAsia"/>
              </w:rPr>
              <w:t>02H=多光谱L0级图像文件;</w:t>
            </w:r>
          </w:p>
          <w:p w14:paraId="3292F65B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03H=多光谱LX级图像文件;</w:t>
            </w:r>
          </w:p>
          <w:p w14:paraId="21D8F589">
            <w:pPr>
              <w:pStyle w:val="99"/>
            </w:pPr>
            <w:r>
              <w:rPr>
                <w:rFonts w:hint="eastAsia"/>
              </w:rPr>
              <w:t>04H=红外图像文件;</w:t>
            </w:r>
          </w:p>
          <w:p w14:paraId="7DEE035C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05H=AIS文件</w:t>
            </w:r>
          </w:p>
        </w:tc>
        <w:tc>
          <w:tcPr>
            <w:tcW w:w="769" w:type="pct"/>
            <w:noWrap w:val="0"/>
            <w:vAlign w:val="center"/>
          </w:tcPr>
          <w:p w14:paraId="200F8697">
            <w:pPr>
              <w:pStyle w:val="99"/>
              <w:jc w:val="both"/>
              <w:rPr>
                <w:rFonts w:hint="eastAsia"/>
              </w:rPr>
            </w:pPr>
          </w:p>
        </w:tc>
      </w:tr>
      <w:tr w14:paraId="00083A8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3" w:hRule="atLeast"/>
          <w:jc w:val="center"/>
        </w:trPr>
        <w:tc>
          <w:tcPr>
            <w:tcW w:w="488" w:type="pct"/>
            <w:vMerge w:val="continue"/>
            <w:noWrap w:val="0"/>
            <w:vAlign w:val="center"/>
          </w:tcPr>
          <w:p w14:paraId="2F86D454">
            <w:pPr>
              <w:pStyle w:val="99"/>
            </w:pPr>
          </w:p>
        </w:tc>
        <w:tc>
          <w:tcPr>
            <w:tcW w:w="790" w:type="pct"/>
            <w:noWrap w:val="0"/>
            <w:vAlign w:val="center"/>
          </w:tcPr>
          <w:p w14:paraId="4AED113E">
            <w:pPr>
              <w:pStyle w:val="99"/>
            </w:pPr>
            <w:r>
              <w:t>DATA</w:t>
            </w:r>
            <w:r>
              <w:rPr>
                <w:rFonts w:hint="eastAsia"/>
              </w:rPr>
              <w:t>3</w:t>
            </w:r>
            <w:r>
              <w:t>~7</w:t>
            </w:r>
          </w:p>
        </w:tc>
        <w:tc>
          <w:tcPr>
            <w:tcW w:w="366" w:type="pct"/>
            <w:noWrap w:val="0"/>
            <w:vAlign w:val="center"/>
          </w:tcPr>
          <w:p w14:paraId="1ED18D43">
            <w:pPr>
              <w:pStyle w:val="99"/>
            </w:pPr>
          </w:p>
        </w:tc>
        <w:tc>
          <w:tcPr>
            <w:tcW w:w="1058" w:type="pct"/>
            <w:noWrap w:val="0"/>
            <w:vAlign w:val="center"/>
          </w:tcPr>
          <w:p w14:paraId="73DE9688">
            <w:pPr>
              <w:pStyle w:val="99"/>
            </w:pPr>
            <w:r>
              <w:rPr>
                <w:rFonts w:hint="eastAsia"/>
              </w:rPr>
              <w:t>保留</w:t>
            </w:r>
          </w:p>
        </w:tc>
        <w:tc>
          <w:tcPr>
            <w:tcW w:w="1526" w:type="pct"/>
            <w:noWrap w:val="0"/>
            <w:vAlign w:val="center"/>
          </w:tcPr>
          <w:p w14:paraId="49A007E3">
            <w:pPr>
              <w:pStyle w:val="99"/>
            </w:pPr>
            <w:r>
              <w:rPr>
                <w:rFonts w:hint="eastAsia"/>
              </w:rPr>
              <w:t>AAH、AAH、AAH、AAH、AAH</w:t>
            </w:r>
          </w:p>
        </w:tc>
        <w:tc>
          <w:tcPr>
            <w:tcW w:w="769" w:type="pct"/>
            <w:noWrap w:val="0"/>
            <w:vAlign w:val="center"/>
          </w:tcPr>
          <w:p w14:paraId="69A7CABE">
            <w:pPr>
              <w:pStyle w:val="99"/>
            </w:pPr>
          </w:p>
        </w:tc>
      </w:tr>
      <w:tr w14:paraId="6C74B9D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3" w:hRule="atLeast"/>
          <w:jc w:val="center"/>
        </w:trPr>
        <w:tc>
          <w:tcPr>
            <w:tcW w:w="488" w:type="pct"/>
            <w:vMerge w:val="restart"/>
            <w:noWrap w:val="0"/>
            <w:vAlign w:val="center"/>
          </w:tcPr>
          <w:p w14:paraId="2C52DB90">
            <w:pPr>
              <w:pStyle w:val="99"/>
            </w:pPr>
            <w:r>
              <w:rPr>
                <w:rFonts w:hint="eastAsia"/>
              </w:rPr>
              <w:t>使用说明</w:t>
            </w:r>
          </w:p>
        </w:tc>
        <w:tc>
          <w:tcPr>
            <w:tcW w:w="790" w:type="pct"/>
            <w:noWrap w:val="0"/>
            <w:vAlign w:val="center"/>
          </w:tcPr>
          <w:p w14:paraId="1572C1CB">
            <w:pPr>
              <w:pStyle w:val="99"/>
            </w:pPr>
            <w:r>
              <w:rPr>
                <w:rFonts w:hint="eastAsia"/>
              </w:rPr>
              <w:t>发送条件</w:t>
            </w:r>
          </w:p>
        </w:tc>
        <w:tc>
          <w:tcPr>
            <w:tcW w:w="3720" w:type="pct"/>
            <w:gridSpan w:val="4"/>
            <w:noWrap w:val="0"/>
            <w:vAlign w:val="center"/>
          </w:tcPr>
          <w:p w14:paraId="1A37A3EF">
            <w:pPr>
              <w:pStyle w:val="99"/>
            </w:pPr>
            <w:r>
              <w:rPr>
                <w:rFonts w:hint="eastAsia"/>
              </w:rPr>
              <w:t>由中心机发出</w:t>
            </w:r>
          </w:p>
        </w:tc>
      </w:tr>
      <w:tr w14:paraId="0FFB9CF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3" w:hRule="atLeast"/>
          <w:jc w:val="center"/>
        </w:trPr>
        <w:tc>
          <w:tcPr>
            <w:tcW w:w="488" w:type="pct"/>
            <w:vMerge w:val="continue"/>
            <w:noWrap w:val="0"/>
            <w:vAlign w:val="center"/>
          </w:tcPr>
          <w:p w14:paraId="6AB4AC5B">
            <w:pPr>
              <w:pStyle w:val="99"/>
            </w:pPr>
          </w:p>
        </w:tc>
        <w:tc>
          <w:tcPr>
            <w:tcW w:w="790" w:type="pct"/>
            <w:noWrap w:val="0"/>
            <w:vAlign w:val="center"/>
          </w:tcPr>
          <w:p w14:paraId="227D45A8">
            <w:pPr>
              <w:pStyle w:val="99"/>
            </w:pPr>
            <w:r>
              <w:rPr>
                <w:rFonts w:hint="eastAsia"/>
              </w:rPr>
              <w:t>处理要求</w:t>
            </w:r>
          </w:p>
        </w:tc>
        <w:tc>
          <w:tcPr>
            <w:tcW w:w="3720" w:type="pct"/>
            <w:gridSpan w:val="4"/>
            <w:noWrap w:val="0"/>
            <w:vAlign w:val="center"/>
          </w:tcPr>
          <w:p w14:paraId="664BC1A4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AI处理板</w:t>
            </w:r>
            <w:r>
              <w:t>接收到</w:t>
            </w:r>
            <w:r>
              <w:rPr>
                <w:rFonts w:hint="eastAsia"/>
              </w:rPr>
              <w:t>该</w:t>
            </w:r>
            <w:r>
              <w:t>帧后，</w:t>
            </w:r>
            <w:r>
              <w:rPr>
                <w:rFonts w:hint="eastAsia"/>
              </w:rPr>
              <w:t>2</w:t>
            </w:r>
            <w:r>
              <w:t>0m</w:t>
            </w:r>
            <w:r>
              <w:rPr>
                <w:rFonts w:hint="eastAsia"/>
              </w:rPr>
              <w:t>s</w:t>
            </w:r>
            <w:r>
              <w:t>内</w:t>
            </w:r>
            <w:r>
              <w:rPr>
                <w:rFonts w:hint="eastAsia"/>
              </w:rPr>
              <w:t>发送</w:t>
            </w:r>
            <w:r>
              <w:t>指令应答帧</w:t>
            </w:r>
            <w:r>
              <w:rPr>
                <w:rFonts w:hint="eastAsia"/>
              </w:rPr>
              <w:t>（AP</w:t>
            </w:r>
            <w:r>
              <w:t>-</w:t>
            </w:r>
            <w:r>
              <w:rPr>
                <w:rFonts w:hint="eastAsia"/>
              </w:rPr>
              <w:t>Y</w:t>
            </w:r>
            <w:r>
              <w:t>001</w:t>
            </w:r>
            <w:r>
              <w:rPr>
                <w:rFonts w:hint="eastAsia"/>
              </w:rPr>
              <w:t>）</w:t>
            </w:r>
          </w:p>
        </w:tc>
      </w:tr>
    </w:tbl>
    <w:p w14:paraId="606881A2">
      <w:pPr>
        <w:ind w:firstLine="0" w:firstLineChars="0"/>
        <w:rPr>
          <w:rFonts w:hint="eastAsia"/>
        </w:rPr>
      </w:pPr>
    </w:p>
    <w:p w14:paraId="2E3C7EE4">
      <w:pPr>
        <w:pStyle w:val="6"/>
        <w:spacing w:before="326" w:after="163"/>
        <w:rPr>
          <w:rFonts w:hint="eastAsia"/>
        </w:rPr>
      </w:pPr>
      <w:r>
        <w:rPr>
          <w:rFonts w:hint="eastAsia"/>
        </w:rPr>
        <w:t>设置模组功耗模式指令（AP-Z008）</w:t>
      </w:r>
    </w:p>
    <w:p w14:paraId="5908E38D">
      <w:pPr>
        <w:pStyle w:val="14"/>
        <w:rPr>
          <w:rFonts w:hint="eastAsia"/>
        </w:rPr>
      </w:pPr>
      <w:r>
        <w:rPr>
          <w:rFonts w:hint="eastAsia"/>
        </w:rPr>
        <w:t>表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表 \* ARABIC</w:instrText>
      </w:r>
      <w:r>
        <w:instrText xml:space="preserve"> </w:instrText>
      </w:r>
      <w:r>
        <w:fldChar w:fldCharType="separate"/>
      </w:r>
      <w:r>
        <w:rPr>
          <w:lang/>
        </w:rPr>
        <w:t>18</w:t>
      </w:r>
      <w:r>
        <w:fldChar w:fldCharType="end"/>
      </w:r>
      <w:r>
        <w:t xml:space="preserve"> </w:t>
      </w:r>
      <w:r>
        <w:rPr>
          <w:rFonts w:hint="eastAsia"/>
        </w:rPr>
        <w:t>设置模组功耗模式指令</w:t>
      </w:r>
    </w:p>
    <w:tbl>
      <w:tblPr>
        <w:tblStyle w:val="43"/>
        <w:tblW w:w="4897" w:type="pct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97"/>
        <w:gridCol w:w="1463"/>
        <w:gridCol w:w="642"/>
        <w:gridCol w:w="1963"/>
        <w:gridCol w:w="2805"/>
        <w:gridCol w:w="1421"/>
      </w:tblGrid>
      <w:tr w14:paraId="00A8618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jc w:val="center"/>
        </w:trPr>
        <w:tc>
          <w:tcPr>
            <w:tcW w:w="5000" w:type="pct"/>
            <w:gridSpan w:val="6"/>
            <w:noWrap w:val="0"/>
            <w:vAlign w:val="center"/>
          </w:tcPr>
          <w:p w14:paraId="2E980ED3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指令名称:设置模组功耗模式指令:AP</w:t>
            </w:r>
            <w:r>
              <w:t>-Z00</w:t>
            </w:r>
            <w:r>
              <w:rPr>
                <w:rFonts w:hint="eastAsia"/>
              </w:rPr>
              <w:t>8</w:t>
            </w:r>
          </w:p>
        </w:tc>
      </w:tr>
      <w:tr w14:paraId="5CAE18E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jc w:val="center"/>
        </w:trPr>
        <w:tc>
          <w:tcPr>
            <w:tcW w:w="488" w:type="pct"/>
            <w:noWrap w:val="0"/>
            <w:vAlign w:val="center"/>
          </w:tcPr>
          <w:p w14:paraId="6889774A">
            <w:pPr>
              <w:pStyle w:val="99"/>
            </w:pPr>
            <w:r>
              <w:rPr>
                <w:rFonts w:hint="eastAsia" w:cs="SimSun"/>
              </w:rPr>
              <w:t>仲裁域</w:t>
            </w:r>
          </w:p>
        </w:tc>
        <w:tc>
          <w:tcPr>
            <w:tcW w:w="1145" w:type="pct"/>
            <w:gridSpan w:val="2"/>
            <w:noWrap w:val="0"/>
            <w:vAlign w:val="center"/>
          </w:tcPr>
          <w:p w14:paraId="14BE4D67">
            <w:pPr>
              <w:pStyle w:val="99"/>
            </w:pPr>
            <w:r>
              <w:t>ID28~ID21</w:t>
            </w:r>
            <w:r>
              <w:rPr>
                <w:rFonts w:hint="eastAsia"/>
              </w:rPr>
              <w:t>:</w:t>
            </w:r>
            <w:r>
              <w:rPr>
                <w:rFonts w:hint="eastAsia" w:cs="SimSun"/>
              </w:rPr>
              <w:t>C8</w:t>
            </w:r>
            <w:r>
              <w:t>H</w:t>
            </w:r>
          </w:p>
        </w:tc>
        <w:tc>
          <w:tcPr>
            <w:tcW w:w="1068" w:type="pct"/>
            <w:noWrap w:val="0"/>
            <w:vAlign w:val="center"/>
          </w:tcPr>
          <w:p w14:paraId="71DF8B73">
            <w:pPr>
              <w:pStyle w:val="99"/>
            </w:pPr>
            <w:r>
              <w:t>ID20~ID13</w:t>
            </w:r>
            <w:r>
              <w:rPr>
                <w:rFonts w:hint="eastAsia" w:cs="SimSun"/>
              </w:rPr>
              <w:t>:</w:t>
            </w:r>
            <w:r>
              <w:t>0</w:t>
            </w:r>
            <w:r>
              <w:rPr>
                <w:rFonts w:hint="eastAsia"/>
              </w:rPr>
              <w:t>8</w:t>
            </w:r>
            <w:r>
              <w:t>H</w:t>
            </w:r>
          </w:p>
        </w:tc>
        <w:tc>
          <w:tcPr>
            <w:tcW w:w="1526" w:type="pct"/>
            <w:noWrap w:val="0"/>
            <w:vAlign w:val="center"/>
          </w:tcPr>
          <w:p w14:paraId="7B9F5563">
            <w:pPr>
              <w:pStyle w:val="99"/>
              <w:rPr>
                <w:rFonts w:cs="SimSun"/>
              </w:rPr>
            </w:pPr>
            <w:r>
              <w:t>ID12~ID6</w:t>
            </w:r>
            <w:r>
              <w:rPr>
                <w:rFonts w:hint="eastAsia" w:cs="SimSun"/>
              </w:rPr>
              <w:t>:</w:t>
            </w:r>
          </w:p>
          <w:p w14:paraId="14107C75">
            <w:pPr>
              <w:pStyle w:val="99"/>
            </w:pPr>
            <w:r>
              <w:rPr>
                <w:rFonts w:hint="eastAsia" w:cs="SimSun"/>
              </w:rPr>
              <w:t>同</w:t>
            </w:r>
            <w:r>
              <w:t>ID28~ID22</w:t>
            </w:r>
          </w:p>
        </w:tc>
        <w:tc>
          <w:tcPr>
            <w:tcW w:w="769" w:type="pct"/>
            <w:noWrap w:val="0"/>
            <w:vAlign w:val="center"/>
          </w:tcPr>
          <w:p w14:paraId="38DE7D1E">
            <w:pPr>
              <w:pStyle w:val="99"/>
            </w:pPr>
            <w:r>
              <w:t>ID5~ID0</w:t>
            </w:r>
            <w:r>
              <w:rPr>
                <w:rFonts w:hint="eastAsia" w:cs="SimSun"/>
              </w:rPr>
              <w:t>:</w:t>
            </w:r>
            <w:r>
              <w:t>00H</w:t>
            </w:r>
          </w:p>
        </w:tc>
      </w:tr>
      <w:tr w14:paraId="5CCD840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488" w:type="pct"/>
            <w:vMerge w:val="restart"/>
            <w:noWrap w:val="0"/>
            <w:vAlign w:val="center"/>
          </w:tcPr>
          <w:p w14:paraId="168605FE">
            <w:pPr>
              <w:pStyle w:val="99"/>
            </w:pPr>
            <w:r>
              <w:rPr>
                <w:rFonts w:hint="eastAsia" w:cs="SimSun"/>
              </w:rPr>
              <w:t>数据域</w:t>
            </w:r>
          </w:p>
        </w:tc>
        <w:tc>
          <w:tcPr>
            <w:tcW w:w="796" w:type="pct"/>
            <w:noWrap w:val="0"/>
            <w:vAlign w:val="center"/>
          </w:tcPr>
          <w:p w14:paraId="572B5834">
            <w:pPr>
              <w:pStyle w:val="99"/>
            </w:pPr>
            <w:r>
              <w:t>DATA0</w:t>
            </w:r>
          </w:p>
        </w:tc>
        <w:tc>
          <w:tcPr>
            <w:tcW w:w="349" w:type="pct"/>
            <w:noWrap w:val="0"/>
            <w:vAlign w:val="center"/>
          </w:tcPr>
          <w:p w14:paraId="434B2247">
            <w:pPr>
              <w:pStyle w:val="99"/>
            </w:pPr>
          </w:p>
        </w:tc>
        <w:tc>
          <w:tcPr>
            <w:tcW w:w="1068" w:type="pct"/>
            <w:noWrap w:val="0"/>
            <w:vAlign w:val="center"/>
          </w:tcPr>
          <w:p w14:paraId="0E920659">
            <w:pPr>
              <w:pStyle w:val="99"/>
            </w:pPr>
            <w:r>
              <w:rPr>
                <w:rFonts w:hint="eastAsia"/>
              </w:rPr>
              <w:t>帧头</w:t>
            </w:r>
          </w:p>
        </w:tc>
        <w:tc>
          <w:tcPr>
            <w:tcW w:w="1526" w:type="pct"/>
            <w:noWrap w:val="0"/>
            <w:vAlign w:val="center"/>
          </w:tcPr>
          <w:p w14:paraId="584D39B7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C8</w:t>
            </w:r>
            <w:r>
              <w:t>H</w:t>
            </w:r>
          </w:p>
        </w:tc>
        <w:tc>
          <w:tcPr>
            <w:tcW w:w="769" w:type="pct"/>
            <w:noWrap w:val="0"/>
            <w:vAlign w:val="center"/>
          </w:tcPr>
          <w:p w14:paraId="10932848">
            <w:pPr>
              <w:pStyle w:val="99"/>
            </w:pPr>
          </w:p>
        </w:tc>
      </w:tr>
      <w:tr w14:paraId="7D18B11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488" w:type="pct"/>
            <w:vMerge w:val="continue"/>
            <w:noWrap w:val="0"/>
            <w:vAlign w:val="center"/>
          </w:tcPr>
          <w:p w14:paraId="5595F842">
            <w:pPr>
              <w:pStyle w:val="99"/>
            </w:pPr>
          </w:p>
        </w:tc>
        <w:tc>
          <w:tcPr>
            <w:tcW w:w="796" w:type="pct"/>
            <w:noWrap w:val="0"/>
            <w:vAlign w:val="center"/>
          </w:tcPr>
          <w:p w14:paraId="45513AF8">
            <w:pPr>
              <w:pStyle w:val="99"/>
            </w:pPr>
            <w:r>
              <w:t>DATA1</w:t>
            </w:r>
          </w:p>
        </w:tc>
        <w:tc>
          <w:tcPr>
            <w:tcW w:w="349" w:type="pct"/>
            <w:noWrap w:val="0"/>
            <w:vAlign w:val="center"/>
          </w:tcPr>
          <w:p w14:paraId="28E8BDC2">
            <w:pPr>
              <w:pStyle w:val="99"/>
            </w:pPr>
          </w:p>
        </w:tc>
        <w:tc>
          <w:tcPr>
            <w:tcW w:w="1068" w:type="pct"/>
            <w:noWrap w:val="0"/>
            <w:vAlign w:val="center"/>
          </w:tcPr>
          <w:p w14:paraId="6771C5ED">
            <w:pPr>
              <w:pStyle w:val="99"/>
            </w:pPr>
            <w:r>
              <w:rPr>
                <w:rFonts w:hint="eastAsia"/>
              </w:rPr>
              <w:t>指令</w:t>
            </w:r>
          </w:p>
        </w:tc>
        <w:tc>
          <w:tcPr>
            <w:tcW w:w="1526" w:type="pct"/>
            <w:noWrap w:val="0"/>
            <w:vAlign w:val="center"/>
          </w:tcPr>
          <w:p w14:paraId="6764F729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08</w:t>
            </w:r>
            <w:r>
              <w:t>H</w:t>
            </w:r>
          </w:p>
        </w:tc>
        <w:tc>
          <w:tcPr>
            <w:tcW w:w="769" w:type="pct"/>
            <w:noWrap w:val="0"/>
            <w:vAlign w:val="center"/>
          </w:tcPr>
          <w:p w14:paraId="60F22ED7">
            <w:pPr>
              <w:pStyle w:val="99"/>
            </w:pPr>
          </w:p>
        </w:tc>
      </w:tr>
      <w:tr w14:paraId="0D7F7D6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488" w:type="pct"/>
            <w:vMerge w:val="continue"/>
            <w:noWrap w:val="0"/>
            <w:vAlign w:val="center"/>
          </w:tcPr>
          <w:p w14:paraId="6B0806D6">
            <w:pPr>
              <w:pStyle w:val="99"/>
            </w:pPr>
          </w:p>
        </w:tc>
        <w:tc>
          <w:tcPr>
            <w:tcW w:w="796" w:type="pct"/>
            <w:noWrap w:val="0"/>
            <w:vAlign w:val="center"/>
          </w:tcPr>
          <w:p w14:paraId="534338BA">
            <w:pPr>
              <w:pStyle w:val="99"/>
            </w:pPr>
            <w:r>
              <w:t>DATA2</w:t>
            </w:r>
          </w:p>
        </w:tc>
        <w:tc>
          <w:tcPr>
            <w:tcW w:w="349" w:type="pct"/>
            <w:noWrap w:val="0"/>
            <w:vAlign w:val="center"/>
          </w:tcPr>
          <w:p w14:paraId="13DF2664">
            <w:pPr>
              <w:pStyle w:val="99"/>
            </w:pPr>
          </w:p>
        </w:tc>
        <w:tc>
          <w:tcPr>
            <w:tcW w:w="1068" w:type="pct"/>
            <w:noWrap w:val="0"/>
            <w:vAlign w:val="center"/>
          </w:tcPr>
          <w:p w14:paraId="5F2BCF99">
            <w:pPr>
              <w:pStyle w:val="99"/>
              <w:rPr>
                <w:rFonts w:hint="eastAsia"/>
              </w:rPr>
            </w:pPr>
            <w:del w:id="0" w:author="user" w:date="2025-07-18T11:16:00Z">
              <w:r>
                <w:rPr>
                  <w:rFonts w:hint="eastAsia"/>
                </w:rPr>
                <w:delText>模组功耗模式</w:delText>
              </w:r>
            </w:del>
            <w:ins w:id="1" w:author="user" w:date="2025-07-18T11:16:00Z">
              <w:r>
                <w:rPr>
                  <w:rFonts w:hint="eastAsia"/>
                </w:rPr>
                <w:t>预留</w:t>
              </w:r>
            </w:ins>
          </w:p>
        </w:tc>
        <w:tc>
          <w:tcPr>
            <w:tcW w:w="1526" w:type="pct"/>
            <w:noWrap w:val="0"/>
            <w:vAlign w:val="center"/>
          </w:tcPr>
          <w:p w14:paraId="1FC49C7A">
            <w:pPr>
              <w:pStyle w:val="99"/>
              <w:rPr>
                <w:del w:id="3" w:author="user" w:date="2025-07-18T10:41:00Z"/>
                <w:rFonts w:hint="eastAsia"/>
              </w:rPr>
              <w:pPrChange w:id="2" w:author="user" w:date="2025-07-18T10:41:00Z">
                <w:pPr>
                  <w:pStyle w:val="99"/>
                </w:pPr>
              </w:pPrChange>
            </w:pPr>
            <w:ins w:id="4" w:author="user" w:date="2025-07-18T10:41:00Z">
              <w:r>
                <w:rPr>
                  <w:rFonts w:hint="eastAsia"/>
                </w:rPr>
                <w:t>AA</w:t>
              </w:r>
            </w:ins>
            <w:del w:id="5" w:author="user" w:date="2025-07-18T10:41:00Z">
              <w:commentRangeStart w:id="0"/>
              <w:commentRangeStart w:id="1"/>
              <w:r>
                <w:rPr>
                  <w:rFonts w:hint="eastAsia"/>
                </w:rPr>
                <w:delText>00</w:delText>
              </w:r>
            </w:del>
            <w:r>
              <w:rPr>
                <w:rFonts w:hint="eastAsia"/>
              </w:rPr>
              <w:t>H</w:t>
            </w:r>
            <w:del w:id="6" w:author="user" w:date="2025-07-18T10:41:00Z">
              <w:r>
                <w:rPr>
                  <w:rFonts w:hint="eastAsia"/>
                </w:rPr>
                <w:delText>=MAX-N;</w:delText>
              </w:r>
            </w:del>
          </w:p>
          <w:p w14:paraId="6DB60B02">
            <w:pPr>
              <w:pStyle w:val="99"/>
              <w:rPr>
                <w:del w:id="8" w:author="user" w:date="2025-07-18T10:41:00Z"/>
                <w:rFonts w:hint="eastAsia"/>
              </w:rPr>
              <w:pPrChange w:id="7" w:author="user" w:date="2025-07-18T10:41:00Z">
                <w:pPr>
                  <w:pStyle w:val="99"/>
                </w:pPr>
              </w:pPrChange>
            </w:pPr>
            <w:del w:id="9" w:author="user" w:date="2025-07-18T10:41:00Z">
              <w:r>
                <w:rPr>
                  <w:rFonts w:hint="eastAsia"/>
                </w:rPr>
                <w:delText>01H=MAX-Q;</w:delText>
              </w:r>
            </w:del>
          </w:p>
          <w:p w14:paraId="36C69C99">
            <w:pPr>
              <w:pStyle w:val="99"/>
              <w:rPr>
                <w:del w:id="11" w:author="user" w:date="2025-07-18T10:41:00Z"/>
                <w:rFonts w:hint="eastAsia"/>
              </w:rPr>
              <w:pPrChange w:id="10" w:author="user" w:date="2025-07-18T10:41:00Z">
                <w:pPr>
                  <w:pStyle w:val="99"/>
                </w:pPr>
              </w:pPrChange>
            </w:pPr>
            <w:del w:id="12" w:author="user" w:date="2025-07-18T10:41:00Z">
              <w:r>
                <w:rPr>
                  <w:rFonts w:hint="eastAsia"/>
                </w:rPr>
                <w:delText>02H=MAX-P CORE_ALL;</w:delText>
              </w:r>
            </w:del>
          </w:p>
          <w:p w14:paraId="26CC066C">
            <w:pPr>
              <w:pStyle w:val="99"/>
              <w:rPr>
                <w:rFonts w:hint="eastAsia"/>
              </w:rPr>
            </w:pPr>
            <w:del w:id="13" w:author="user" w:date="2025-07-18T10:41:00Z">
              <w:r>
                <w:rPr>
                  <w:rFonts w:hint="eastAsia"/>
                </w:rPr>
                <w:delText>03H=MAX-P ARM;</w:delText>
              </w:r>
              <w:commentRangeEnd w:id="0"/>
            </w:del>
            <w:del w:id="14" w:author="user" w:date="2025-07-18T10:41:00Z">
              <w:r>
                <w:rPr>
                  <w:rStyle w:val="49"/>
                </w:rPr>
                <w:commentReference w:id="0"/>
              </w:r>
              <w:commentRangeEnd w:id="1"/>
            </w:del>
            <w:r>
              <w:rPr>
                <w:rStyle w:val="49"/>
              </w:rPr>
              <w:commentReference w:id="1"/>
            </w:r>
          </w:p>
        </w:tc>
        <w:tc>
          <w:tcPr>
            <w:tcW w:w="769" w:type="pct"/>
            <w:noWrap w:val="0"/>
            <w:vAlign w:val="center"/>
          </w:tcPr>
          <w:p w14:paraId="07BED029">
            <w:pPr>
              <w:pStyle w:val="99"/>
              <w:jc w:val="both"/>
              <w:rPr>
                <w:rFonts w:hint="eastAsia"/>
              </w:rPr>
            </w:pPr>
          </w:p>
        </w:tc>
      </w:tr>
      <w:tr w14:paraId="7512B50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3" w:hRule="atLeast"/>
          <w:jc w:val="center"/>
        </w:trPr>
        <w:tc>
          <w:tcPr>
            <w:tcW w:w="488" w:type="pct"/>
            <w:vMerge w:val="continue"/>
            <w:noWrap w:val="0"/>
            <w:vAlign w:val="center"/>
          </w:tcPr>
          <w:p w14:paraId="566ABDDA">
            <w:pPr>
              <w:pStyle w:val="99"/>
            </w:pPr>
          </w:p>
        </w:tc>
        <w:tc>
          <w:tcPr>
            <w:tcW w:w="796" w:type="pct"/>
            <w:noWrap w:val="0"/>
            <w:vAlign w:val="center"/>
          </w:tcPr>
          <w:p w14:paraId="147D903C">
            <w:pPr>
              <w:pStyle w:val="99"/>
            </w:pPr>
            <w:r>
              <w:t>DATA</w:t>
            </w:r>
            <w:r>
              <w:rPr>
                <w:rFonts w:hint="eastAsia"/>
              </w:rPr>
              <w:t>3</w:t>
            </w:r>
            <w:r>
              <w:t>~7</w:t>
            </w:r>
          </w:p>
        </w:tc>
        <w:tc>
          <w:tcPr>
            <w:tcW w:w="349" w:type="pct"/>
            <w:noWrap w:val="0"/>
            <w:vAlign w:val="center"/>
          </w:tcPr>
          <w:p w14:paraId="35538A0B">
            <w:pPr>
              <w:pStyle w:val="99"/>
            </w:pPr>
          </w:p>
        </w:tc>
        <w:tc>
          <w:tcPr>
            <w:tcW w:w="1068" w:type="pct"/>
            <w:noWrap w:val="0"/>
            <w:vAlign w:val="center"/>
          </w:tcPr>
          <w:p w14:paraId="20A8B930">
            <w:pPr>
              <w:pStyle w:val="99"/>
            </w:pPr>
            <w:r>
              <w:rPr>
                <w:rFonts w:hint="eastAsia"/>
              </w:rPr>
              <w:t>保留</w:t>
            </w:r>
          </w:p>
        </w:tc>
        <w:tc>
          <w:tcPr>
            <w:tcW w:w="1526" w:type="pct"/>
            <w:noWrap w:val="0"/>
            <w:vAlign w:val="center"/>
          </w:tcPr>
          <w:p w14:paraId="0D307327">
            <w:pPr>
              <w:pStyle w:val="99"/>
            </w:pPr>
            <w:r>
              <w:rPr>
                <w:rFonts w:hint="eastAsia"/>
              </w:rPr>
              <w:t>AAH、AAH、AAH、AAH、AAH</w:t>
            </w:r>
          </w:p>
        </w:tc>
        <w:tc>
          <w:tcPr>
            <w:tcW w:w="769" w:type="pct"/>
            <w:noWrap w:val="0"/>
            <w:vAlign w:val="center"/>
          </w:tcPr>
          <w:p w14:paraId="6EC19FB2">
            <w:pPr>
              <w:pStyle w:val="99"/>
            </w:pPr>
          </w:p>
        </w:tc>
      </w:tr>
      <w:tr w14:paraId="7FE12F6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3" w:hRule="atLeast"/>
          <w:jc w:val="center"/>
        </w:trPr>
        <w:tc>
          <w:tcPr>
            <w:tcW w:w="488" w:type="pct"/>
            <w:vMerge w:val="restart"/>
            <w:noWrap w:val="0"/>
            <w:vAlign w:val="center"/>
          </w:tcPr>
          <w:p w14:paraId="4DAE5FCA">
            <w:pPr>
              <w:pStyle w:val="99"/>
            </w:pPr>
            <w:r>
              <w:rPr>
                <w:rFonts w:hint="eastAsia"/>
              </w:rPr>
              <w:t>使用说明</w:t>
            </w:r>
          </w:p>
        </w:tc>
        <w:tc>
          <w:tcPr>
            <w:tcW w:w="796" w:type="pct"/>
            <w:noWrap w:val="0"/>
            <w:vAlign w:val="center"/>
          </w:tcPr>
          <w:p w14:paraId="24D0A083">
            <w:pPr>
              <w:pStyle w:val="99"/>
            </w:pPr>
            <w:r>
              <w:rPr>
                <w:rFonts w:hint="eastAsia"/>
              </w:rPr>
              <w:t>发送条件</w:t>
            </w:r>
          </w:p>
        </w:tc>
        <w:tc>
          <w:tcPr>
            <w:tcW w:w="3714" w:type="pct"/>
            <w:gridSpan w:val="4"/>
            <w:noWrap w:val="0"/>
            <w:vAlign w:val="center"/>
          </w:tcPr>
          <w:p w14:paraId="252DF8B8">
            <w:pPr>
              <w:pStyle w:val="99"/>
            </w:pPr>
            <w:r>
              <w:rPr>
                <w:rFonts w:hint="eastAsia"/>
              </w:rPr>
              <w:t>由中心机发出</w:t>
            </w:r>
          </w:p>
        </w:tc>
      </w:tr>
      <w:tr w14:paraId="67B025E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3" w:hRule="atLeast"/>
          <w:jc w:val="center"/>
        </w:trPr>
        <w:tc>
          <w:tcPr>
            <w:tcW w:w="488" w:type="pct"/>
            <w:vMerge w:val="continue"/>
            <w:noWrap w:val="0"/>
            <w:vAlign w:val="center"/>
          </w:tcPr>
          <w:p w14:paraId="400B0154">
            <w:pPr>
              <w:pStyle w:val="99"/>
            </w:pPr>
          </w:p>
        </w:tc>
        <w:tc>
          <w:tcPr>
            <w:tcW w:w="796" w:type="pct"/>
            <w:noWrap w:val="0"/>
            <w:vAlign w:val="center"/>
          </w:tcPr>
          <w:p w14:paraId="57F37978">
            <w:pPr>
              <w:pStyle w:val="99"/>
            </w:pPr>
            <w:r>
              <w:rPr>
                <w:rFonts w:hint="eastAsia"/>
              </w:rPr>
              <w:t>处理要求</w:t>
            </w:r>
          </w:p>
        </w:tc>
        <w:tc>
          <w:tcPr>
            <w:tcW w:w="3714" w:type="pct"/>
            <w:gridSpan w:val="4"/>
            <w:noWrap w:val="0"/>
            <w:vAlign w:val="center"/>
          </w:tcPr>
          <w:p w14:paraId="742F7FD7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AI处理板</w:t>
            </w:r>
            <w:r>
              <w:t>接收到</w:t>
            </w:r>
            <w:r>
              <w:rPr>
                <w:rFonts w:hint="eastAsia"/>
              </w:rPr>
              <w:t>该</w:t>
            </w:r>
            <w:r>
              <w:t>帧后，</w:t>
            </w:r>
            <w:r>
              <w:rPr>
                <w:rFonts w:hint="eastAsia"/>
              </w:rPr>
              <w:t>2</w:t>
            </w:r>
            <w:r>
              <w:t>0m</w:t>
            </w:r>
            <w:r>
              <w:rPr>
                <w:rFonts w:hint="eastAsia"/>
              </w:rPr>
              <w:t>s</w:t>
            </w:r>
            <w:r>
              <w:t>内</w:t>
            </w:r>
            <w:r>
              <w:rPr>
                <w:rFonts w:hint="eastAsia"/>
              </w:rPr>
              <w:t>发送</w:t>
            </w:r>
            <w:r>
              <w:t>指令应答帧</w:t>
            </w:r>
            <w:r>
              <w:rPr>
                <w:rFonts w:hint="eastAsia"/>
              </w:rPr>
              <w:t>（AP</w:t>
            </w:r>
            <w:r>
              <w:t>-</w:t>
            </w:r>
            <w:r>
              <w:rPr>
                <w:rFonts w:hint="eastAsia"/>
              </w:rPr>
              <w:t>Y</w:t>
            </w:r>
            <w:r>
              <w:t>001</w:t>
            </w:r>
            <w:r>
              <w:rPr>
                <w:rFonts w:hint="eastAsia"/>
              </w:rPr>
              <w:t>）</w:t>
            </w:r>
          </w:p>
        </w:tc>
      </w:tr>
    </w:tbl>
    <w:p w14:paraId="2961B7CF">
      <w:pPr>
        <w:ind w:firstLine="0" w:firstLineChars="0"/>
      </w:pPr>
    </w:p>
    <w:p w14:paraId="07A25A74">
      <w:pPr>
        <w:pStyle w:val="6"/>
        <w:spacing w:before="326" w:after="163"/>
        <w:rPr>
          <w:rFonts w:hint="eastAsia"/>
        </w:rPr>
      </w:pPr>
      <w:r>
        <w:rPr>
          <w:rFonts w:hint="eastAsia"/>
        </w:rPr>
        <w:t>设置任务指令（AP-Z009）</w:t>
      </w:r>
    </w:p>
    <w:p w14:paraId="69028A64">
      <w:pPr>
        <w:pStyle w:val="14"/>
        <w:rPr>
          <w:rFonts w:hint="eastAsia"/>
        </w:rPr>
      </w:pPr>
      <w:r>
        <w:rPr>
          <w:rFonts w:hint="eastAsia"/>
        </w:rPr>
        <w:t>表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表 \* ARABIC</w:instrText>
      </w:r>
      <w:r>
        <w:instrText xml:space="preserve"> </w:instrText>
      </w:r>
      <w:r>
        <w:fldChar w:fldCharType="separate"/>
      </w:r>
      <w:r>
        <w:rPr>
          <w:lang/>
        </w:rPr>
        <w:t>19</w:t>
      </w:r>
      <w:r>
        <w:fldChar w:fldCharType="end"/>
      </w:r>
      <w:r>
        <w:t xml:space="preserve"> </w:t>
      </w:r>
      <w:r>
        <w:rPr>
          <w:rFonts w:hint="eastAsia"/>
        </w:rPr>
        <w:t>设置任务指令</w:t>
      </w:r>
    </w:p>
    <w:tbl>
      <w:tblPr>
        <w:tblStyle w:val="43"/>
        <w:tblW w:w="4897" w:type="pct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97"/>
        <w:gridCol w:w="1463"/>
        <w:gridCol w:w="642"/>
        <w:gridCol w:w="1963"/>
        <w:gridCol w:w="2805"/>
        <w:gridCol w:w="1421"/>
      </w:tblGrid>
      <w:tr w14:paraId="5D8F56C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jc w:val="center"/>
        </w:trPr>
        <w:tc>
          <w:tcPr>
            <w:tcW w:w="5000" w:type="pct"/>
            <w:gridSpan w:val="6"/>
            <w:noWrap w:val="0"/>
            <w:vAlign w:val="center"/>
          </w:tcPr>
          <w:p w14:paraId="4627FD92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指令名称:设置任务指令:AP</w:t>
            </w:r>
            <w:r>
              <w:t>-Z00</w:t>
            </w:r>
            <w:r>
              <w:rPr>
                <w:rFonts w:hint="eastAsia"/>
              </w:rPr>
              <w:t>9</w:t>
            </w:r>
          </w:p>
        </w:tc>
      </w:tr>
      <w:tr w14:paraId="77B0AB5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jc w:val="center"/>
        </w:trPr>
        <w:tc>
          <w:tcPr>
            <w:tcW w:w="488" w:type="pct"/>
            <w:noWrap w:val="0"/>
            <w:vAlign w:val="center"/>
          </w:tcPr>
          <w:p w14:paraId="37FE41D6">
            <w:pPr>
              <w:pStyle w:val="99"/>
            </w:pPr>
            <w:r>
              <w:rPr>
                <w:rFonts w:hint="eastAsia" w:cs="SimSun"/>
              </w:rPr>
              <w:t>仲裁域</w:t>
            </w:r>
          </w:p>
        </w:tc>
        <w:tc>
          <w:tcPr>
            <w:tcW w:w="1145" w:type="pct"/>
            <w:gridSpan w:val="2"/>
            <w:noWrap w:val="0"/>
            <w:vAlign w:val="center"/>
          </w:tcPr>
          <w:p w14:paraId="186D63C4">
            <w:pPr>
              <w:pStyle w:val="99"/>
            </w:pPr>
            <w:r>
              <w:t>ID28~ID21</w:t>
            </w:r>
            <w:r>
              <w:rPr>
                <w:rFonts w:hint="eastAsia"/>
              </w:rPr>
              <w:t>:</w:t>
            </w:r>
            <w:r>
              <w:rPr>
                <w:rFonts w:hint="eastAsia" w:cs="SimSun"/>
              </w:rPr>
              <w:t>C8</w:t>
            </w:r>
            <w:r>
              <w:t>H</w:t>
            </w:r>
          </w:p>
        </w:tc>
        <w:tc>
          <w:tcPr>
            <w:tcW w:w="1068" w:type="pct"/>
            <w:noWrap w:val="0"/>
            <w:vAlign w:val="center"/>
          </w:tcPr>
          <w:p w14:paraId="48CC55F0">
            <w:pPr>
              <w:pStyle w:val="99"/>
            </w:pPr>
            <w:r>
              <w:t>ID20~ID13</w:t>
            </w:r>
            <w:r>
              <w:rPr>
                <w:rFonts w:hint="eastAsia" w:cs="SimSun"/>
              </w:rPr>
              <w:t>:</w:t>
            </w:r>
            <w:r>
              <w:t>0</w:t>
            </w:r>
            <w:r>
              <w:rPr>
                <w:rFonts w:hint="eastAsia"/>
              </w:rPr>
              <w:t>9</w:t>
            </w:r>
            <w:r>
              <w:t>H</w:t>
            </w:r>
          </w:p>
        </w:tc>
        <w:tc>
          <w:tcPr>
            <w:tcW w:w="1526" w:type="pct"/>
            <w:noWrap w:val="0"/>
            <w:vAlign w:val="center"/>
          </w:tcPr>
          <w:p w14:paraId="11DF4428">
            <w:pPr>
              <w:pStyle w:val="99"/>
              <w:rPr>
                <w:rFonts w:cs="SimSun"/>
              </w:rPr>
            </w:pPr>
            <w:r>
              <w:t>ID12~ID6</w:t>
            </w:r>
            <w:r>
              <w:rPr>
                <w:rFonts w:hint="eastAsia" w:cs="SimSun"/>
              </w:rPr>
              <w:t>:</w:t>
            </w:r>
          </w:p>
          <w:p w14:paraId="6630B438">
            <w:pPr>
              <w:pStyle w:val="99"/>
            </w:pPr>
            <w:r>
              <w:rPr>
                <w:rFonts w:hint="eastAsia" w:cs="SimSun"/>
              </w:rPr>
              <w:t>同</w:t>
            </w:r>
            <w:r>
              <w:t>ID28~ID22</w:t>
            </w:r>
          </w:p>
        </w:tc>
        <w:tc>
          <w:tcPr>
            <w:tcW w:w="769" w:type="pct"/>
            <w:noWrap w:val="0"/>
            <w:vAlign w:val="center"/>
          </w:tcPr>
          <w:p w14:paraId="2B3E3E35">
            <w:pPr>
              <w:pStyle w:val="99"/>
            </w:pPr>
            <w:r>
              <w:t>ID5~ID0</w:t>
            </w:r>
            <w:r>
              <w:rPr>
                <w:rFonts w:hint="eastAsia" w:cs="SimSun"/>
              </w:rPr>
              <w:t>:</w:t>
            </w:r>
            <w:r>
              <w:t>00H</w:t>
            </w:r>
          </w:p>
        </w:tc>
      </w:tr>
      <w:tr w14:paraId="57EB5A0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488" w:type="pct"/>
            <w:vMerge w:val="restart"/>
            <w:noWrap w:val="0"/>
            <w:vAlign w:val="center"/>
          </w:tcPr>
          <w:p w14:paraId="1D7B4041">
            <w:pPr>
              <w:pStyle w:val="99"/>
            </w:pPr>
            <w:r>
              <w:rPr>
                <w:rFonts w:hint="eastAsia" w:cs="SimSun"/>
              </w:rPr>
              <w:t>数据域</w:t>
            </w:r>
          </w:p>
        </w:tc>
        <w:tc>
          <w:tcPr>
            <w:tcW w:w="796" w:type="pct"/>
            <w:noWrap w:val="0"/>
            <w:vAlign w:val="center"/>
          </w:tcPr>
          <w:p w14:paraId="289643DE">
            <w:pPr>
              <w:pStyle w:val="99"/>
            </w:pPr>
            <w:r>
              <w:t>DATA0</w:t>
            </w:r>
          </w:p>
        </w:tc>
        <w:tc>
          <w:tcPr>
            <w:tcW w:w="349" w:type="pct"/>
            <w:noWrap w:val="0"/>
            <w:vAlign w:val="center"/>
          </w:tcPr>
          <w:p w14:paraId="4C0321D2">
            <w:pPr>
              <w:pStyle w:val="99"/>
            </w:pPr>
          </w:p>
        </w:tc>
        <w:tc>
          <w:tcPr>
            <w:tcW w:w="1068" w:type="pct"/>
            <w:noWrap w:val="0"/>
            <w:vAlign w:val="center"/>
          </w:tcPr>
          <w:p w14:paraId="6096247B">
            <w:pPr>
              <w:pStyle w:val="99"/>
            </w:pPr>
            <w:r>
              <w:rPr>
                <w:rFonts w:hint="eastAsia"/>
              </w:rPr>
              <w:t>帧头</w:t>
            </w:r>
          </w:p>
        </w:tc>
        <w:tc>
          <w:tcPr>
            <w:tcW w:w="1526" w:type="pct"/>
            <w:noWrap w:val="0"/>
            <w:vAlign w:val="center"/>
          </w:tcPr>
          <w:p w14:paraId="231038E5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C8</w:t>
            </w:r>
            <w:r>
              <w:t>H</w:t>
            </w:r>
          </w:p>
        </w:tc>
        <w:tc>
          <w:tcPr>
            <w:tcW w:w="769" w:type="pct"/>
            <w:noWrap w:val="0"/>
            <w:vAlign w:val="center"/>
          </w:tcPr>
          <w:p w14:paraId="63803B87">
            <w:pPr>
              <w:pStyle w:val="99"/>
            </w:pPr>
          </w:p>
        </w:tc>
      </w:tr>
      <w:tr w14:paraId="1DF83B0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488" w:type="pct"/>
            <w:vMerge w:val="continue"/>
            <w:noWrap w:val="0"/>
            <w:vAlign w:val="center"/>
          </w:tcPr>
          <w:p w14:paraId="6D11CF01">
            <w:pPr>
              <w:pStyle w:val="99"/>
            </w:pPr>
          </w:p>
        </w:tc>
        <w:tc>
          <w:tcPr>
            <w:tcW w:w="796" w:type="pct"/>
            <w:noWrap w:val="0"/>
            <w:vAlign w:val="center"/>
          </w:tcPr>
          <w:p w14:paraId="5A9C048A">
            <w:pPr>
              <w:pStyle w:val="99"/>
            </w:pPr>
            <w:r>
              <w:t>DATA1</w:t>
            </w:r>
          </w:p>
        </w:tc>
        <w:tc>
          <w:tcPr>
            <w:tcW w:w="349" w:type="pct"/>
            <w:noWrap w:val="0"/>
            <w:vAlign w:val="center"/>
          </w:tcPr>
          <w:p w14:paraId="4636B4FA">
            <w:pPr>
              <w:pStyle w:val="99"/>
            </w:pPr>
          </w:p>
        </w:tc>
        <w:tc>
          <w:tcPr>
            <w:tcW w:w="1068" w:type="pct"/>
            <w:noWrap w:val="0"/>
            <w:vAlign w:val="center"/>
          </w:tcPr>
          <w:p w14:paraId="01FB6074">
            <w:pPr>
              <w:pStyle w:val="99"/>
            </w:pPr>
            <w:r>
              <w:rPr>
                <w:rFonts w:hint="eastAsia"/>
              </w:rPr>
              <w:t>指令</w:t>
            </w:r>
          </w:p>
        </w:tc>
        <w:tc>
          <w:tcPr>
            <w:tcW w:w="1526" w:type="pct"/>
            <w:noWrap w:val="0"/>
            <w:vAlign w:val="center"/>
          </w:tcPr>
          <w:p w14:paraId="39872EA6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09</w:t>
            </w:r>
            <w:r>
              <w:t>H</w:t>
            </w:r>
          </w:p>
        </w:tc>
        <w:tc>
          <w:tcPr>
            <w:tcW w:w="769" w:type="pct"/>
            <w:noWrap w:val="0"/>
            <w:vAlign w:val="center"/>
          </w:tcPr>
          <w:p w14:paraId="255E32E9">
            <w:pPr>
              <w:pStyle w:val="99"/>
            </w:pPr>
          </w:p>
        </w:tc>
      </w:tr>
      <w:tr w14:paraId="5AC4107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488" w:type="pct"/>
            <w:vMerge w:val="continue"/>
            <w:noWrap w:val="0"/>
            <w:vAlign w:val="center"/>
          </w:tcPr>
          <w:p w14:paraId="040B92D6">
            <w:pPr>
              <w:pStyle w:val="99"/>
            </w:pPr>
          </w:p>
        </w:tc>
        <w:tc>
          <w:tcPr>
            <w:tcW w:w="796" w:type="pct"/>
            <w:noWrap w:val="0"/>
            <w:vAlign w:val="center"/>
          </w:tcPr>
          <w:p w14:paraId="33B99E05">
            <w:pPr>
              <w:pStyle w:val="99"/>
            </w:pPr>
            <w:r>
              <w:t>DATA2</w:t>
            </w:r>
          </w:p>
        </w:tc>
        <w:tc>
          <w:tcPr>
            <w:tcW w:w="349" w:type="pct"/>
            <w:noWrap w:val="0"/>
            <w:vAlign w:val="center"/>
          </w:tcPr>
          <w:p w14:paraId="50F7E612">
            <w:pPr>
              <w:pStyle w:val="99"/>
            </w:pPr>
          </w:p>
        </w:tc>
        <w:tc>
          <w:tcPr>
            <w:tcW w:w="1068" w:type="pct"/>
            <w:noWrap w:val="0"/>
            <w:vAlign w:val="center"/>
          </w:tcPr>
          <w:p w14:paraId="5C9AC40E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任务编号</w:t>
            </w:r>
          </w:p>
        </w:tc>
        <w:tc>
          <w:tcPr>
            <w:tcW w:w="1526" w:type="pct"/>
            <w:noWrap w:val="0"/>
            <w:vAlign w:val="center"/>
          </w:tcPr>
          <w:p w14:paraId="186A4A40">
            <w:pPr>
              <w:pStyle w:val="99"/>
            </w:pPr>
            <w:r>
              <w:rPr>
                <w:rFonts w:hint="eastAsia"/>
              </w:rPr>
              <w:t>00H=无任务;</w:t>
            </w:r>
          </w:p>
          <w:p w14:paraId="14E40478">
            <w:pPr>
              <w:pStyle w:val="99"/>
            </w:pPr>
            <w:r>
              <w:rPr>
                <w:rFonts w:hint="eastAsia"/>
              </w:rPr>
              <w:t>01H=在轨云判任务;</w:t>
            </w:r>
          </w:p>
          <w:p w14:paraId="319591A9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03H=火灾评估任务;</w:t>
            </w:r>
          </w:p>
        </w:tc>
        <w:tc>
          <w:tcPr>
            <w:tcW w:w="769" w:type="pct"/>
            <w:noWrap w:val="0"/>
            <w:vAlign w:val="center"/>
          </w:tcPr>
          <w:p w14:paraId="2C745335">
            <w:pPr>
              <w:pStyle w:val="99"/>
              <w:jc w:val="both"/>
              <w:rPr>
                <w:rFonts w:hint="eastAsia"/>
              </w:rPr>
            </w:pPr>
          </w:p>
        </w:tc>
      </w:tr>
      <w:tr w14:paraId="5996BEC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3" w:hRule="atLeast"/>
          <w:jc w:val="center"/>
        </w:trPr>
        <w:tc>
          <w:tcPr>
            <w:tcW w:w="488" w:type="pct"/>
            <w:vMerge w:val="continue"/>
            <w:noWrap w:val="0"/>
            <w:vAlign w:val="center"/>
          </w:tcPr>
          <w:p w14:paraId="7E1DA31C">
            <w:pPr>
              <w:pStyle w:val="99"/>
            </w:pPr>
          </w:p>
        </w:tc>
        <w:tc>
          <w:tcPr>
            <w:tcW w:w="796" w:type="pct"/>
            <w:noWrap w:val="0"/>
            <w:vAlign w:val="center"/>
          </w:tcPr>
          <w:p w14:paraId="166738E3">
            <w:pPr>
              <w:pStyle w:val="99"/>
            </w:pPr>
            <w:r>
              <w:t>DATA</w:t>
            </w:r>
            <w:r>
              <w:rPr>
                <w:rFonts w:hint="eastAsia"/>
              </w:rPr>
              <w:t>3</w:t>
            </w:r>
            <w:r>
              <w:t>~7</w:t>
            </w:r>
          </w:p>
        </w:tc>
        <w:tc>
          <w:tcPr>
            <w:tcW w:w="349" w:type="pct"/>
            <w:noWrap w:val="0"/>
            <w:vAlign w:val="center"/>
          </w:tcPr>
          <w:p w14:paraId="5AE7D161">
            <w:pPr>
              <w:pStyle w:val="99"/>
            </w:pPr>
          </w:p>
        </w:tc>
        <w:tc>
          <w:tcPr>
            <w:tcW w:w="1068" w:type="pct"/>
            <w:noWrap w:val="0"/>
            <w:vAlign w:val="center"/>
          </w:tcPr>
          <w:p w14:paraId="6B9E57AB">
            <w:pPr>
              <w:pStyle w:val="99"/>
            </w:pPr>
            <w:r>
              <w:rPr>
                <w:rFonts w:hint="eastAsia"/>
              </w:rPr>
              <w:t>保留</w:t>
            </w:r>
          </w:p>
        </w:tc>
        <w:tc>
          <w:tcPr>
            <w:tcW w:w="1526" w:type="pct"/>
            <w:noWrap w:val="0"/>
            <w:vAlign w:val="center"/>
          </w:tcPr>
          <w:p w14:paraId="7A343B5B">
            <w:pPr>
              <w:pStyle w:val="99"/>
            </w:pPr>
            <w:r>
              <w:rPr>
                <w:rFonts w:hint="eastAsia"/>
              </w:rPr>
              <w:t>AAH、AAH、AAH、AAH、AAH</w:t>
            </w:r>
          </w:p>
        </w:tc>
        <w:tc>
          <w:tcPr>
            <w:tcW w:w="769" w:type="pct"/>
            <w:noWrap w:val="0"/>
            <w:vAlign w:val="center"/>
          </w:tcPr>
          <w:p w14:paraId="4B1C55A1">
            <w:pPr>
              <w:pStyle w:val="99"/>
            </w:pPr>
          </w:p>
        </w:tc>
      </w:tr>
      <w:tr w14:paraId="194757F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3" w:hRule="atLeast"/>
          <w:jc w:val="center"/>
        </w:trPr>
        <w:tc>
          <w:tcPr>
            <w:tcW w:w="488" w:type="pct"/>
            <w:vMerge w:val="restart"/>
            <w:noWrap w:val="0"/>
            <w:vAlign w:val="center"/>
          </w:tcPr>
          <w:p w14:paraId="569B393E">
            <w:pPr>
              <w:pStyle w:val="99"/>
            </w:pPr>
            <w:r>
              <w:rPr>
                <w:rFonts w:hint="eastAsia"/>
              </w:rPr>
              <w:t>使用说明</w:t>
            </w:r>
          </w:p>
        </w:tc>
        <w:tc>
          <w:tcPr>
            <w:tcW w:w="796" w:type="pct"/>
            <w:noWrap w:val="0"/>
            <w:vAlign w:val="center"/>
          </w:tcPr>
          <w:p w14:paraId="50DA63AA">
            <w:pPr>
              <w:pStyle w:val="99"/>
            </w:pPr>
            <w:r>
              <w:rPr>
                <w:rFonts w:hint="eastAsia"/>
              </w:rPr>
              <w:t>发送条件</w:t>
            </w:r>
          </w:p>
        </w:tc>
        <w:tc>
          <w:tcPr>
            <w:tcW w:w="3714" w:type="pct"/>
            <w:gridSpan w:val="4"/>
            <w:noWrap w:val="0"/>
            <w:vAlign w:val="center"/>
          </w:tcPr>
          <w:p w14:paraId="05825ED8">
            <w:pPr>
              <w:pStyle w:val="99"/>
            </w:pPr>
            <w:r>
              <w:rPr>
                <w:rFonts w:hint="eastAsia"/>
              </w:rPr>
              <w:t>由中心机发出</w:t>
            </w:r>
          </w:p>
        </w:tc>
      </w:tr>
      <w:tr w14:paraId="7EF2884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3" w:hRule="atLeast"/>
          <w:jc w:val="center"/>
        </w:trPr>
        <w:tc>
          <w:tcPr>
            <w:tcW w:w="488" w:type="pct"/>
            <w:vMerge w:val="continue"/>
            <w:noWrap w:val="0"/>
            <w:vAlign w:val="center"/>
          </w:tcPr>
          <w:p w14:paraId="51531DED">
            <w:pPr>
              <w:pStyle w:val="99"/>
            </w:pPr>
          </w:p>
        </w:tc>
        <w:tc>
          <w:tcPr>
            <w:tcW w:w="796" w:type="pct"/>
            <w:noWrap w:val="0"/>
            <w:vAlign w:val="center"/>
          </w:tcPr>
          <w:p w14:paraId="04688B8F">
            <w:pPr>
              <w:pStyle w:val="99"/>
            </w:pPr>
            <w:r>
              <w:rPr>
                <w:rFonts w:hint="eastAsia"/>
              </w:rPr>
              <w:t>处理要求</w:t>
            </w:r>
          </w:p>
        </w:tc>
        <w:tc>
          <w:tcPr>
            <w:tcW w:w="3714" w:type="pct"/>
            <w:gridSpan w:val="4"/>
            <w:noWrap w:val="0"/>
            <w:vAlign w:val="center"/>
          </w:tcPr>
          <w:p w14:paraId="5F029D0F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AI处理板</w:t>
            </w:r>
            <w:r>
              <w:t>接收到</w:t>
            </w:r>
            <w:r>
              <w:rPr>
                <w:rFonts w:hint="eastAsia"/>
              </w:rPr>
              <w:t>该</w:t>
            </w:r>
            <w:r>
              <w:t>帧后，</w:t>
            </w:r>
            <w:r>
              <w:rPr>
                <w:rFonts w:hint="eastAsia"/>
              </w:rPr>
              <w:t>2</w:t>
            </w:r>
            <w:r>
              <w:t>0m</w:t>
            </w:r>
            <w:r>
              <w:rPr>
                <w:rFonts w:hint="eastAsia"/>
              </w:rPr>
              <w:t>s</w:t>
            </w:r>
            <w:r>
              <w:t>内</w:t>
            </w:r>
            <w:r>
              <w:rPr>
                <w:rFonts w:hint="eastAsia"/>
              </w:rPr>
              <w:t>发送</w:t>
            </w:r>
            <w:r>
              <w:t>指令应答帧</w:t>
            </w:r>
            <w:r>
              <w:rPr>
                <w:rFonts w:hint="eastAsia"/>
              </w:rPr>
              <w:t>（AP</w:t>
            </w:r>
            <w:r>
              <w:t>-</w:t>
            </w:r>
            <w:r>
              <w:rPr>
                <w:rFonts w:hint="eastAsia"/>
              </w:rPr>
              <w:t>Y</w:t>
            </w:r>
            <w:r>
              <w:t>001</w:t>
            </w:r>
            <w:r>
              <w:rPr>
                <w:rFonts w:hint="eastAsia"/>
              </w:rPr>
              <w:t>）</w:t>
            </w:r>
          </w:p>
        </w:tc>
      </w:tr>
    </w:tbl>
    <w:p w14:paraId="707D4AEF">
      <w:pPr>
        <w:ind w:firstLine="0" w:firstLineChars="0"/>
      </w:pPr>
    </w:p>
    <w:p w14:paraId="1C3EFAF5">
      <w:pPr>
        <w:pStyle w:val="6"/>
        <w:spacing w:before="326" w:after="163"/>
        <w:rPr>
          <w:rFonts w:hint="eastAsia"/>
        </w:rPr>
      </w:pPr>
      <w:r>
        <w:rPr>
          <w:rFonts w:hint="eastAsia"/>
        </w:rPr>
        <w:t>轨道参数1指令（AP-Z010）</w:t>
      </w:r>
    </w:p>
    <w:p w14:paraId="49F747DD">
      <w:pPr>
        <w:pStyle w:val="14"/>
        <w:rPr>
          <w:rFonts w:hint="eastAsia"/>
        </w:rPr>
      </w:pPr>
      <w:r>
        <w:rPr>
          <w:rFonts w:hint="eastAsia"/>
        </w:rPr>
        <w:t>表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表 \* ARABIC</w:instrText>
      </w:r>
      <w:r>
        <w:instrText xml:space="preserve"> </w:instrText>
      </w:r>
      <w:r>
        <w:fldChar w:fldCharType="separate"/>
      </w:r>
      <w:r>
        <w:rPr>
          <w:lang/>
        </w:rPr>
        <w:t>20</w:t>
      </w:r>
      <w:r>
        <w:fldChar w:fldCharType="end"/>
      </w:r>
      <w:r>
        <w:t xml:space="preserve"> </w:t>
      </w:r>
      <w:r>
        <w:rPr>
          <w:rFonts w:hint="eastAsia"/>
        </w:rPr>
        <w:t>轨道参数1指令</w:t>
      </w:r>
    </w:p>
    <w:tbl>
      <w:tblPr>
        <w:tblStyle w:val="43"/>
        <w:tblW w:w="4897" w:type="pct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97"/>
        <w:gridCol w:w="1463"/>
        <w:gridCol w:w="642"/>
        <w:gridCol w:w="1963"/>
        <w:gridCol w:w="2805"/>
        <w:gridCol w:w="1421"/>
      </w:tblGrid>
      <w:tr w14:paraId="5EAE39A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jc w:val="center"/>
        </w:trPr>
        <w:tc>
          <w:tcPr>
            <w:tcW w:w="5000" w:type="pct"/>
            <w:gridSpan w:val="6"/>
            <w:noWrap w:val="0"/>
            <w:vAlign w:val="center"/>
          </w:tcPr>
          <w:p w14:paraId="618BC695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指令名称: 轨道参数1指令:AP</w:t>
            </w:r>
            <w:r>
              <w:t>-Z0</w:t>
            </w:r>
            <w:r>
              <w:rPr>
                <w:rFonts w:hint="eastAsia"/>
              </w:rPr>
              <w:t>10</w:t>
            </w:r>
          </w:p>
        </w:tc>
      </w:tr>
      <w:tr w14:paraId="7A38F2D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jc w:val="center"/>
        </w:trPr>
        <w:tc>
          <w:tcPr>
            <w:tcW w:w="488" w:type="pct"/>
            <w:noWrap w:val="0"/>
            <w:vAlign w:val="center"/>
          </w:tcPr>
          <w:p w14:paraId="11B76EBF">
            <w:pPr>
              <w:pStyle w:val="99"/>
            </w:pPr>
            <w:r>
              <w:rPr>
                <w:rFonts w:hint="eastAsia" w:cs="SimSun"/>
              </w:rPr>
              <w:t>仲裁域</w:t>
            </w:r>
          </w:p>
        </w:tc>
        <w:tc>
          <w:tcPr>
            <w:tcW w:w="1145" w:type="pct"/>
            <w:gridSpan w:val="2"/>
            <w:noWrap w:val="0"/>
            <w:vAlign w:val="center"/>
          </w:tcPr>
          <w:p w14:paraId="26475A08">
            <w:pPr>
              <w:pStyle w:val="99"/>
            </w:pPr>
            <w:r>
              <w:t>ID28~ID21</w:t>
            </w:r>
            <w:r>
              <w:rPr>
                <w:rFonts w:hint="eastAsia"/>
              </w:rPr>
              <w:t>:</w:t>
            </w:r>
            <w:r>
              <w:rPr>
                <w:rFonts w:hint="eastAsia" w:cs="SimSun"/>
              </w:rPr>
              <w:t>C8</w:t>
            </w:r>
            <w:r>
              <w:t>H</w:t>
            </w:r>
          </w:p>
        </w:tc>
        <w:tc>
          <w:tcPr>
            <w:tcW w:w="1068" w:type="pct"/>
            <w:noWrap w:val="0"/>
            <w:vAlign w:val="center"/>
          </w:tcPr>
          <w:p w14:paraId="461C2D4F">
            <w:pPr>
              <w:pStyle w:val="99"/>
            </w:pPr>
            <w:r>
              <w:t>ID20~ID13</w:t>
            </w:r>
            <w:r>
              <w:rPr>
                <w:rFonts w:hint="eastAsia" w:cs="SimSun"/>
              </w:rPr>
              <w:t>:</w:t>
            </w:r>
            <w:r>
              <w:t>0</w:t>
            </w:r>
            <w:r>
              <w:rPr>
                <w:rFonts w:hint="eastAsia"/>
              </w:rPr>
              <w:t>A</w:t>
            </w:r>
            <w:r>
              <w:t>H</w:t>
            </w:r>
          </w:p>
        </w:tc>
        <w:tc>
          <w:tcPr>
            <w:tcW w:w="1526" w:type="pct"/>
            <w:noWrap w:val="0"/>
            <w:vAlign w:val="center"/>
          </w:tcPr>
          <w:p w14:paraId="1422E19E">
            <w:pPr>
              <w:pStyle w:val="99"/>
              <w:rPr>
                <w:rFonts w:cs="SimSun"/>
              </w:rPr>
            </w:pPr>
            <w:r>
              <w:t>ID12~ID6</w:t>
            </w:r>
            <w:r>
              <w:rPr>
                <w:rFonts w:hint="eastAsia" w:cs="SimSun"/>
              </w:rPr>
              <w:t>:</w:t>
            </w:r>
          </w:p>
          <w:p w14:paraId="7380CAA2">
            <w:pPr>
              <w:pStyle w:val="99"/>
            </w:pPr>
            <w:r>
              <w:rPr>
                <w:rFonts w:hint="eastAsia" w:cs="SimSun"/>
              </w:rPr>
              <w:t>同</w:t>
            </w:r>
            <w:r>
              <w:t>ID28~ID22</w:t>
            </w:r>
          </w:p>
        </w:tc>
        <w:tc>
          <w:tcPr>
            <w:tcW w:w="773" w:type="pct"/>
            <w:noWrap w:val="0"/>
            <w:vAlign w:val="center"/>
          </w:tcPr>
          <w:p w14:paraId="053C114E">
            <w:pPr>
              <w:pStyle w:val="99"/>
            </w:pPr>
            <w:r>
              <w:t>ID5~ID0</w:t>
            </w:r>
            <w:r>
              <w:rPr>
                <w:rFonts w:hint="eastAsia" w:cs="SimSun"/>
              </w:rPr>
              <w:t>:</w:t>
            </w:r>
            <w:r>
              <w:t>00H</w:t>
            </w:r>
          </w:p>
        </w:tc>
      </w:tr>
      <w:tr w14:paraId="4ED0E18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488" w:type="pct"/>
            <w:vMerge w:val="restart"/>
            <w:noWrap w:val="0"/>
            <w:vAlign w:val="center"/>
          </w:tcPr>
          <w:p w14:paraId="55F53D12">
            <w:pPr>
              <w:pStyle w:val="99"/>
            </w:pPr>
            <w:r>
              <w:rPr>
                <w:rFonts w:hint="eastAsia" w:cs="SimSun"/>
              </w:rPr>
              <w:t>数据域</w:t>
            </w:r>
          </w:p>
        </w:tc>
        <w:tc>
          <w:tcPr>
            <w:tcW w:w="796" w:type="pct"/>
            <w:noWrap w:val="0"/>
            <w:vAlign w:val="center"/>
          </w:tcPr>
          <w:p w14:paraId="03F5A237">
            <w:pPr>
              <w:pStyle w:val="99"/>
              <w:rPr>
                <w:rFonts w:hint="eastAsia"/>
              </w:rPr>
            </w:pPr>
            <w:r>
              <w:t>DATA0</w:t>
            </w:r>
            <w:r>
              <w:rPr>
                <w:rFonts w:hint="eastAsia"/>
              </w:rPr>
              <w:t>~3</w:t>
            </w:r>
          </w:p>
        </w:tc>
        <w:tc>
          <w:tcPr>
            <w:tcW w:w="349" w:type="pct"/>
            <w:noWrap w:val="0"/>
            <w:vAlign w:val="center"/>
          </w:tcPr>
          <w:p w14:paraId="5FE1EB28">
            <w:pPr>
              <w:pStyle w:val="99"/>
            </w:pPr>
          </w:p>
        </w:tc>
        <w:tc>
          <w:tcPr>
            <w:tcW w:w="1068" w:type="pct"/>
            <w:noWrap w:val="0"/>
            <w:vAlign w:val="center"/>
          </w:tcPr>
          <w:p w14:paraId="3B746B0B">
            <w:pPr>
              <w:pStyle w:val="99"/>
            </w:pPr>
            <w:r>
              <w:rPr>
                <w:rFonts w:hint="eastAsia"/>
              </w:rPr>
              <w:t>WGS-84系X位置</w:t>
            </w:r>
          </w:p>
        </w:tc>
        <w:tc>
          <w:tcPr>
            <w:tcW w:w="1526" w:type="pct"/>
            <w:noWrap w:val="0"/>
            <w:vAlign w:val="center"/>
          </w:tcPr>
          <w:p w14:paraId="28F215DC">
            <w:pPr>
              <w:pStyle w:val="99"/>
              <w:rPr>
                <w:rFonts w:hint="eastAsia"/>
              </w:rPr>
            </w:pPr>
          </w:p>
        </w:tc>
        <w:tc>
          <w:tcPr>
            <w:tcW w:w="773" w:type="pct"/>
            <w:noWrap w:val="0"/>
            <w:vAlign w:val="center"/>
          </w:tcPr>
          <w:p w14:paraId="6F213A7A">
            <w:pPr>
              <w:pStyle w:val="99"/>
              <w:jc w:val="both"/>
            </w:pPr>
            <w:r>
              <w:rPr>
                <w:rFonts w:hint="eastAsia"/>
              </w:rPr>
              <w:t>单精度浮点数，单位米</w:t>
            </w:r>
          </w:p>
        </w:tc>
      </w:tr>
      <w:tr w14:paraId="3C9BF78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488" w:type="pct"/>
            <w:vMerge w:val="continue"/>
            <w:noWrap w:val="0"/>
            <w:vAlign w:val="center"/>
          </w:tcPr>
          <w:p w14:paraId="28219F99">
            <w:pPr>
              <w:pStyle w:val="99"/>
            </w:pPr>
          </w:p>
        </w:tc>
        <w:tc>
          <w:tcPr>
            <w:tcW w:w="796" w:type="pct"/>
            <w:noWrap w:val="0"/>
            <w:vAlign w:val="center"/>
          </w:tcPr>
          <w:p w14:paraId="420E899B">
            <w:pPr>
              <w:pStyle w:val="99"/>
              <w:rPr>
                <w:rFonts w:hint="eastAsia"/>
              </w:rPr>
            </w:pPr>
            <w:r>
              <w:t>DATA</w:t>
            </w:r>
            <w:r>
              <w:rPr>
                <w:rFonts w:hint="eastAsia"/>
              </w:rPr>
              <w:t>4~7</w:t>
            </w:r>
          </w:p>
        </w:tc>
        <w:tc>
          <w:tcPr>
            <w:tcW w:w="349" w:type="pct"/>
            <w:noWrap w:val="0"/>
            <w:vAlign w:val="center"/>
          </w:tcPr>
          <w:p w14:paraId="3C3F6CBA">
            <w:pPr>
              <w:pStyle w:val="99"/>
            </w:pPr>
          </w:p>
        </w:tc>
        <w:tc>
          <w:tcPr>
            <w:tcW w:w="1068" w:type="pct"/>
            <w:noWrap w:val="0"/>
            <w:vAlign w:val="center"/>
          </w:tcPr>
          <w:p w14:paraId="30A7C1E7">
            <w:pPr>
              <w:pStyle w:val="99"/>
            </w:pPr>
            <w:r>
              <w:rPr>
                <w:rFonts w:hint="eastAsia"/>
              </w:rPr>
              <w:t>WGS-84系Y位置</w:t>
            </w:r>
          </w:p>
        </w:tc>
        <w:tc>
          <w:tcPr>
            <w:tcW w:w="1526" w:type="pct"/>
            <w:noWrap w:val="0"/>
            <w:vAlign w:val="center"/>
          </w:tcPr>
          <w:p w14:paraId="31FA1E2B">
            <w:pPr>
              <w:pStyle w:val="99"/>
              <w:rPr>
                <w:rFonts w:hint="eastAsia"/>
              </w:rPr>
            </w:pPr>
          </w:p>
        </w:tc>
        <w:tc>
          <w:tcPr>
            <w:tcW w:w="773" w:type="pct"/>
            <w:noWrap w:val="0"/>
            <w:vAlign w:val="center"/>
          </w:tcPr>
          <w:p w14:paraId="229BB736">
            <w:pPr>
              <w:pStyle w:val="99"/>
              <w:jc w:val="both"/>
            </w:pPr>
            <w:r>
              <w:rPr>
                <w:rFonts w:hint="eastAsia"/>
              </w:rPr>
              <w:t>单精度浮点数，单位米</w:t>
            </w:r>
          </w:p>
        </w:tc>
      </w:tr>
      <w:tr w14:paraId="435DD70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3" w:hRule="atLeast"/>
          <w:jc w:val="center"/>
        </w:trPr>
        <w:tc>
          <w:tcPr>
            <w:tcW w:w="488" w:type="pct"/>
            <w:vMerge w:val="restart"/>
            <w:noWrap w:val="0"/>
            <w:vAlign w:val="center"/>
          </w:tcPr>
          <w:p w14:paraId="39022715">
            <w:pPr>
              <w:pStyle w:val="99"/>
            </w:pPr>
            <w:r>
              <w:rPr>
                <w:rFonts w:hint="eastAsia"/>
              </w:rPr>
              <w:t>使用说明</w:t>
            </w:r>
          </w:p>
        </w:tc>
        <w:tc>
          <w:tcPr>
            <w:tcW w:w="796" w:type="pct"/>
            <w:noWrap w:val="0"/>
            <w:vAlign w:val="center"/>
          </w:tcPr>
          <w:p w14:paraId="44658969">
            <w:pPr>
              <w:pStyle w:val="99"/>
            </w:pPr>
            <w:r>
              <w:rPr>
                <w:rFonts w:hint="eastAsia"/>
              </w:rPr>
              <w:t>发送条件</w:t>
            </w:r>
          </w:p>
        </w:tc>
        <w:tc>
          <w:tcPr>
            <w:tcW w:w="3716" w:type="pct"/>
            <w:gridSpan w:val="4"/>
            <w:noWrap w:val="0"/>
            <w:vAlign w:val="center"/>
          </w:tcPr>
          <w:p w14:paraId="33BA3A47">
            <w:pPr>
              <w:pStyle w:val="99"/>
            </w:pPr>
            <w:r>
              <w:rPr>
                <w:rFonts w:hint="eastAsia"/>
              </w:rPr>
              <w:t>由中心机发出，发送频率为1Hz。启动船只识别任务后定时发送，结束任务后停止发送。</w:t>
            </w:r>
          </w:p>
        </w:tc>
      </w:tr>
      <w:tr w14:paraId="0A09122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3" w:hRule="atLeast"/>
          <w:jc w:val="center"/>
        </w:trPr>
        <w:tc>
          <w:tcPr>
            <w:tcW w:w="488" w:type="pct"/>
            <w:vMerge w:val="continue"/>
            <w:noWrap w:val="0"/>
            <w:vAlign w:val="center"/>
          </w:tcPr>
          <w:p w14:paraId="61CE5735">
            <w:pPr>
              <w:pStyle w:val="99"/>
            </w:pPr>
          </w:p>
        </w:tc>
        <w:tc>
          <w:tcPr>
            <w:tcW w:w="796" w:type="pct"/>
            <w:noWrap w:val="0"/>
            <w:vAlign w:val="center"/>
          </w:tcPr>
          <w:p w14:paraId="632CD166">
            <w:pPr>
              <w:pStyle w:val="99"/>
            </w:pPr>
            <w:r>
              <w:rPr>
                <w:rFonts w:hint="eastAsia"/>
              </w:rPr>
              <w:t>处理要求</w:t>
            </w:r>
          </w:p>
        </w:tc>
        <w:tc>
          <w:tcPr>
            <w:tcW w:w="3716" w:type="pct"/>
            <w:gridSpan w:val="4"/>
            <w:noWrap w:val="0"/>
            <w:vAlign w:val="center"/>
          </w:tcPr>
          <w:p w14:paraId="11CF0496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AI处理板不回应答</w:t>
            </w:r>
          </w:p>
        </w:tc>
      </w:tr>
    </w:tbl>
    <w:p w14:paraId="129B7DDF">
      <w:pPr>
        <w:ind w:firstLine="0" w:firstLineChars="0"/>
      </w:pPr>
    </w:p>
    <w:p w14:paraId="633733B5">
      <w:pPr>
        <w:pStyle w:val="6"/>
        <w:spacing w:before="326" w:after="163"/>
        <w:rPr>
          <w:rFonts w:hint="eastAsia"/>
        </w:rPr>
      </w:pPr>
      <w:r>
        <w:rPr>
          <w:rFonts w:hint="eastAsia"/>
        </w:rPr>
        <w:t>轨道参数2指令（AP-Z011）</w:t>
      </w:r>
    </w:p>
    <w:p w14:paraId="37F73843">
      <w:pPr>
        <w:pStyle w:val="14"/>
        <w:rPr>
          <w:rFonts w:hint="eastAsia"/>
        </w:rPr>
      </w:pPr>
      <w:r>
        <w:rPr>
          <w:rFonts w:hint="eastAsia"/>
        </w:rPr>
        <w:t>表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表 \* ARABIC</w:instrText>
      </w:r>
      <w:r>
        <w:instrText xml:space="preserve"> </w:instrText>
      </w:r>
      <w:r>
        <w:fldChar w:fldCharType="separate"/>
      </w:r>
      <w:r>
        <w:rPr>
          <w:lang/>
        </w:rPr>
        <w:t>21</w:t>
      </w:r>
      <w:r>
        <w:fldChar w:fldCharType="end"/>
      </w:r>
      <w:r>
        <w:t xml:space="preserve"> </w:t>
      </w:r>
      <w:r>
        <w:rPr>
          <w:rFonts w:hint="eastAsia"/>
        </w:rPr>
        <w:t>轨道参数2指令</w:t>
      </w:r>
    </w:p>
    <w:tbl>
      <w:tblPr>
        <w:tblStyle w:val="43"/>
        <w:tblW w:w="4897" w:type="pct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97"/>
        <w:gridCol w:w="1463"/>
        <w:gridCol w:w="642"/>
        <w:gridCol w:w="1963"/>
        <w:gridCol w:w="2805"/>
        <w:gridCol w:w="1421"/>
      </w:tblGrid>
      <w:tr w14:paraId="0F68F4D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jc w:val="center"/>
        </w:trPr>
        <w:tc>
          <w:tcPr>
            <w:tcW w:w="5000" w:type="pct"/>
            <w:gridSpan w:val="6"/>
            <w:noWrap w:val="0"/>
            <w:vAlign w:val="center"/>
          </w:tcPr>
          <w:p w14:paraId="157DA8C6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指令名称:轨道参数2指令:AP</w:t>
            </w:r>
            <w:r>
              <w:t>-Z0</w:t>
            </w:r>
            <w:r>
              <w:rPr>
                <w:rFonts w:hint="eastAsia"/>
              </w:rPr>
              <w:t>11</w:t>
            </w:r>
          </w:p>
        </w:tc>
      </w:tr>
      <w:tr w14:paraId="218F2E0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jc w:val="center"/>
        </w:trPr>
        <w:tc>
          <w:tcPr>
            <w:tcW w:w="488" w:type="pct"/>
            <w:noWrap w:val="0"/>
            <w:vAlign w:val="center"/>
          </w:tcPr>
          <w:p w14:paraId="14754395">
            <w:pPr>
              <w:pStyle w:val="99"/>
            </w:pPr>
            <w:r>
              <w:rPr>
                <w:rFonts w:hint="eastAsia" w:cs="SimSun"/>
              </w:rPr>
              <w:t>仲裁域</w:t>
            </w:r>
          </w:p>
        </w:tc>
        <w:tc>
          <w:tcPr>
            <w:tcW w:w="1145" w:type="pct"/>
            <w:gridSpan w:val="2"/>
            <w:noWrap w:val="0"/>
            <w:vAlign w:val="center"/>
          </w:tcPr>
          <w:p w14:paraId="2861AD90">
            <w:pPr>
              <w:pStyle w:val="99"/>
            </w:pPr>
            <w:r>
              <w:t>ID28~ID21</w:t>
            </w:r>
            <w:r>
              <w:rPr>
                <w:rFonts w:hint="eastAsia"/>
              </w:rPr>
              <w:t>:</w:t>
            </w:r>
            <w:r>
              <w:rPr>
                <w:rFonts w:hint="eastAsia" w:cs="SimSun"/>
              </w:rPr>
              <w:t>C8</w:t>
            </w:r>
            <w:r>
              <w:t>H</w:t>
            </w:r>
          </w:p>
        </w:tc>
        <w:tc>
          <w:tcPr>
            <w:tcW w:w="1068" w:type="pct"/>
            <w:noWrap w:val="0"/>
            <w:vAlign w:val="center"/>
          </w:tcPr>
          <w:p w14:paraId="53CD3E57">
            <w:pPr>
              <w:pStyle w:val="99"/>
            </w:pPr>
            <w:r>
              <w:t>ID20~ID13</w:t>
            </w:r>
            <w:r>
              <w:rPr>
                <w:rFonts w:hint="eastAsia" w:cs="SimSun"/>
              </w:rPr>
              <w:t>:</w:t>
            </w:r>
            <w:r>
              <w:t>0</w:t>
            </w:r>
            <w:r>
              <w:rPr>
                <w:rFonts w:hint="eastAsia"/>
              </w:rPr>
              <w:t>B</w:t>
            </w:r>
            <w:r>
              <w:t>H</w:t>
            </w:r>
          </w:p>
        </w:tc>
        <w:tc>
          <w:tcPr>
            <w:tcW w:w="1526" w:type="pct"/>
            <w:noWrap w:val="0"/>
            <w:vAlign w:val="center"/>
          </w:tcPr>
          <w:p w14:paraId="331592E0">
            <w:pPr>
              <w:pStyle w:val="99"/>
              <w:rPr>
                <w:rFonts w:cs="SimSun"/>
              </w:rPr>
            </w:pPr>
            <w:r>
              <w:t>ID12~ID6</w:t>
            </w:r>
            <w:r>
              <w:rPr>
                <w:rFonts w:hint="eastAsia" w:cs="SimSun"/>
              </w:rPr>
              <w:t>:</w:t>
            </w:r>
          </w:p>
          <w:p w14:paraId="057EA336">
            <w:pPr>
              <w:pStyle w:val="99"/>
            </w:pPr>
            <w:r>
              <w:rPr>
                <w:rFonts w:hint="eastAsia" w:cs="SimSun"/>
              </w:rPr>
              <w:t>同</w:t>
            </w:r>
            <w:r>
              <w:t>ID28~ID22</w:t>
            </w:r>
          </w:p>
        </w:tc>
        <w:tc>
          <w:tcPr>
            <w:tcW w:w="773" w:type="pct"/>
            <w:noWrap w:val="0"/>
            <w:vAlign w:val="center"/>
          </w:tcPr>
          <w:p w14:paraId="381FF3E2">
            <w:pPr>
              <w:pStyle w:val="99"/>
            </w:pPr>
            <w:r>
              <w:t>ID5~ID0</w:t>
            </w:r>
            <w:r>
              <w:rPr>
                <w:rFonts w:hint="eastAsia" w:cs="SimSun"/>
              </w:rPr>
              <w:t>:</w:t>
            </w:r>
            <w:r>
              <w:t>00H</w:t>
            </w:r>
          </w:p>
        </w:tc>
      </w:tr>
      <w:tr w14:paraId="7CD12C8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488" w:type="pct"/>
            <w:vMerge w:val="restart"/>
            <w:noWrap w:val="0"/>
            <w:vAlign w:val="center"/>
          </w:tcPr>
          <w:p w14:paraId="0BC3CDB5">
            <w:pPr>
              <w:pStyle w:val="99"/>
            </w:pPr>
            <w:r>
              <w:rPr>
                <w:rFonts w:hint="eastAsia" w:cs="SimSun"/>
              </w:rPr>
              <w:t>数据域</w:t>
            </w:r>
          </w:p>
        </w:tc>
        <w:tc>
          <w:tcPr>
            <w:tcW w:w="796" w:type="pct"/>
            <w:noWrap w:val="0"/>
            <w:vAlign w:val="center"/>
          </w:tcPr>
          <w:p w14:paraId="49F9D147">
            <w:pPr>
              <w:pStyle w:val="99"/>
            </w:pPr>
            <w:r>
              <w:t>DATA0</w:t>
            </w:r>
            <w:r>
              <w:rPr>
                <w:rFonts w:hint="eastAsia"/>
              </w:rPr>
              <w:t>~3</w:t>
            </w:r>
          </w:p>
        </w:tc>
        <w:tc>
          <w:tcPr>
            <w:tcW w:w="349" w:type="pct"/>
            <w:noWrap w:val="0"/>
            <w:vAlign w:val="center"/>
          </w:tcPr>
          <w:p w14:paraId="190FC64A">
            <w:pPr>
              <w:pStyle w:val="99"/>
            </w:pPr>
          </w:p>
        </w:tc>
        <w:tc>
          <w:tcPr>
            <w:tcW w:w="1068" w:type="pct"/>
            <w:noWrap w:val="0"/>
            <w:vAlign w:val="center"/>
          </w:tcPr>
          <w:p w14:paraId="0E099CA2">
            <w:pPr>
              <w:pStyle w:val="99"/>
            </w:pPr>
            <w:r>
              <w:rPr>
                <w:rFonts w:hint="eastAsia"/>
              </w:rPr>
              <w:t>WGS-84系Z位置</w:t>
            </w:r>
          </w:p>
        </w:tc>
        <w:tc>
          <w:tcPr>
            <w:tcW w:w="1526" w:type="pct"/>
            <w:noWrap w:val="0"/>
            <w:vAlign w:val="center"/>
          </w:tcPr>
          <w:p w14:paraId="2D89C36A">
            <w:pPr>
              <w:pStyle w:val="99"/>
              <w:rPr>
                <w:rFonts w:hint="eastAsia"/>
              </w:rPr>
            </w:pPr>
          </w:p>
        </w:tc>
        <w:tc>
          <w:tcPr>
            <w:tcW w:w="773" w:type="pct"/>
            <w:noWrap w:val="0"/>
            <w:vAlign w:val="center"/>
          </w:tcPr>
          <w:p w14:paraId="4131FD42">
            <w:pPr>
              <w:pStyle w:val="99"/>
              <w:jc w:val="both"/>
            </w:pPr>
            <w:r>
              <w:rPr>
                <w:rFonts w:hint="eastAsia"/>
              </w:rPr>
              <w:t>单精度浮点数，单位米</w:t>
            </w:r>
          </w:p>
        </w:tc>
      </w:tr>
      <w:tr w14:paraId="0B186FD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3" w:hRule="atLeast"/>
          <w:jc w:val="center"/>
        </w:trPr>
        <w:tc>
          <w:tcPr>
            <w:tcW w:w="488" w:type="pct"/>
            <w:vMerge w:val="continue"/>
            <w:noWrap w:val="0"/>
            <w:vAlign w:val="center"/>
          </w:tcPr>
          <w:p w14:paraId="5E7FA8A5">
            <w:pPr>
              <w:pStyle w:val="99"/>
            </w:pPr>
          </w:p>
        </w:tc>
        <w:tc>
          <w:tcPr>
            <w:tcW w:w="796" w:type="pct"/>
            <w:noWrap w:val="0"/>
            <w:vAlign w:val="center"/>
          </w:tcPr>
          <w:p w14:paraId="6B931BD7">
            <w:pPr>
              <w:pStyle w:val="99"/>
            </w:pPr>
            <w:r>
              <w:t>DATA</w:t>
            </w:r>
            <w:r>
              <w:rPr>
                <w:rFonts w:hint="eastAsia"/>
              </w:rPr>
              <w:t>4~7</w:t>
            </w:r>
          </w:p>
        </w:tc>
        <w:tc>
          <w:tcPr>
            <w:tcW w:w="349" w:type="pct"/>
            <w:noWrap w:val="0"/>
            <w:vAlign w:val="center"/>
          </w:tcPr>
          <w:p w14:paraId="2E760998">
            <w:pPr>
              <w:pStyle w:val="99"/>
            </w:pPr>
          </w:p>
        </w:tc>
        <w:tc>
          <w:tcPr>
            <w:tcW w:w="1068" w:type="pct"/>
            <w:noWrap w:val="0"/>
            <w:vAlign w:val="center"/>
          </w:tcPr>
          <w:p w14:paraId="1518A2DA">
            <w:pPr>
              <w:pStyle w:val="99"/>
            </w:pPr>
            <w:r>
              <w:rPr>
                <w:rFonts w:hint="eastAsia"/>
              </w:rPr>
              <w:t>WGS-84系X速度</w:t>
            </w:r>
          </w:p>
        </w:tc>
        <w:tc>
          <w:tcPr>
            <w:tcW w:w="1526" w:type="pct"/>
            <w:noWrap w:val="0"/>
            <w:vAlign w:val="center"/>
          </w:tcPr>
          <w:p w14:paraId="7AF47ED7">
            <w:pPr>
              <w:pStyle w:val="99"/>
            </w:pPr>
          </w:p>
        </w:tc>
        <w:tc>
          <w:tcPr>
            <w:tcW w:w="773" w:type="pct"/>
            <w:noWrap w:val="0"/>
            <w:vAlign w:val="center"/>
          </w:tcPr>
          <w:p w14:paraId="6C04C259">
            <w:pPr>
              <w:pStyle w:val="99"/>
              <w:jc w:val="both"/>
            </w:pPr>
            <w:r>
              <w:rPr>
                <w:rFonts w:hint="eastAsia"/>
              </w:rPr>
              <w:t>单精度浮点数，单位米/秒</w:t>
            </w:r>
          </w:p>
        </w:tc>
      </w:tr>
      <w:tr w14:paraId="420F9A4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3" w:hRule="atLeast"/>
          <w:jc w:val="center"/>
        </w:trPr>
        <w:tc>
          <w:tcPr>
            <w:tcW w:w="488" w:type="pct"/>
            <w:vMerge w:val="restart"/>
            <w:noWrap w:val="0"/>
            <w:vAlign w:val="center"/>
          </w:tcPr>
          <w:p w14:paraId="07F86E34">
            <w:pPr>
              <w:pStyle w:val="99"/>
            </w:pPr>
            <w:r>
              <w:rPr>
                <w:rFonts w:hint="eastAsia"/>
              </w:rPr>
              <w:t>使用说明</w:t>
            </w:r>
          </w:p>
        </w:tc>
        <w:tc>
          <w:tcPr>
            <w:tcW w:w="796" w:type="pct"/>
            <w:noWrap w:val="0"/>
            <w:vAlign w:val="center"/>
          </w:tcPr>
          <w:p w14:paraId="67DCEA13">
            <w:pPr>
              <w:pStyle w:val="99"/>
            </w:pPr>
            <w:r>
              <w:rPr>
                <w:rFonts w:hint="eastAsia"/>
              </w:rPr>
              <w:t>发送条件</w:t>
            </w:r>
          </w:p>
        </w:tc>
        <w:tc>
          <w:tcPr>
            <w:tcW w:w="3716" w:type="pct"/>
            <w:gridSpan w:val="4"/>
            <w:noWrap w:val="0"/>
            <w:vAlign w:val="center"/>
          </w:tcPr>
          <w:p w14:paraId="06A4F8BE">
            <w:pPr>
              <w:pStyle w:val="99"/>
            </w:pPr>
            <w:r>
              <w:rPr>
                <w:rFonts w:hint="eastAsia"/>
              </w:rPr>
              <w:t>由中心机发出，发送频率为1Hz。启动船只识别任务后定时发送，结束任务后停止发送。</w:t>
            </w:r>
          </w:p>
        </w:tc>
      </w:tr>
      <w:tr w14:paraId="02F3928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3" w:hRule="atLeast"/>
          <w:jc w:val="center"/>
        </w:trPr>
        <w:tc>
          <w:tcPr>
            <w:tcW w:w="488" w:type="pct"/>
            <w:vMerge w:val="continue"/>
            <w:noWrap w:val="0"/>
            <w:vAlign w:val="center"/>
          </w:tcPr>
          <w:p w14:paraId="31CEBAD0">
            <w:pPr>
              <w:pStyle w:val="99"/>
            </w:pPr>
          </w:p>
        </w:tc>
        <w:tc>
          <w:tcPr>
            <w:tcW w:w="796" w:type="pct"/>
            <w:noWrap w:val="0"/>
            <w:vAlign w:val="center"/>
          </w:tcPr>
          <w:p w14:paraId="6175B955">
            <w:pPr>
              <w:pStyle w:val="99"/>
            </w:pPr>
            <w:r>
              <w:rPr>
                <w:rFonts w:hint="eastAsia"/>
              </w:rPr>
              <w:t>处理要求</w:t>
            </w:r>
          </w:p>
        </w:tc>
        <w:tc>
          <w:tcPr>
            <w:tcW w:w="3716" w:type="pct"/>
            <w:gridSpan w:val="4"/>
            <w:noWrap w:val="0"/>
            <w:vAlign w:val="center"/>
          </w:tcPr>
          <w:p w14:paraId="797C5199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AI处理板不回应答</w:t>
            </w:r>
          </w:p>
        </w:tc>
      </w:tr>
    </w:tbl>
    <w:p w14:paraId="2435A037">
      <w:pPr>
        <w:ind w:firstLine="0" w:firstLineChars="0"/>
      </w:pPr>
    </w:p>
    <w:p w14:paraId="4B098901">
      <w:pPr>
        <w:pStyle w:val="6"/>
        <w:spacing w:before="326" w:after="163"/>
        <w:rPr>
          <w:rFonts w:hint="eastAsia"/>
        </w:rPr>
      </w:pPr>
      <w:r>
        <w:rPr>
          <w:rFonts w:hint="eastAsia"/>
        </w:rPr>
        <w:t>轨道参数3指令（AP-Z012）</w:t>
      </w:r>
    </w:p>
    <w:p w14:paraId="2EA67C78">
      <w:pPr>
        <w:pStyle w:val="14"/>
        <w:rPr>
          <w:rFonts w:hint="eastAsia"/>
        </w:rPr>
      </w:pPr>
      <w:r>
        <w:rPr>
          <w:rFonts w:hint="eastAsia"/>
        </w:rPr>
        <w:t>表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表 \* ARABIC</w:instrText>
      </w:r>
      <w:r>
        <w:instrText xml:space="preserve"> </w:instrText>
      </w:r>
      <w:r>
        <w:fldChar w:fldCharType="separate"/>
      </w:r>
      <w:r>
        <w:rPr>
          <w:lang/>
        </w:rPr>
        <w:t>22</w:t>
      </w:r>
      <w:r>
        <w:fldChar w:fldCharType="end"/>
      </w:r>
      <w:r>
        <w:t xml:space="preserve"> </w:t>
      </w:r>
      <w:r>
        <w:rPr>
          <w:rFonts w:hint="eastAsia"/>
        </w:rPr>
        <w:t>轨道参数3指令</w:t>
      </w:r>
    </w:p>
    <w:tbl>
      <w:tblPr>
        <w:tblStyle w:val="43"/>
        <w:tblW w:w="4897" w:type="pct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97"/>
        <w:gridCol w:w="1463"/>
        <w:gridCol w:w="642"/>
        <w:gridCol w:w="1963"/>
        <w:gridCol w:w="2805"/>
        <w:gridCol w:w="1421"/>
      </w:tblGrid>
      <w:tr w14:paraId="068A342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jc w:val="center"/>
        </w:trPr>
        <w:tc>
          <w:tcPr>
            <w:tcW w:w="5000" w:type="pct"/>
            <w:gridSpan w:val="6"/>
            <w:noWrap w:val="0"/>
            <w:vAlign w:val="center"/>
          </w:tcPr>
          <w:p w14:paraId="7C1AFB65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指令名称:轨道参数3指令:AP</w:t>
            </w:r>
            <w:r>
              <w:t>-Z0</w:t>
            </w:r>
            <w:r>
              <w:rPr>
                <w:rFonts w:hint="eastAsia"/>
              </w:rPr>
              <w:t>12</w:t>
            </w:r>
          </w:p>
        </w:tc>
      </w:tr>
      <w:tr w14:paraId="47F6A75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jc w:val="center"/>
        </w:trPr>
        <w:tc>
          <w:tcPr>
            <w:tcW w:w="488" w:type="pct"/>
            <w:noWrap w:val="0"/>
            <w:vAlign w:val="center"/>
          </w:tcPr>
          <w:p w14:paraId="10420A6C">
            <w:pPr>
              <w:pStyle w:val="99"/>
            </w:pPr>
            <w:r>
              <w:rPr>
                <w:rFonts w:hint="eastAsia" w:cs="SimSun"/>
              </w:rPr>
              <w:t>仲裁域</w:t>
            </w:r>
          </w:p>
        </w:tc>
        <w:tc>
          <w:tcPr>
            <w:tcW w:w="1145" w:type="pct"/>
            <w:gridSpan w:val="2"/>
            <w:noWrap w:val="0"/>
            <w:vAlign w:val="center"/>
          </w:tcPr>
          <w:p w14:paraId="498A2EE0">
            <w:pPr>
              <w:pStyle w:val="99"/>
            </w:pPr>
            <w:r>
              <w:t>ID28~ID21</w:t>
            </w:r>
            <w:r>
              <w:rPr>
                <w:rFonts w:hint="eastAsia"/>
              </w:rPr>
              <w:t>:</w:t>
            </w:r>
            <w:r>
              <w:rPr>
                <w:rFonts w:hint="eastAsia" w:cs="SimSun"/>
              </w:rPr>
              <w:t>C8</w:t>
            </w:r>
            <w:r>
              <w:t>H</w:t>
            </w:r>
          </w:p>
        </w:tc>
        <w:tc>
          <w:tcPr>
            <w:tcW w:w="1068" w:type="pct"/>
            <w:noWrap w:val="0"/>
            <w:vAlign w:val="center"/>
          </w:tcPr>
          <w:p w14:paraId="7EDF667C">
            <w:pPr>
              <w:pStyle w:val="99"/>
            </w:pPr>
            <w:r>
              <w:t>ID20~ID13</w:t>
            </w:r>
            <w:r>
              <w:rPr>
                <w:rFonts w:hint="eastAsia" w:cs="SimSun"/>
              </w:rPr>
              <w:t>:</w:t>
            </w:r>
            <w:r>
              <w:t>0</w:t>
            </w:r>
            <w:r>
              <w:rPr>
                <w:rFonts w:hint="eastAsia"/>
              </w:rPr>
              <w:t>C</w:t>
            </w:r>
            <w:r>
              <w:t>H</w:t>
            </w:r>
          </w:p>
        </w:tc>
        <w:tc>
          <w:tcPr>
            <w:tcW w:w="1526" w:type="pct"/>
            <w:noWrap w:val="0"/>
            <w:vAlign w:val="center"/>
          </w:tcPr>
          <w:p w14:paraId="69438185">
            <w:pPr>
              <w:pStyle w:val="99"/>
              <w:rPr>
                <w:rFonts w:cs="SimSun"/>
              </w:rPr>
            </w:pPr>
            <w:r>
              <w:t>ID12~ID6</w:t>
            </w:r>
            <w:r>
              <w:rPr>
                <w:rFonts w:hint="eastAsia" w:cs="SimSun"/>
              </w:rPr>
              <w:t>:</w:t>
            </w:r>
          </w:p>
          <w:p w14:paraId="40BAA4BE">
            <w:pPr>
              <w:pStyle w:val="99"/>
            </w:pPr>
            <w:r>
              <w:rPr>
                <w:rFonts w:hint="eastAsia" w:cs="SimSun"/>
              </w:rPr>
              <w:t>同</w:t>
            </w:r>
            <w:r>
              <w:t>ID28~ID22</w:t>
            </w:r>
          </w:p>
        </w:tc>
        <w:tc>
          <w:tcPr>
            <w:tcW w:w="773" w:type="pct"/>
            <w:noWrap w:val="0"/>
            <w:vAlign w:val="center"/>
          </w:tcPr>
          <w:p w14:paraId="16B9215E">
            <w:pPr>
              <w:pStyle w:val="99"/>
            </w:pPr>
            <w:r>
              <w:t>ID5~ID0</w:t>
            </w:r>
            <w:r>
              <w:rPr>
                <w:rFonts w:hint="eastAsia" w:cs="SimSun"/>
              </w:rPr>
              <w:t>:</w:t>
            </w:r>
            <w:r>
              <w:t>00H</w:t>
            </w:r>
          </w:p>
        </w:tc>
      </w:tr>
      <w:tr w14:paraId="6BBE572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488" w:type="pct"/>
            <w:vMerge w:val="restart"/>
            <w:noWrap w:val="0"/>
            <w:vAlign w:val="center"/>
          </w:tcPr>
          <w:p w14:paraId="16D8BE3D">
            <w:pPr>
              <w:pStyle w:val="99"/>
            </w:pPr>
            <w:r>
              <w:rPr>
                <w:rFonts w:hint="eastAsia" w:cs="SimSun"/>
              </w:rPr>
              <w:t>数据域</w:t>
            </w:r>
          </w:p>
        </w:tc>
        <w:tc>
          <w:tcPr>
            <w:tcW w:w="796" w:type="pct"/>
            <w:noWrap w:val="0"/>
            <w:vAlign w:val="center"/>
          </w:tcPr>
          <w:p w14:paraId="064E71B5">
            <w:pPr>
              <w:pStyle w:val="99"/>
            </w:pPr>
            <w:r>
              <w:t>DATA0</w:t>
            </w:r>
            <w:r>
              <w:rPr>
                <w:rFonts w:hint="eastAsia"/>
              </w:rPr>
              <w:t>~3</w:t>
            </w:r>
          </w:p>
        </w:tc>
        <w:tc>
          <w:tcPr>
            <w:tcW w:w="349" w:type="pct"/>
            <w:noWrap w:val="0"/>
            <w:vAlign w:val="center"/>
          </w:tcPr>
          <w:p w14:paraId="3C873F46">
            <w:pPr>
              <w:pStyle w:val="99"/>
            </w:pPr>
          </w:p>
        </w:tc>
        <w:tc>
          <w:tcPr>
            <w:tcW w:w="1068" w:type="pct"/>
            <w:noWrap w:val="0"/>
            <w:vAlign w:val="center"/>
          </w:tcPr>
          <w:p w14:paraId="2B53DC5A">
            <w:pPr>
              <w:pStyle w:val="99"/>
            </w:pPr>
            <w:r>
              <w:rPr>
                <w:rFonts w:hint="eastAsia"/>
              </w:rPr>
              <w:t>WGS-84系Y速度</w:t>
            </w:r>
          </w:p>
        </w:tc>
        <w:tc>
          <w:tcPr>
            <w:tcW w:w="1526" w:type="pct"/>
            <w:noWrap w:val="0"/>
            <w:vAlign w:val="center"/>
          </w:tcPr>
          <w:p w14:paraId="3AC4FD83">
            <w:pPr>
              <w:pStyle w:val="99"/>
              <w:rPr>
                <w:rFonts w:hint="eastAsia"/>
              </w:rPr>
            </w:pPr>
          </w:p>
        </w:tc>
        <w:tc>
          <w:tcPr>
            <w:tcW w:w="773" w:type="pct"/>
            <w:noWrap w:val="0"/>
            <w:vAlign w:val="center"/>
          </w:tcPr>
          <w:p w14:paraId="2E894D63">
            <w:pPr>
              <w:pStyle w:val="99"/>
            </w:pPr>
            <w:r>
              <w:rPr>
                <w:rFonts w:hint="eastAsia"/>
              </w:rPr>
              <w:t>单精度浮点数，单位米/秒</w:t>
            </w:r>
          </w:p>
        </w:tc>
      </w:tr>
      <w:tr w14:paraId="2CAED44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3" w:hRule="atLeast"/>
          <w:jc w:val="center"/>
        </w:trPr>
        <w:tc>
          <w:tcPr>
            <w:tcW w:w="488" w:type="pct"/>
            <w:vMerge w:val="continue"/>
            <w:noWrap w:val="0"/>
            <w:vAlign w:val="center"/>
          </w:tcPr>
          <w:p w14:paraId="5595FC97">
            <w:pPr>
              <w:pStyle w:val="99"/>
            </w:pPr>
          </w:p>
        </w:tc>
        <w:tc>
          <w:tcPr>
            <w:tcW w:w="796" w:type="pct"/>
            <w:noWrap w:val="0"/>
            <w:vAlign w:val="center"/>
          </w:tcPr>
          <w:p w14:paraId="793048A1">
            <w:pPr>
              <w:pStyle w:val="99"/>
            </w:pPr>
            <w:r>
              <w:t>DATA</w:t>
            </w:r>
            <w:r>
              <w:rPr>
                <w:rFonts w:hint="eastAsia"/>
              </w:rPr>
              <w:t>4~7</w:t>
            </w:r>
          </w:p>
        </w:tc>
        <w:tc>
          <w:tcPr>
            <w:tcW w:w="349" w:type="pct"/>
            <w:noWrap w:val="0"/>
            <w:vAlign w:val="center"/>
          </w:tcPr>
          <w:p w14:paraId="25BC0186">
            <w:pPr>
              <w:pStyle w:val="99"/>
            </w:pPr>
          </w:p>
        </w:tc>
        <w:tc>
          <w:tcPr>
            <w:tcW w:w="1068" w:type="pct"/>
            <w:noWrap w:val="0"/>
            <w:vAlign w:val="center"/>
          </w:tcPr>
          <w:p w14:paraId="692CA2D3">
            <w:pPr>
              <w:pStyle w:val="99"/>
            </w:pPr>
            <w:r>
              <w:rPr>
                <w:rFonts w:hint="eastAsia"/>
              </w:rPr>
              <w:t>WGS-84系Z速度</w:t>
            </w:r>
          </w:p>
        </w:tc>
        <w:tc>
          <w:tcPr>
            <w:tcW w:w="1526" w:type="pct"/>
            <w:noWrap w:val="0"/>
            <w:vAlign w:val="center"/>
          </w:tcPr>
          <w:p w14:paraId="0C53A9D5">
            <w:pPr>
              <w:pStyle w:val="99"/>
            </w:pPr>
          </w:p>
        </w:tc>
        <w:tc>
          <w:tcPr>
            <w:tcW w:w="773" w:type="pct"/>
            <w:noWrap w:val="0"/>
            <w:vAlign w:val="center"/>
          </w:tcPr>
          <w:p w14:paraId="75B40259">
            <w:pPr>
              <w:pStyle w:val="99"/>
              <w:jc w:val="left"/>
            </w:pPr>
            <w:r>
              <w:rPr>
                <w:rFonts w:hint="eastAsia"/>
              </w:rPr>
              <w:t>单精度浮点数，单位米/秒</w:t>
            </w:r>
          </w:p>
        </w:tc>
      </w:tr>
      <w:tr w14:paraId="3728779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3" w:hRule="atLeast"/>
          <w:jc w:val="center"/>
        </w:trPr>
        <w:tc>
          <w:tcPr>
            <w:tcW w:w="488" w:type="pct"/>
            <w:vMerge w:val="restart"/>
            <w:noWrap w:val="0"/>
            <w:vAlign w:val="center"/>
          </w:tcPr>
          <w:p w14:paraId="51CC8A3B">
            <w:pPr>
              <w:pStyle w:val="99"/>
            </w:pPr>
            <w:r>
              <w:rPr>
                <w:rFonts w:hint="eastAsia"/>
              </w:rPr>
              <w:t>使用说明</w:t>
            </w:r>
          </w:p>
        </w:tc>
        <w:tc>
          <w:tcPr>
            <w:tcW w:w="796" w:type="pct"/>
            <w:noWrap w:val="0"/>
            <w:vAlign w:val="center"/>
          </w:tcPr>
          <w:p w14:paraId="2BAD2C34">
            <w:pPr>
              <w:pStyle w:val="99"/>
            </w:pPr>
            <w:r>
              <w:rPr>
                <w:rFonts w:hint="eastAsia"/>
              </w:rPr>
              <w:t>发送条件</w:t>
            </w:r>
          </w:p>
        </w:tc>
        <w:tc>
          <w:tcPr>
            <w:tcW w:w="3716" w:type="pct"/>
            <w:gridSpan w:val="4"/>
            <w:noWrap w:val="0"/>
            <w:vAlign w:val="center"/>
          </w:tcPr>
          <w:p w14:paraId="31B5335B">
            <w:pPr>
              <w:pStyle w:val="99"/>
            </w:pPr>
            <w:r>
              <w:rPr>
                <w:rFonts w:hint="eastAsia"/>
              </w:rPr>
              <w:t>由中心机发出，发送频率为1Hz。启动船只识别任务后定时发送，结束任务后停止发送。</w:t>
            </w:r>
          </w:p>
        </w:tc>
      </w:tr>
      <w:tr w14:paraId="116671D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3" w:hRule="atLeast"/>
          <w:jc w:val="center"/>
        </w:trPr>
        <w:tc>
          <w:tcPr>
            <w:tcW w:w="488" w:type="pct"/>
            <w:vMerge w:val="continue"/>
            <w:noWrap w:val="0"/>
            <w:vAlign w:val="center"/>
          </w:tcPr>
          <w:p w14:paraId="3A66807D">
            <w:pPr>
              <w:pStyle w:val="99"/>
            </w:pPr>
          </w:p>
        </w:tc>
        <w:tc>
          <w:tcPr>
            <w:tcW w:w="796" w:type="pct"/>
            <w:noWrap w:val="0"/>
            <w:vAlign w:val="center"/>
          </w:tcPr>
          <w:p w14:paraId="1E7C51DA">
            <w:pPr>
              <w:pStyle w:val="99"/>
            </w:pPr>
            <w:r>
              <w:rPr>
                <w:rFonts w:hint="eastAsia"/>
              </w:rPr>
              <w:t>处理要求</w:t>
            </w:r>
          </w:p>
        </w:tc>
        <w:tc>
          <w:tcPr>
            <w:tcW w:w="3716" w:type="pct"/>
            <w:gridSpan w:val="4"/>
            <w:noWrap w:val="0"/>
            <w:vAlign w:val="center"/>
          </w:tcPr>
          <w:p w14:paraId="54510413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AI处理板不回应答</w:t>
            </w:r>
          </w:p>
        </w:tc>
      </w:tr>
    </w:tbl>
    <w:p w14:paraId="02026F0B">
      <w:pPr>
        <w:ind w:firstLine="0" w:firstLineChars="0"/>
      </w:pPr>
    </w:p>
    <w:p w14:paraId="2B1AAA8E">
      <w:pPr>
        <w:pStyle w:val="6"/>
        <w:spacing w:before="326" w:after="163"/>
        <w:rPr>
          <w:rFonts w:hint="eastAsia"/>
        </w:rPr>
      </w:pPr>
      <w:r>
        <w:rPr>
          <w:rFonts w:hint="eastAsia"/>
        </w:rPr>
        <w:t>轨道参数4指令（AP-Z013）</w:t>
      </w:r>
    </w:p>
    <w:p w14:paraId="302AD758">
      <w:pPr>
        <w:pStyle w:val="14"/>
        <w:rPr>
          <w:rFonts w:hint="eastAsia"/>
        </w:rPr>
      </w:pPr>
      <w:r>
        <w:rPr>
          <w:rFonts w:hint="eastAsia"/>
        </w:rPr>
        <w:t>表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表 \* ARABIC</w:instrText>
      </w:r>
      <w:r>
        <w:instrText xml:space="preserve"> </w:instrText>
      </w:r>
      <w:r>
        <w:fldChar w:fldCharType="separate"/>
      </w:r>
      <w:r>
        <w:rPr>
          <w:lang/>
        </w:rPr>
        <w:t>23</w:t>
      </w:r>
      <w:r>
        <w:fldChar w:fldCharType="end"/>
      </w:r>
      <w:r>
        <w:t xml:space="preserve"> </w:t>
      </w:r>
      <w:r>
        <w:rPr>
          <w:rFonts w:hint="eastAsia"/>
        </w:rPr>
        <w:t>轨道参数4指令</w:t>
      </w:r>
    </w:p>
    <w:tbl>
      <w:tblPr>
        <w:tblStyle w:val="43"/>
        <w:tblW w:w="4897" w:type="pct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97"/>
        <w:gridCol w:w="1463"/>
        <w:gridCol w:w="642"/>
        <w:gridCol w:w="1963"/>
        <w:gridCol w:w="2805"/>
        <w:gridCol w:w="1421"/>
      </w:tblGrid>
      <w:tr w14:paraId="01B9BB6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jc w:val="center"/>
        </w:trPr>
        <w:tc>
          <w:tcPr>
            <w:tcW w:w="5000" w:type="pct"/>
            <w:gridSpan w:val="6"/>
            <w:noWrap w:val="0"/>
            <w:vAlign w:val="center"/>
          </w:tcPr>
          <w:p w14:paraId="65CB24D1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指令名称:轨道参数4指令:AP</w:t>
            </w:r>
            <w:r>
              <w:t>-Z0</w:t>
            </w:r>
            <w:r>
              <w:rPr>
                <w:rFonts w:hint="eastAsia"/>
              </w:rPr>
              <w:t>13</w:t>
            </w:r>
          </w:p>
        </w:tc>
      </w:tr>
      <w:tr w14:paraId="1F68A41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jc w:val="center"/>
        </w:trPr>
        <w:tc>
          <w:tcPr>
            <w:tcW w:w="488" w:type="pct"/>
            <w:noWrap w:val="0"/>
            <w:vAlign w:val="center"/>
          </w:tcPr>
          <w:p w14:paraId="26D019F2">
            <w:pPr>
              <w:pStyle w:val="99"/>
            </w:pPr>
            <w:r>
              <w:rPr>
                <w:rFonts w:hint="eastAsia" w:cs="SimSun"/>
              </w:rPr>
              <w:t>仲裁域</w:t>
            </w:r>
          </w:p>
        </w:tc>
        <w:tc>
          <w:tcPr>
            <w:tcW w:w="1145" w:type="pct"/>
            <w:gridSpan w:val="2"/>
            <w:noWrap w:val="0"/>
            <w:vAlign w:val="center"/>
          </w:tcPr>
          <w:p w14:paraId="56F08BF6">
            <w:pPr>
              <w:pStyle w:val="99"/>
            </w:pPr>
            <w:r>
              <w:t>ID28~ID21</w:t>
            </w:r>
            <w:r>
              <w:rPr>
                <w:rFonts w:hint="eastAsia"/>
              </w:rPr>
              <w:t>:</w:t>
            </w:r>
            <w:r>
              <w:rPr>
                <w:rFonts w:hint="eastAsia" w:cs="SimSun"/>
              </w:rPr>
              <w:t>C8</w:t>
            </w:r>
            <w:r>
              <w:t>H</w:t>
            </w:r>
          </w:p>
        </w:tc>
        <w:tc>
          <w:tcPr>
            <w:tcW w:w="1068" w:type="pct"/>
            <w:noWrap w:val="0"/>
            <w:vAlign w:val="center"/>
          </w:tcPr>
          <w:p w14:paraId="2E1F6F7C">
            <w:pPr>
              <w:pStyle w:val="99"/>
            </w:pPr>
            <w:r>
              <w:t>ID20~ID13</w:t>
            </w:r>
            <w:r>
              <w:rPr>
                <w:rFonts w:hint="eastAsia" w:cs="SimSun"/>
              </w:rPr>
              <w:t>:</w:t>
            </w:r>
            <w:r>
              <w:t>0</w:t>
            </w:r>
            <w:r>
              <w:rPr>
                <w:rFonts w:hint="eastAsia"/>
              </w:rPr>
              <w:t>D</w:t>
            </w:r>
            <w:r>
              <w:t>H</w:t>
            </w:r>
          </w:p>
        </w:tc>
        <w:tc>
          <w:tcPr>
            <w:tcW w:w="1526" w:type="pct"/>
            <w:noWrap w:val="0"/>
            <w:vAlign w:val="center"/>
          </w:tcPr>
          <w:p w14:paraId="1731FB4E">
            <w:pPr>
              <w:pStyle w:val="99"/>
              <w:rPr>
                <w:rFonts w:cs="SimSun"/>
              </w:rPr>
            </w:pPr>
            <w:r>
              <w:t>ID12~ID6</w:t>
            </w:r>
            <w:r>
              <w:rPr>
                <w:rFonts w:hint="eastAsia" w:cs="SimSun"/>
              </w:rPr>
              <w:t>:</w:t>
            </w:r>
          </w:p>
          <w:p w14:paraId="5E59C22A">
            <w:pPr>
              <w:pStyle w:val="99"/>
            </w:pPr>
            <w:r>
              <w:rPr>
                <w:rFonts w:hint="eastAsia" w:cs="SimSun"/>
              </w:rPr>
              <w:t>同</w:t>
            </w:r>
            <w:r>
              <w:t>ID28~ID22</w:t>
            </w:r>
          </w:p>
        </w:tc>
        <w:tc>
          <w:tcPr>
            <w:tcW w:w="773" w:type="pct"/>
            <w:noWrap w:val="0"/>
            <w:vAlign w:val="center"/>
          </w:tcPr>
          <w:p w14:paraId="45A2DBF1">
            <w:pPr>
              <w:pStyle w:val="99"/>
            </w:pPr>
            <w:r>
              <w:t>ID5~ID0</w:t>
            </w:r>
            <w:r>
              <w:rPr>
                <w:rFonts w:hint="eastAsia" w:cs="SimSun"/>
              </w:rPr>
              <w:t>:</w:t>
            </w:r>
            <w:r>
              <w:t>00H</w:t>
            </w:r>
          </w:p>
        </w:tc>
      </w:tr>
      <w:tr w14:paraId="6E2C1B3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488" w:type="pct"/>
            <w:vMerge w:val="restart"/>
            <w:noWrap w:val="0"/>
            <w:vAlign w:val="center"/>
          </w:tcPr>
          <w:p w14:paraId="33B08C98">
            <w:pPr>
              <w:pStyle w:val="99"/>
            </w:pPr>
            <w:r>
              <w:rPr>
                <w:rFonts w:hint="eastAsia" w:cs="SimSun"/>
              </w:rPr>
              <w:t>数据域</w:t>
            </w:r>
          </w:p>
        </w:tc>
        <w:tc>
          <w:tcPr>
            <w:tcW w:w="796" w:type="pct"/>
            <w:noWrap w:val="0"/>
            <w:vAlign w:val="center"/>
          </w:tcPr>
          <w:p w14:paraId="0AC7087B">
            <w:pPr>
              <w:pStyle w:val="99"/>
            </w:pPr>
            <w:r>
              <w:t>DATA0</w:t>
            </w:r>
            <w:r>
              <w:rPr>
                <w:rFonts w:hint="eastAsia"/>
              </w:rPr>
              <w:t>~3</w:t>
            </w:r>
          </w:p>
        </w:tc>
        <w:tc>
          <w:tcPr>
            <w:tcW w:w="349" w:type="pct"/>
            <w:noWrap w:val="0"/>
            <w:vAlign w:val="center"/>
          </w:tcPr>
          <w:p w14:paraId="6AC34011">
            <w:pPr>
              <w:pStyle w:val="99"/>
            </w:pPr>
          </w:p>
        </w:tc>
        <w:tc>
          <w:tcPr>
            <w:tcW w:w="1068" w:type="pct"/>
            <w:noWrap w:val="0"/>
            <w:vAlign w:val="center"/>
          </w:tcPr>
          <w:p w14:paraId="3CF608BB">
            <w:pPr>
              <w:pStyle w:val="99"/>
            </w:pPr>
            <w:r>
              <w:rPr>
                <w:rFonts w:hint="eastAsia"/>
              </w:rPr>
              <w:t>六根数-半长轴（a）</w:t>
            </w:r>
          </w:p>
        </w:tc>
        <w:tc>
          <w:tcPr>
            <w:tcW w:w="1526" w:type="pct"/>
            <w:noWrap w:val="0"/>
            <w:vAlign w:val="center"/>
          </w:tcPr>
          <w:p w14:paraId="309FF267">
            <w:pPr>
              <w:pStyle w:val="99"/>
              <w:rPr>
                <w:rFonts w:hint="eastAsia"/>
              </w:rPr>
            </w:pPr>
          </w:p>
        </w:tc>
        <w:tc>
          <w:tcPr>
            <w:tcW w:w="773" w:type="pct"/>
            <w:noWrap w:val="0"/>
            <w:vAlign w:val="center"/>
          </w:tcPr>
          <w:p w14:paraId="3006AE20">
            <w:pPr>
              <w:pStyle w:val="99"/>
              <w:jc w:val="left"/>
            </w:pPr>
            <w:r>
              <w:rPr>
                <w:rFonts w:hint="eastAsia"/>
              </w:rPr>
              <w:t>单精度浮点数，单位米</w:t>
            </w:r>
          </w:p>
        </w:tc>
      </w:tr>
      <w:tr w14:paraId="4C9BEBC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3" w:hRule="atLeast"/>
          <w:jc w:val="center"/>
        </w:trPr>
        <w:tc>
          <w:tcPr>
            <w:tcW w:w="488" w:type="pct"/>
            <w:vMerge w:val="continue"/>
            <w:noWrap w:val="0"/>
            <w:vAlign w:val="center"/>
          </w:tcPr>
          <w:p w14:paraId="0804B080">
            <w:pPr>
              <w:pStyle w:val="99"/>
            </w:pPr>
          </w:p>
        </w:tc>
        <w:tc>
          <w:tcPr>
            <w:tcW w:w="796" w:type="pct"/>
            <w:noWrap w:val="0"/>
            <w:vAlign w:val="center"/>
          </w:tcPr>
          <w:p w14:paraId="2E876077">
            <w:pPr>
              <w:pStyle w:val="99"/>
            </w:pPr>
            <w:r>
              <w:t>DATA</w:t>
            </w:r>
            <w:r>
              <w:rPr>
                <w:rFonts w:hint="eastAsia"/>
              </w:rPr>
              <w:t>4~7</w:t>
            </w:r>
          </w:p>
        </w:tc>
        <w:tc>
          <w:tcPr>
            <w:tcW w:w="349" w:type="pct"/>
            <w:noWrap w:val="0"/>
            <w:vAlign w:val="center"/>
          </w:tcPr>
          <w:p w14:paraId="380BED4F">
            <w:pPr>
              <w:pStyle w:val="99"/>
            </w:pPr>
          </w:p>
        </w:tc>
        <w:tc>
          <w:tcPr>
            <w:tcW w:w="1068" w:type="pct"/>
            <w:noWrap w:val="0"/>
            <w:vAlign w:val="center"/>
          </w:tcPr>
          <w:p w14:paraId="2DC1A497">
            <w:pPr>
              <w:pStyle w:val="99"/>
            </w:pPr>
            <w:r>
              <w:rPr>
                <w:rFonts w:hint="eastAsia"/>
              </w:rPr>
              <w:t>六根数-偏心率（e）</w:t>
            </w:r>
          </w:p>
        </w:tc>
        <w:tc>
          <w:tcPr>
            <w:tcW w:w="1526" w:type="pct"/>
            <w:noWrap w:val="0"/>
            <w:vAlign w:val="center"/>
          </w:tcPr>
          <w:p w14:paraId="74FCE94C">
            <w:pPr>
              <w:pStyle w:val="99"/>
            </w:pPr>
          </w:p>
        </w:tc>
        <w:tc>
          <w:tcPr>
            <w:tcW w:w="773" w:type="pct"/>
            <w:noWrap w:val="0"/>
            <w:vAlign w:val="center"/>
          </w:tcPr>
          <w:p w14:paraId="6DC04668">
            <w:pPr>
              <w:pStyle w:val="99"/>
              <w:jc w:val="left"/>
            </w:pPr>
            <w:r>
              <w:rPr>
                <w:rFonts w:hint="eastAsia"/>
              </w:rPr>
              <w:t>单精度浮点数</w:t>
            </w:r>
          </w:p>
        </w:tc>
      </w:tr>
      <w:tr w14:paraId="28AD92C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3" w:hRule="atLeast"/>
          <w:jc w:val="center"/>
        </w:trPr>
        <w:tc>
          <w:tcPr>
            <w:tcW w:w="488" w:type="pct"/>
            <w:vMerge w:val="restart"/>
            <w:noWrap w:val="0"/>
            <w:vAlign w:val="center"/>
          </w:tcPr>
          <w:p w14:paraId="0F1CEAAC">
            <w:pPr>
              <w:pStyle w:val="99"/>
            </w:pPr>
            <w:r>
              <w:rPr>
                <w:rFonts w:hint="eastAsia"/>
              </w:rPr>
              <w:t>使用说明</w:t>
            </w:r>
          </w:p>
        </w:tc>
        <w:tc>
          <w:tcPr>
            <w:tcW w:w="796" w:type="pct"/>
            <w:noWrap w:val="0"/>
            <w:vAlign w:val="center"/>
          </w:tcPr>
          <w:p w14:paraId="42A439C9">
            <w:pPr>
              <w:pStyle w:val="99"/>
            </w:pPr>
            <w:r>
              <w:rPr>
                <w:rFonts w:hint="eastAsia"/>
              </w:rPr>
              <w:t>发送条件</w:t>
            </w:r>
          </w:p>
        </w:tc>
        <w:tc>
          <w:tcPr>
            <w:tcW w:w="3716" w:type="pct"/>
            <w:gridSpan w:val="4"/>
            <w:noWrap w:val="0"/>
            <w:vAlign w:val="center"/>
          </w:tcPr>
          <w:p w14:paraId="0CB56238">
            <w:pPr>
              <w:pStyle w:val="99"/>
            </w:pPr>
            <w:r>
              <w:rPr>
                <w:rFonts w:hint="eastAsia"/>
              </w:rPr>
              <w:t>由中心机发出，发送频率为1Hz。启动船只识别任务后定时发送，结束任务后停止发送。</w:t>
            </w:r>
          </w:p>
        </w:tc>
      </w:tr>
      <w:tr w14:paraId="12BBE64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3" w:hRule="atLeast"/>
          <w:jc w:val="center"/>
        </w:trPr>
        <w:tc>
          <w:tcPr>
            <w:tcW w:w="488" w:type="pct"/>
            <w:vMerge w:val="continue"/>
            <w:noWrap w:val="0"/>
            <w:vAlign w:val="center"/>
          </w:tcPr>
          <w:p w14:paraId="3E9CEA8F">
            <w:pPr>
              <w:pStyle w:val="99"/>
            </w:pPr>
          </w:p>
        </w:tc>
        <w:tc>
          <w:tcPr>
            <w:tcW w:w="796" w:type="pct"/>
            <w:noWrap w:val="0"/>
            <w:vAlign w:val="center"/>
          </w:tcPr>
          <w:p w14:paraId="5DD3660B">
            <w:pPr>
              <w:pStyle w:val="99"/>
            </w:pPr>
            <w:r>
              <w:rPr>
                <w:rFonts w:hint="eastAsia"/>
              </w:rPr>
              <w:t>处理要求</w:t>
            </w:r>
          </w:p>
        </w:tc>
        <w:tc>
          <w:tcPr>
            <w:tcW w:w="3716" w:type="pct"/>
            <w:gridSpan w:val="4"/>
            <w:noWrap w:val="0"/>
            <w:vAlign w:val="center"/>
          </w:tcPr>
          <w:p w14:paraId="1AAE7A78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AI处理板不回应答</w:t>
            </w:r>
          </w:p>
        </w:tc>
      </w:tr>
    </w:tbl>
    <w:p w14:paraId="268F7D3E">
      <w:pPr>
        <w:ind w:firstLine="0" w:firstLineChars="0"/>
      </w:pPr>
    </w:p>
    <w:p w14:paraId="332060FF">
      <w:pPr>
        <w:pStyle w:val="6"/>
        <w:spacing w:before="326" w:after="163"/>
        <w:rPr>
          <w:rFonts w:hint="eastAsia"/>
        </w:rPr>
      </w:pPr>
      <w:r>
        <w:rPr>
          <w:rFonts w:hint="eastAsia"/>
        </w:rPr>
        <w:t>轨道参数5指令（AP-Z014）</w:t>
      </w:r>
    </w:p>
    <w:p w14:paraId="53991181">
      <w:pPr>
        <w:pStyle w:val="14"/>
        <w:rPr>
          <w:rFonts w:hint="eastAsia"/>
        </w:rPr>
      </w:pPr>
      <w:r>
        <w:rPr>
          <w:rFonts w:hint="eastAsia"/>
        </w:rPr>
        <w:t>表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表 \* ARABIC</w:instrText>
      </w:r>
      <w:r>
        <w:instrText xml:space="preserve"> </w:instrText>
      </w:r>
      <w:r>
        <w:fldChar w:fldCharType="separate"/>
      </w:r>
      <w:r>
        <w:rPr>
          <w:lang/>
        </w:rPr>
        <w:t>24</w:t>
      </w:r>
      <w:r>
        <w:fldChar w:fldCharType="end"/>
      </w:r>
      <w:r>
        <w:t xml:space="preserve"> </w:t>
      </w:r>
      <w:r>
        <w:rPr>
          <w:rFonts w:hint="eastAsia"/>
        </w:rPr>
        <w:t>轨道参数5指令</w:t>
      </w:r>
    </w:p>
    <w:tbl>
      <w:tblPr>
        <w:tblStyle w:val="43"/>
        <w:tblW w:w="4897" w:type="pct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97"/>
        <w:gridCol w:w="1463"/>
        <w:gridCol w:w="642"/>
        <w:gridCol w:w="1963"/>
        <w:gridCol w:w="2805"/>
        <w:gridCol w:w="1421"/>
      </w:tblGrid>
      <w:tr w14:paraId="37393C2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jc w:val="center"/>
        </w:trPr>
        <w:tc>
          <w:tcPr>
            <w:tcW w:w="5000" w:type="pct"/>
            <w:gridSpan w:val="6"/>
            <w:noWrap w:val="0"/>
            <w:vAlign w:val="center"/>
          </w:tcPr>
          <w:p w14:paraId="5E56D3DB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指令名称:轨道参数5指令:AP</w:t>
            </w:r>
            <w:r>
              <w:t>-Z0</w:t>
            </w:r>
            <w:r>
              <w:rPr>
                <w:rFonts w:hint="eastAsia"/>
              </w:rPr>
              <w:t>14</w:t>
            </w:r>
          </w:p>
        </w:tc>
      </w:tr>
      <w:tr w14:paraId="68E4BE2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jc w:val="center"/>
        </w:trPr>
        <w:tc>
          <w:tcPr>
            <w:tcW w:w="488" w:type="pct"/>
            <w:noWrap w:val="0"/>
            <w:vAlign w:val="center"/>
          </w:tcPr>
          <w:p w14:paraId="0DDE165F">
            <w:pPr>
              <w:pStyle w:val="99"/>
            </w:pPr>
            <w:r>
              <w:rPr>
                <w:rFonts w:hint="eastAsia" w:cs="SimSun"/>
              </w:rPr>
              <w:t>仲裁域</w:t>
            </w:r>
          </w:p>
        </w:tc>
        <w:tc>
          <w:tcPr>
            <w:tcW w:w="1145" w:type="pct"/>
            <w:gridSpan w:val="2"/>
            <w:noWrap w:val="0"/>
            <w:vAlign w:val="center"/>
          </w:tcPr>
          <w:p w14:paraId="63B4F7E0">
            <w:pPr>
              <w:pStyle w:val="99"/>
            </w:pPr>
            <w:r>
              <w:t>ID28~ID21</w:t>
            </w:r>
            <w:r>
              <w:rPr>
                <w:rFonts w:hint="eastAsia"/>
              </w:rPr>
              <w:t>:</w:t>
            </w:r>
            <w:r>
              <w:rPr>
                <w:rFonts w:hint="eastAsia" w:cs="SimSun"/>
              </w:rPr>
              <w:t>C8</w:t>
            </w:r>
            <w:r>
              <w:t>H</w:t>
            </w:r>
          </w:p>
        </w:tc>
        <w:tc>
          <w:tcPr>
            <w:tcW w:w="1068" w:type="pct"/>
            <w:noWrap w:val="0"/>
            <w:vAlign w:val="center"/>
          </w:tcPr>
          <w:p w14:paraId="06B141DC">
            <w:pPr>
              <w:pStyle w:val="99"/>
            </w:pPr>
            <w:r>
              <w:t>ID20~ID13</w:t>
            </w:r>
            <w:r>
              <w:rPr>
                <w:rFonts w:hint="eastAsia" w:cs="SimSun"/>
              </w:rPr>
              <w:t>:</w:t>
            </w:r>
            <w:r>
              <w:t>0</w:t>
            </w:r>
            <w:r>
              <w:rPr>
                <w:rFonts w:hint="eastAsia"/>
              </w:rPr>
              <w:t>E</w:t>
            </w:r>
            <w:r>
              <w:t>H</w:t>
            </w:r>
          </w:p>
        </w:tc>
        <w:tc>
          <w:tcPr>
            <w:tcW w:w="1526" w:type="pct"/>
            <w:noWrap w:val="0"/>
            <w:vAlign w:val="center"/>
          </w:tcPr>
          <w:p w14:paraId="722BD9D8">
            <w:pPr>
              <w:pStyle w:val="99"/>
              <w:rPr>
                <w:rFonts w:cs="SimSun"/>
              </w:rPr>
            </w:pPr>
            <w:r>
              <w:t>ID12~ID6</w:t>
            </w:r>
            <w:r>
              <w:rPr>
                <w:rFonts w:hint="eastAsia" w:cs="SimSun"/>
              </w:rPr>
              <w:t>:</w:t>
            </w:r>
          </w:p>
          <w:p w14:paraId="3F422A22">
            <w:pPr>
              <w:pStyle w:val="99"/>
            </w:pPr>
            <w:r>
              <w:rPr>
                <w:rFonts w:hint="eastAsia" w:cs="SimSun"/>
              </w:rPr>
              <w:t>同</w:t>
            </w:r>
            <w:r>
              <w:t>ID28~ID22</w:t>
            </w:r>
          </w:p>
        </w:tc>
        <w:tc>
          <w:tcPr>
            <w:tcW w:w="773" w:type="pct"/>
            <w:noWrap w:val="0"/>
            <w:vAlign w:val="center"/>
          </w:tcPr>
          <w:p w14:paraId="20965844">
            <w:pPr>
              <w:pStyle w:val="99"/>
            </w:pPr>
            <w:r>
              <w:t>ID5~ID0</w:t>
            </w:r>
            <w:r>
              <w:rPr>
                <w:rFonts w:hint="eastAsia" w:cs="SimSun"/>
              </w:rPr>
              <w:t>:</w:t>
            </w:r>
            <w:r>
              <w:t>00H</w:t>
            </w:r>
          </w:p>
        </w:tc>
      </w:tr>
      <w:tr w14:paraId="0E9D2EC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488" w:type="pct"/>
            <w:vMerge w:val="restart"/>
            <w:noWrap w:val="0"/>
            <w:vAlign w:val="center"/>
          </w:tcPr>
          <w:p w14:paraId="3400C261">
            <w:pPr>
              <w:pStyle w:val="99"/>
            </w:pPr>
            <w:r>
              <w:rPr>
                <w:rFonts w:hint="eastAsia" w:cs="SimSun"/>
              </w:rPr>
              <w:t>数据域</w:t>
            </w:r>
          </w:p>
        </w:tc>
        <w:tc>
          <w:tcPr>
            <w:tcW w:w="796" w:type="pct"/>
            <w:noWrap w:val="0"/>
            <w:vAlign w:val="center"/>
          </w:tcPr>
          <w:p w14:paraId="713B9921">
            <w:pPr>
              <w:pStyle w:val="99"/>
            </w:pPr>
            <w:r>
              <w:t>DATA0</w:t>
            </w:r>
            <w:r>
              <w:rPr>
                <w:rFonts w:hint="eastAsia"/>
              </w:rPr>
              <w:t>~3</w:t>
            </w:r>
          </w:p>
        </w:tc>
        <w:tc>
          <w:tcPr>
            <w:tcW w:w="349" w:type="pct"/>
            <w:noWrap w:val="0"/>
            <w:vAlign w:val="center"/>
          </w:tcPr>
          <w:p w14:paraId="60A2E17B">
            <w:pPr>
              <w:pStyle w:val="99"/>
            </w:pPr>
          </w:p>
        </w:tc>
        <w:tc>
          <w:tcPr>
            <w:tcW w:w="1068" w:type="pct"/>
            <w:noWrap w:val="0"/>
            <w:vAlign w:val="center"/>
          </w:tcPr>
          <w:p w14:paraId="04697B1F">
            <w:pPr>
              <w:pStyle w:val="99"/>
            </w:pPr>
            <w:r>
              <w:rPr>
                <w:rFonts w:hint="eastAsia"/>
              </w:rPr>
              <w:t>六根数-</w:t>
            </w:r>
            <w:r>
              <w:t>轨道倾角</w:t>
            </w:r>
            <w:r>
              <w:rPr>
                <w:rFonts w:hint="eastAsia"/>
              </w:rPr>
              <w:t>（i）</w:t>
            </w:r>
          </w:p>
        </w:tc>
        <w:tc>
          <w:tcPr>
            <w:tcW w:w="1526" w:type="pct"/>
            <w:noWrap w:val="0"/>
            <w:vAlign w:val="center"/>
          </w:tcPr>
          <w:p w14:paraId="07D6CBE3">
            <w:pPr>
              <w:pStyle w:val="99"/>
              <w:rPr>
                <w:rFonts w:hint="eastAsia"/>
              </w:rPr>
            </w:pPr>
          </w:p>
        </w:tc>
        <w:tc>
          <w:tcPr>
            <w:tcW w:w="773" w:type="pct"/>
            <w:noWrap w:val="0"/>
            <w:vAlign w:val="center"/>
          </w:tcPr>
          <w:p w14:paraId="62A36AB3">
            <w:pPr>
              <w:pStyle w:val="99"/>
              <w:jc w:val="left"/>
            </w:pPr>
            <w:r>
              <w:rPr>
                <w:rFonts w:hint="eastAsia"/>
              </w:rPr>
              <w:t>单精度浮点数，单位rad</w:t>
            </w:r>
          </w:p>
        </w:tc>
      </w:tr>
      <w:tr w14:paraId="41980A8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3" w:hRule="atLeast"/>
          <w:jc w:val="center"/>
        </w:trPr>
        <w:tc>
          <w:tcPr>
            <w:tcW w:w="488" w:type="pct"/>
            <w:vMerge w:val="continue"/>
            <w:noWrap w:val="0"/>
            <w:vAlign w:val="center"/>
          </w:tcPr>
          <w:p w14:paraId="7377085C">
            <w:pPr>
              <w:pStyle w:val="99"/>
            </w:pPr>
          </w:p>
        </w:tc>
        <w:tc>
          <w:tcPr>
            <w:tcW w:w="796" w:type="pct"/>
            <w:noWrap w:val="0"/>
            <w:vAlign w:val="center"/>
          </w:tcPr>
          <w:p w14:paraId="0DFE8C65">
            <w:pPr>
              <w:pStyle w:val="99"/>
            </w:pPr>
            <w:r>
              <w:t>DATA</w:t>
            </w:r>
            <w:r>
              <w:rPr>
                <w:rFonts w:hint="eastAsia"/>
              </w:rPr>
              <w:t>4~7</w:t>
            </w:r>
          </w:p>
        </w:tc>
        <w:tc>
          <w:tcPr>
            <w:tcW w:w="349" w:type="pct"/>
            <w:noWrap w:val="0"/>
            <w:vAlign w:val="center"/>
          </w:tcPr>
          <w:p w14:paraId="5FB2E68C">
            <w:pPr>
              <w:pStyle w:val="99"/>
            </w:pPr>
          </w:p>
        </w:tc>
        <w:tc>
          <w:tcPr>
            <w:tcW w:w="1068" w:type="pct"/>
            <w:noWrap w:val="0"/>
            <w:vAlign w:val="center"/>
          </w:tcPr>
          <w:p w14:paraId="01E19449">
            <w:pPr>
              <w:pStyle w:val="99"/>
            </w:pPr>
            <w:r>
              <w:rPr>
                <w:rFonts w:hint="eastAsia"/>
              </w:rPr>
              <w:t>六根数-</w:t>
            </w:r>
            <w:r>
              <w:t>升交点赤经</w:t>
            </w:r>
            <w:r>
              <w:rPr>
                <w:rFonts w:hint="eastAsia"/>
              </w:rPr>
              <w:t>（Ω）</w:t>
            </w:r>
          </w:p>
        </w:tc>
        <w:tc>
          <w:tcPr>
            <w:tcW w:w="1526" w:type="pct"/>
            <w:noWrap w:val="0"/>
            <w:vAlign w:val="center"/>
          </w:tcPr>
          <w:p w14:paraId="57DDE24D">
            <w:pPr>
              <w:pStyle w:val="99"/>
            </w:pPr>
          </w:p>
        </w:tc>
        <w:tc>
          <w:tcPr>
            <w:tcW w:w="773" w:type="pct"/>
            <w:noWrap w:val="0"/>
            <w:vAlign w:val="center"/>
          </w:tcPr>
          <w:p w14:paraId="7DE9A98E">
            <w:pPr>
              <w:pStyle w:val="99"/>
              <w:jc w:val="left"/>
            </w:pPr>
            <w:r>
              <w:rPr>
                <w:rFonts w:hint="eastAsia"/>
              </w:rPr>
              <w:t>单精度浮点数，单位rad</w:t>
            </w:r>
          </w:p>
        </w:tc>
      </w:tr>
      <w:tr w14:paraId="632BE90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3" w:hRule="atLeast"/>
          <w:jc w:val="center"/>
        </w:trPr>
        <w:tc>
          <w:tcPr>
            <w:tcW w:w="488" w:type="pct"/>
            <w:vMerge w:val="restart"/>
            <w:noWrap w:val="0"/>
            <w:vAlign w:val="center"/>
          </w:tcPr>
          <w:p w14:paraId="18BA834A">
            <w:pPr>
              <w:pStyle w:val="99"/>
            </w:pPr>
            <w:r>
              <w:rPr>
                <w:rFonts w:hint="eastAsia"/>
              </w:rPr>
              <w:t>使用说明</w:t>
            </w:r>
          </w:p>
        </w:tc>
        <w:tc>
          <w:tcPr>
            <w:tcW w:w="796" w:type="pct"/>
            <w:noWrap w:val="0"/>
            <w:vAlign w:val="center"/>
          </w:tcPr>
          <w:p w14:paraId="5CB19280">
            <w:pPr>
              <w:pStyle w:val="99"/>
            </w:pPr>
            <w:r>
              <w:rPr>
                <w:rFonts w:hint="eastAsia"/>
              </w:rPr>
              <w:t>发送条件</w:t>
            </w:r>
          </w:p>
        </w:tc>
        <w:tc>
          <w:tcPr>
            <w:tcW w:w="3716" w:type="pct"/>
            <w:gridSpan w:val="4"/>
            <w:noWrap w:val="0"/>
            <w:vAlign w:val="center"/>
          </w:tcPr>
          <w:p w14:paraId="14B49662">
            <w:pPr>
              <w:pStyle w:val="99"/>
            </w:pPr>
            <w:r>
              <w:rPr>
                <w:rFonts w:hint="eastAsia"/>
              </w:rPr>
              <w:t>由中心机发出，发送频率为1Hz。启动船只识别任务后定时发送，结束任务后停止发送。</w:t>
            </w:r>
          </w:p>
        </w:tc>
      </w:tr>
      <w:tr w14:paraId="326ED6F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3" w:hRule="atLeast"/>
          <w:jc w:val="center"/>
        </w:trPr>
        <w:tc>
          <w:tcPr>
            <w:tcW w:w="488" w:type="pct"/>
            <w:vMerge w:val="continue"/>
            <w:noWrap w:val="0"/>
            <w:vAlign w:val="center"/>
          </w:tcPr>
          <w:p w14:paraId="3BB63C1F">
            <w:pPr>
              <w:pStyle w:val="99"/>
            </w:pPr>
          </w:p>
        </w:tc>
        <w:tc>
          <w:tcPr>
            <w:tcW w:w="796" w:type="pct"/>
            <w:noWrap w:val="0"/>
            <w:vAlign w:val="center"/>
          </w:tcPr>
          <w:p w14:paraId="581E8B41">
            <w:pPr>
              <w:pStyle w:val="99"/>
            </w:pPr>
            <w:r>
              <w:rPr>
                <w:rFonts w:hint="eastAsia"/>
              </w:rPr>
              <w:t>处理要求</w:t>
            </w:r>
          </w:p>
        </w:tc>
        <w:tc>
          <w:tcPr>
            <w:tcW w:w="3716" w:type="pct"/>
            <w:gridSpan w:val="4"/>
            <w:noWrap w:val="0"/>
            <w:vAlign w:val="center"/>
          </w:tcPr>
          <w:p w14:paraId="59AB037F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AI处理板不回应答</w:t>
            </w:r>
          </w:p>
        </w:tc>
      </w:tr>
    </w:tbl>
    <w:p w14:paraId="3BFA90E0">
      <w:pPr>
        <w:ind w:firstLine="0" w:firstLineChars="0"/>
      </w:pPr>
    </w:p>
    <w:p w14:paraId="53FB4946">
      <w:pPr>
        <w:pStyle w:val="6"/>
        <w:spacing w:before="326" w:after="163"/>
        <w:rPr>
          <w:rFonts w:hint="eastAsia"/>
        </w:rPr>
      </w:pPr>
      <w:r>
        <w:rPr>
          <w:rFonts w:hint="eastAsia"/>
        </w:rPr>
        <w:t>轨道参数6指令（AP-Z015）</w:t>
      </w:r>
    </w:p>
    <w:p w14:paraId="0F60FEC7">
      <w:pPr>
        <w:pStyle w:val="14"/>
        <w:rPr>
          <w:rFonts w:hint="eastAsia"/>
        </w:rPr>
      </w:pPr>
      <w:r>
        <w:rPr>
          <w:rFonts w:hint="eastAsia"/>
        </w:rPr>
        <w:t>表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表 \* ARABIC</w:instrText>
      </w:r>
      <w:r>
        <w:instrText xml:space="preserve"> </w:instrText>
      </w:r>
      <w:r>
        <w:fldChar w:fldCharType="separate"/>
      </w:r>
      <w:r>
        <w:rPr>
          <w:lang/>
        </w:rPr>
        <w:t>25</w:t>
      </w:r>
      <w:r>
        <w:fldChar w:fldCharType="end"/>
      </w:r>
      <w:r>
        <w:t xml:space="preserve"> </w:t>
      </w:r>
      <w:r>
        <w:rPr>
          <w:rFonts w:hint="eastAsia"/>
        </w:rPr>
        <w:t>轨道参数6指令</w:t>
      </w:r>
    </w:p>
    <w:tbl>
      <w:tblPr>
        <w:tblStyle w:val="43"/>
        <w:tblW w:w="4897" w:type="pct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97"/>
        <w:gridCol w:w="1463"/>
        <w:gridCol w:w="642"/>
        <w:gridCol w:w="1963"/>
        <w:gridCol w:w="2805"/>
        <w:gridCol w:w="1421"/>
      </w:tblGrid>
      <w:tr w14:paraId="65BE478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jc w:val="center"/>
        </w:trPr>
        <w:tc>
          <w:tcPr>
            <w:tcW w:w="5000" w:type="pct"/>
            <w:gridSpan w:val="6"/>
            <w:noWrap w:val="0"/>
            <w:vAlign w:val="center"/>
          </w:tcPr>
          <w:p w14:paraId="3B25CB6D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指令名称:轨道参数6指令:AP</w:t>
            </w:r>
            <w:r>
              <w:t>-Z0</w:t>
            </w:r>
            <w:r>
              <w:rPr>
                <w:rFonts w:hint="eastAsia"/>
              </w:rPr>
              <w:t>15</w:t>
            </w:r>
          </w:p>
        </w:tc>
      </w:tr>
      <w:tr w14:paraId="755C4AC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jc w:val="center"/>
        </w:trPr>
        <w:tc>
          <w:tcPr>
            <w:tcW w:w="488" w:type="pct"/>
            <w:noWrap w:val="0"/>
            <w:vAlign w:val="center"/>
          </w:tcPr>
          <w:p w14:paraId="69ACF2A1">
            <w:pPr>
              <w:pStyle w:val="99"/>
            </w:pPr>
            <w:r>
              <w:rPr>
                <w:rFonts w:hint="eastAsia" w:cs="SimSun"/>
              </w:rPr>
              <w:t>仲裁域</w:t>
            </w:r>
          </w:p>
        </w:tc>
        <w:tc>
          <w:tcPr>
            <w:tcW w:w="1145" w:type="pct"/>
            <w:gridSpan w:val="2"/>
            <w:noWrap w:val="0"/>
            <w:vAlign w:val="center"/>
          </w:tcPr>
          <w:p w14:paraId="03517920">
            <w:pPr>
              <w:pStyle w:val="99"/>
            </w:pPr>
            <w:r>
              <w:t>ID28~ID21</w:t>
            </w:r>
            <w:r>
              <w:rPr>
                <w:rFonts w:hint="eastAsia"/>
              </w:rPr>
              <w:t>:</w:t>
            </w:r>
            <w:r>
              <w:rPr>
                <w:rFonts w:hint="eastAsia" w:cs="SimSun"/>
              </w:rPr>
              <w:t>C8</w:t>
            </w:r>
            <w:r>
              <w:t>H</w:t>
            </w:r>
          </w:p>
        </w:tc>
        <w:tc>
          <w:tcPr>
            <w:tcW w:w="1068" w:type="pct"/>
            <w:noWrap w:val="0"/>
            <w:vAlign w:val="center"/>
          </w:tcPr>
          <w:p w14:paraId="4D10AAFB">
            <w:pPr>
              <w:pStyle w:val="99"/>
            </w:pPr>
            <w:r>
              <w:t>ID20~ID13</w:t>
            </w:r>
            <w:r>
              <w:rPr>
                <w:rFonts w:hint="eastAsia" w:cs="SimSun"/>
              </w:rPr>
              <w:t>:</w:t>
            </w:r>
            <w:r>
              <w:t>0</w:t>
            </w:r>
            <w:r>
              <w:rPr>
                <w:rFonts w:hint="eastAsia"/>
              </w:rPr>
              <w:t>F</w:t>
            </w:r>
            <w:r>
              <w:t>H</w:t>
            </w:r>
          </w:p>
        </w:tc>
        <w:tc>
          <w:tcPr>
            <w:tcW w:w="1526" w:type="pct"/>
            <w:noWrap w:val="0"/>
            <w:vAlign w:val="center"/>
          </w:tcPr>
          <w:p w14:paraId="1C69EEE7">
            <w:pPr>
              <w:pStyle w:val="99"/>
              <w:rPr>
                <w:rFonts w:cs="SimSun"/>
              </w:rPr>
            </w:pPr>
            <w:r>
              <w:t>ID12~ID6</w:t>
            </w:r>
            <w:r>
              <w:rPr>
                <w:rFonts w:hint="eastAsia" w:cs="SimSun"/>
              </w:rPr>
              <w:t>:</w:t>
            </w:r>
          </w:p>
          <w:p w14:paraId="38864323">
            <w:pPr>
              <w:pStyle w:val="99"/>
            </w:pPr>
            <w:r>
              <w:rPr>
                <w:rFonts w:hint="eastAsia" w:cs="SimSun"/>
              </w:rPr>
              <w:t>同</w:t>
            </w:r>
            <w:r>
              <w:t>ID28~ID22</w:t>
            </w:r>
          </w:p>
        </w:tc>
        <w:tc>
          <w:tcPr>
            <w:tcW w:w="773" w:type="pct"/>
            <w:noWrap w:val="0"/>
            <w:vAlign w:val="center"/>
          </w:tcPr>
          <w:p w14:paraId="4192B46F">
            <w:pPr>
              <w:pStyle w:val="99"/>
            </w:pPr>
            <w:r>
              <w:t>ID5~ID0</w:t>
            </w:r>
            <w:r>
              <w:rPr>
                <w:rFonts w:hint="eastAsia" w:cs="SimSun"/>
              </w:rPr>
              <w:t>:</w:t>
            </w:r>
            <w:r>
              <w:t>00H</w:t>
            </w:r>
          </w:p>
        </w:tc>
      </w:tr>
      <w:tr w14:paraId="08AF3EE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488" w:type="pct"/>
            <w:vMerge w:val="restart"/>
            <w:noWrap w:val="0"/>
            <w:vAlign w:val="center"/>
          </w:tcPr>
          <w:p w14:paraId="29DB02FA">
            <w:pPr>
              <w:pStyle w:val="99"/>
            </w:pPr>
            <w:r>
              <w:rPr>
                <w:rFonts w:hint="eastAsia" w:cs="SimSun"/>
              </w:rPr>
              <w:t>数据域</w:t>
            </w:r>
          </w:p>
        </w:tc>
        <w:tc>
          <w:tcPr>
            <w:tcW w:w="796" w:type="pct"/>
            <w:noWrap w:val="0"/>
            <w:vAlign w:val="center"/>
          </w:tcPr>
          <w:p w14:paraId="14732E1F">
            <w:pPr>
              <w:pStyle w:val="99"/>
            </w:pPr>
            <w:r>
              <w:t>DATA0</w:t>
            </w:r>
            <w:r>
              <w:rPr>
                <w:rFonts w:hint="eastAsia"/>
              </w:rPr>
              <w:t>~3</w:t>
            </w:r>
          </w:p>
        </w:tc>
        <w:tc>
          <w:tcPr>
            <w:tcW w:w="349" w:type="pct"/>
            <w:noWrap w:val="0"/>
            <w:vAlign w:val="center"/>
          </w:tcPr>
          <w:p w14:paraId="11F11307">
            <w:pPr>
              <w:pStyle w:val="99"/>
            </w:pPr>
          </w:p>
        </w:tc>
        <w:tc>
          <w:tcPr>
            <w:tcW w:w="1068" w:type="pct"/>
            <w:noWrap w:val="0"/>
            <w:vAlign w:val="center"/>
          </w:tcPr>
          <w:p w14:paraId="189ABE0E">
            <w:pPr>
              <w:pStyle w:val="99"/>
            </w:pPr>
            <w:r>
              <w:rPr>
                <w:rFonts w:hint="eastAsia"/>
              </w:rPr>
              <w:t>六根数-</w:t>
            </w:r>
            <w:r>
              <w:t>近地点幅角</w:t>
            </w:r>
            <w:r>
              <w:rPr>
                <w:rFonts w:hint="eastAsia"/>
              </w:rPr>
              <w:t>（ω）</w:t>
            </w:r>
          </w:p>
        </w:tc>
        <w:tc>
          <w:tcPr>
            <w:tcW w:w="1526" w:type="pct"/>
            <w:noWrap w:val="0"/>
            <w:vAlign w:val="center"/>
          </w:tcPr>
          <w:p w14:paraId="50F226A8">
            <w:pPr>
              <w:pStyle w:val="99"/>
              <w:rPr>
                <w:rFonts w:hint="eastAsia"/>
              </w:rPr>
            </w:pPr>
          </w:p>
        </w:tc>
        <w:tc>
          <w:tcPr>
            <w:tcW w:w="773" w:type="pct"/>
            <w:noWrap w:val="0"/>
            <w:vAlign w:val="center"/>
          </w:tcPr>
          <w:p w14:paraId="11A42288">
            <w:pPr>
              <w:pStyle w:val="99"/>
              <w:jc w:val="left"/>
            </w:pPr>
            <w:r>
              <w:rPr>
                <w:rFonts w:hint="eastAsia"/>
              </w:rPr>
              <w:t>单精度浮点数，单位rad</w:t>
            </w:r>
          </w:p>
        </w:tc>
      </w:tr>
      <w:tr w14:paraId="3592A54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3" w:hRule="atLeast"/>
          <w:jc w:val="center"/>
        </w:trPr>
        <w:tc>
          <w:tcPr>
            <w:tcW w:w="488" w:type="pct"/>
            <w:vMerge w:val="continue"/>
            <w:noWrap w:val="0"/>
            <w:vAlign w:val="center"/>
          </w:tcPr>
          <w:p w14:paraId="32EFBE19">
            <w:pPr>
              <w:pStyle w:val="99"/>
            </w:pPr>
          </w:p>
        </w:tc>
        <w:tc>
          <w:tcPr>
            <w:tcW w:w="796" w:type="pct"/>
            <w:noWrap w:val="0"/>
            <w:vAlign w:val="center"/>
          </w:tcPr>
          <w:p w14:paraId="635F73FB">
            <w:pPr>
              <w:pStyle w:val="99"/>
              <w:rPr>
                <w:rFonts w:hint="eastAsia"/>
              </w:rPr>
            </w:pPr>
            <w:r>
              <w:t>DATA</w:t>
            </w:r>
            <w:r>
              <w:rPr>
                <w:rFonts w:hint="eastAsia"/>
              </w:rPr>
              <w:t>4~7</w:t>
            </w:r>
          </w:p>
        </w:tc>
        <w:tc>
          <w:tcPr>
            <w:tcW w:w="349" w:type="pct"/>
            <w:noWrap w:val="0"/>
            <w:vAlign w:val="center"/>
          </w:tcPr>
          <w:p w14:paraId="51F3B0F3">
            <w:pPr>
              <w:pStyle w:val="99"/>
            </w:pPr>
          </w:p>
        </w:tc>
        <w:tc>
          <w:tcPr>
            <w:tcW w:w="1068" w:type="pct"/>
            <w:noWrap w:val="0"/>
            <w:vAlign w:val="center"/>
          </w:tcPr>
          <w:p w14:paraId="57A9063A">
            <w:pPr>
              <w:pStyle w:val="99"/>
            </w:pPr>
            <w:r>
              <w:rPr>
                <w:rFonts w:hint="eastAsia"/>
              </w:rPr>
              <w:t>六根数-</w:t>
            </w:r>
            <w:r>
              <w:t>平近点角</w:t>
            </w:r>
            <w:r>
              <w:rPr>
                <w:rFonts w:hint="eastAsia"/>
              </w:rPr>
              <w:t>（</w:t>
            </w:r>
            <w:r>
              <w:rPr>
                <w:i/>
                <w:iCs/>
              </w:rPr>
              <w:t>M</w:t>
            </w:r>
            <w:r>
              <w:rPr>
                <w:rFonts w:hint="eastAsia"/>
              </w:rPr>
              <w:t>）</w:t>
            </w:r>
          </w:p>
        </w:tc>
        <w:tc>
          <w:tcPr>
            <w:tcW w:w="1526" w:type="pct"/>
            <w:noWrap w:val="0"/>
            <w:vAlign w:val="center"/>
          </w:tcPr>
          <w:p w14:paraId="2484691F">
            <w:pPr>
              <w:pStyle w:val="99"/>
            </w:pPr>
          </w:p>
        </w:tc>
        <w:tc>
          <w:tcPr>
            <w:tcW w:w="773" w:type="pct"/>
            <w:noWrap w:val="0"/>
            <w:vAlign w:val="center"/>
          </w:tcPr>
          <w:p w14:paraId="4C59491C">
            <w:pPr>
              <w:pStyle w:val="99"/>
              <w:jc w:val="left"/>
            </w:pPr>
            <w:r>
              <w:rPr>
                <w:rFonts w:hint="eastAsia"/>
              </w:rPr>
              <w:t>单精度浮点数，单位rad</w:t>
            </w:r>
          </w:p>
        </w:tc>
      </w:tr>
      <w:tr w14:paraId="1710489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3" w:hRule="atLeast"/>
          <w:jc w:val="center"/>
        </w:trPr>
        <w:tc>
          <w:tcPr>
            <w:tcW w:w="488" w:type="pct"/>
            <w:vMerge w:val="restart"/>
            <w:noWrap w:val="0"/>
            <w:vAlign w:val="center"/>
          </w:tcPr>
          <w:p w14:paraId="3D0906AB">
            <w:pPr>
              <w:pStyle w:val="99"/>
            </w:pPr>
            <w:r>
              <w:rPr>
                <w:rFonts w:hint="eastAsia"/>
              </w:rPr>
              <w:t>使用说明</w:t>
            </w:r>
          </w:p>
        </w:tc>
        <w:tc>
          <w:tcPr>
            <w:tcW w:w="796" w:type="pct"/>
            <w:noWrap w:val="0"/>
            <w:vAlign w:val="center"/>
          </w:tcPr>
          <w:p w14:paraId="5A4FCF8C">
            <w:pPr>
              <w:pStyle w:val="99"/>
            </w:pPr>
            <w:r>
              <w:rPr>
                <w:rFonts w:hint="eastAsia"/>
              </w:rPr>
              <w:t>发送条件</w:t>
            </w:r>
          </w:p>
        </w:tc>
        <w:tc>
          <w:tcPr>
            <w:tcW w:w="3716" w:type="pct"/>
            <w:gridSpan w:val="4"/>
            <w:noWrap w:val="0"/>
            <w:vAlign w:val="center"/>
          </w:tcPr>
          <w:p w14:paraId="73A985A7">
            <w:pPr>
              <w:pStyle w:val="99"/>
            </w:pPr>
            <w:r>
              <w:rPr>
                <w:rFonts w:hint="eastAsia"/>
              </w:rPr>
              <w:t>由中心机发出，发送频率为1Hz。启动船只识别任务后定时发送，结束任务后停止发送。</w:t>
            </w:r>
          </w:p>
        </w:tc>
      </w:tr>
      <w:tr w14:paraId="0E4C17A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3" w:hRule="atLeast"/>
          <w:jc w:val="center"/>
        </w:trPr>
        <w:tc>
          <w:tcPr>
            <w:tcW w:w="488" w:type="pct"/>
            <w:vMerge w:val="continue"/>
            <w:noWrap w:val="0"/>
            <w:vAlign w:val="center"/>
          </w:tcPr>
          <w:p w14:paraId="547C8039">
            <w:pPr>
              <w:pStyle w:val="99"/>
            </w:pPr>
          </w:p>
        </w:tc>
        <w:tc>
          <w:tcPr>
            <w:tcW w:w="796" w:type="pct"/>
            <w:noWrap w:val="0"/>
            <w:vAlign w:val="center"/>
          </w:tcPr>
          <w:p w14:paraId="59D0DBF1">
            <w:pPr>
              <w:pStyle w:val="99"/>
            </w:pPr>
            <w:r>
              <w:rPr>
                <w:rFonts w:hint="eastAsia"/>
              </w:rPr>
              <w:t>处理要求</w:t>
            </w:r>
          </w:p>
        </w:tc>
        <w:tc>
          <w:tcPr>
            <w:tcW w:w="3716" w:type="pct"/>
            <w:gridSpan w:val="4"/>
            <w:noWrap w:val="0"/>
            <w:vAlign w:val="center"/>
          </w:tcPr>
          <w:p w14:paraId="10C756F5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AI处理板不回应答</w:t>
            </w:r>
          </w:p>
        </w:tc>
      </w:tr>
    </w:tbl>
    <w:p w14:paraId="248B2C2F">
      <w:pPr>
        <w:ind w:firstLine="0" w:firstLineChars="0"/>
      </w:pPr>
    </w:p>
    <w:p w14:paraId="0298DC41">
      <w:pPr>
        <w:pStyle w:val="6"/>
        <w:spacing w:before="326" w:after="163"/>
        <w:rPr>
          <w:rFonts w:hint="eastAsia"/>
        </w:rPr>
      </w:pPr>
      <w:r>
        <w:rPr>
          <w:rFonts w:hint="eastAsia"/>
        </w:rPr>
        <w:t>轨道参数7指令（AP-Z016）</w:t>
      </w:r>
    </w:p>
    <w:p w14:paraId="41DB2151">
      <w:pPr>
        <w:pStyle w:val="14"/>
        <w:rPr>
          <w:rFonts w:hint="eastAsia"/>
        </w:rPr>
      </w:pPr>
      <w:r>
        <w:rPr>
          <w:rFonts w:hint="eastAsia"/>
        </w:rPr>
        <w:t>表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表 \* ARABIC</w:instrText>
      </w:r>
      <w:r>
        <w:instrText xml:space="preserve"> </w:instrText>
      </w:r>
      <w:r>
        <w:fldChar w:fldCharType="separate"/>
      </w:r>
      <w:r>
        <w:rPr>
          <w:lang/>
        </w:rPr>
        <w:t>26</w:t>
      </w:r>
      <w:r>
        <w:fldChar w:fldCharType="end"/>
      </w:r>
      <w:r>
        <w:t xml:space="preserve"> </w:t>
      </w:r>
      <w:r>
        <w:rPr>
          <w:rFonts w:hint="eastAsia"/>
        </w:rPr>
        <w:t>轨道参数10指令</w:t>
      </w:r>
    </w:p>
    <w:tbl>
      <w:tblPr>
        <w:tblStyle w:val="43"/>
        <w:tblW w:w="4897" w:type="pct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97"/>
        <w:gridCol w:w="1463"/>
        <w:gridCol w:w="642"/>
        <w:gridCol w:w="1963"/>
        <w:gridCol w:w="2805"/>
        <w:gridCol w:w="1421"/>
      </w:tblGrid>
      <w:tr w14:paraId="1DE1986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jc w:val="center"/>
        </w:trPr>
        <w:tc>
          <w:tcPr>
            <w:tcW w:w="5000" w:type="pct"/>
            <w:gridSpan w:val="6"/>
            <w:noWrap w:val="0"/>
            <w:vAlign w:val="center"/>
          </w:tcPr>
          <w:p w14:paraId="7461AFEE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指令名称:轨道参数10指令:AP</w:t>
            </w:r>
            <w:r>
              <w:t>-Z0</w:t>
            </w:r>
            <w:r>
              <w:rPr>
                <w:rFonts w:hint="eastAsia"/>
              </w:rPr>
              <w:t>16</w:t>
            </w:r>
          </w:p>
        </w:tc>
      </w:tr>
      <w:tr w14:paraId="3F84448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jc w:val="center"/>
        </w:trPr>
        <w:tc>
          <w:tcPr>
            <w:tcW w:w="488" w:type="pct"/>
            <w:noWrap w:val="0"/>
            <w:vAlign w:val="center"/>
          </w:tcPr>
          <w:p w14:paraId="1DFFF740">
            <w:pPr>
              <w:pStyle w:val="99"/>
            </w:pPr>
            <w:r>
              <w:rPr>
                <w:rFonts w:hint="eastAsia" w:cs="SimSun"/>
              </w:rPr>
              <w:t>仲裁域</w:t>
            </w:r>
          </w:p>
        </w:tc>
        <w:tc>
          <w:tcPr>
            <w:tcW w:w="1145" w:type="pct"/>
            <w:gridSpan w:val="2"/>
            <w:noWrap w:val="0"/>
            <w:vAlign w:val="center"/>
          </w:tcPr>
          <w:p w14:paraId="2BD6DD5B">
            <w:pPr>
              <w:pStyle w:val="99"/>
            </w:pPr>
            <w:r>
              <w:t>ID28~ID21</w:t>
            </w:r>
            <w:r>
              <w:rPr>
                <w:rFonts w:hint="eastAsia"/>
              </w:rPr>
              <w:t>:</w:t>
            </w:r>
            <w:r>
              <w:rPr>
                <w:rFonts w:hint="eastAsia" w:cs="SimSun"/>
              </w:rPr>
              <w:t>C8</w:t>
            </w:r>
            <w:r>
              <w:t>H</w:t>
            </w:r>
          </w:p>
        </w:tc>
        <w:tc>
          <w:tcPr>
            <w:tcW w:w="1068" w:type="pct"/>
            <w:noWrap w:val="0"/>
            <w:vAlign w:val="center"/>
          </w:tcPr>
          <w:p w14:paraId="7B36019E">
            <w:pPr>
              <w:pStyle w:val="99"/>
            </w:pPr>
            <w:r>
              <w:t>ID20~ID13</w:t>
            </w:r>
            <w:r>
              <w:rPr>
                <w:rFonts w:hint="eastAsia" w:cs="SimSun"/>
              </w:rPr>
              <w:t>:10</w:t>
            </w:r>
            <w:r>
              <w:t>H</w:t>
            </w:r>
          </w:p>
        </w:tc>
        <w:tc>
          <w:tcPr>
            <w:tcW w:w="1526" w:type="pct"/>
            <w:noWrap w:val="0"/>
            <w:vAlign w:val="center"/>
          </w:tcPr>
          <w:p w14:paraId="0A12AB9A">
            <w:pPr>
              <w:pStyle w:val="99"/>
              <w:rPr>
                <w:rFonts w:cs="SimSun"/>
              </w:rPr>
            </w:pPr>
            <w:r>
              <w:t>ID12~ID6</w:t>
            </w:r>
            <w:r>
              <w:rPr>
                <w:rFonts w:hint="eastAsia" w:cs="SimSun"/>
              </w:rPr>
              <w:t>:</w:t>
            </w:r>
          </w:p>
          <w:p w14:paraId="7D8BB5C8">
            <w:pPr>
              <w:pStyle w:val="99"/>
            </w:pPr>
            <w:r>
              <w:rPr>
                <w:rFonts w:hint="eastAsia" w:cs="SimSun"/>
              </w:rPr>
              <w:t>同</w:t>
            </w:r>
            <w:r>
              <w:t>ID28~ID22</w:t>
            </w:r>
          </w:p>
        </w:tc>
        <w:tc>
          <w:tcPr>
            <w:tcW w:w="773" w:type="pct"/>
            <w:noWrap w:val="0"/>
            <w:vAlign w:val="center"/>
          </w:tcPr>
          <w:p w14:paraId="3AAC2B69">
            <w:pPr>
              <w:pStyle w:val="99"/>
            </w:pPr>
            <w:r>
              <w:t>ID5~ID0</w:t>
            </w:r>
            <w:r>
              <w:rPr>
                <w:rFonts w:hint="eastAsia" w:cs="SimSun"/>
              </w:rPr>
              <w:t>:</w:t>
            </w:r>
            <w:r>
              <w:t>00H</w:t>
            </w:r>
          </w:p>
        </w:tc>
      </w:tr>
      <w:tr w14:paraId="762395D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488" w:type="pct"/>
            <w:vMerge w:val="restart"/>
            <w:noWrap w:val="0"/>
            <w:vAlign w:val="center"/>
          </w:tcPr>
          <w:p w14:paraId="32B9309D">
            <w:pPr>
              <w:pStyle w:val="99"/>
            </w:pPr>
            <w:r>
              <w:rPr>
                <w:rFonts w:hint="eastAsia" w:cs="SimSun"/>
              </w:rPr>
              <w:t>数据域</w:t>
            </w:r>
          </w:p>
        </w:tc>
        <w:tc>
          <w:tcPr>
            <w:tcW w:w="796" w:type="pct"/>
            <w:noWrap w:val="0"/>
            <w:vAlign w:val="center"/>
          </w:tcPr>
          <w:p w14:paraId="44DB0FC4">
            <w:pPr>
              <w:pStyle w:val="99"/>
            </w:pPr>
            <w:r>
              <w:t>DATA0</w:t>
            </w:r>
            <w:r>
              <w:rPr>
                <w:rFonts w:hint="eastAsia"/>
              </w:rPr>
              <w:t>~3</w:t>
            </w:r>
          </w:p>
        </w:tc>
        <w:tc>
          <w:tcPr>
            <w:tcW w:w="349" w:type="pct"/>
            <w:noWrap w:val="0"/>
            <w:vAlign w:val="center"/>
          </w:tcPr>
          <w:p w14:paraId="5D419828">
            <w:pPr>
              <w:pStyle w:val="99"/>
            </w:pPr>
          </w:p>
        </w:tc>
        <w:tc>
          <w:tcPr>
            <w:tcW w:w="1068" w:type="pct"/>
            <w:noWrap w:val="0"/>
            <w:vAlign w:val="center"/>
          </w:tcPr>
          <w:p w14:paraId="38768918">
            <w:pPr>
              <w:pStyle w:val="99"/>
            </w:pPr>
            <w:r>
              <w:rPr>
                <w:rFonts w:hint="eastAsia"/>
              </w:rPr>
              <w:t>轨道参数时刻秒</w:t>
            </w:r>
          </w:p>
        </w:tc>
        <w:tc>
          <w:tcPr>
            <w:tcW w:w="1526" w:type="pct"/>
            <w:noWrap w:val="0"/>
            <w:vAlign w:val="center"/>
          </w:tcPr>
          <w:p w14:paraId="17CD3019">
            <w:pPr>
              <w:pStyle w:val="99"/>
              <w:rPr>
                <w:rFonts w:hint="eastAsia"/>
              </w:rPr>
            </w:pPr>
          </w:p>
        </w:tc>
        <w:tc>
          <w:tcPr>
            <w:tcW w:w="773" w:type="pct"/>
            <w:noWrap w:val="0"/>
            <w:vAlign w:val="center"/>
          </w:tcPr>
          <w:p w14:paraId="319A92D5">
            <w:pPr>
              <w:pStyle w:val="99"/>
            </w:pPr>
            <w:r>
              <w:rPr>
                <w:rFonts w:hint="eastAsia"/>
              </w:rPr>
              <w:t>UTC时间（起始时间2</w:t>
            </w:r>
            <w:r>
              <w:t>000</w:t>
            </w:r>
            <w:r>
              <w:rPr>
                <w:rFonts w:hint="eastAsia"/>
              </w:rPr>
              <w:t>年1月1日1</w:t>
            </w:r>
            <w:r>
              <w:t>2</w:t>
            </w:r>
            <w:r>
              <w:rPr>
                <w:rFonts w:hint="eastAsia"/>
              </w:rPr>
              <w:t>时0</w:t>
            </w:r>
            <w:r>
              <w:t>0</w:t>
            </w:r>
            <w:r>
              <w:rPr>
                <w:rFonts w:hint="eastAsia"/>
              </w:rPr>
              <w:t>分0</w:t>
            </w:r>
            <w:r>
              <w:t>0</w:t>
            </w:r>
            <w:r>
              <w:rPr>
                <w:rFonts w:hint="eastAsia"/>
              </w:rPr>
              <w:t>秒），高字节在前</w:t>
            </w:r>
          </w:p>
        </w:tc>
      </w:tr>
      <w:tr w14:paraId="29B4026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488" w:type="pct"/>
            <w:vMerge w:val="continue"/>
            <w:noWrap w:val="0"/>
            <w:vAlign w:val="center"/>
          </w:tcPr>
          <w:p w14:paraId="2B44DB1C">
            <w:pPr>
              <w:pStyle w:val="99"/>
              <w:rPr>
                <w:rFonts w:hint="eastAsia" w:cs="SimSun"/>
              </w:rPr>
            </w:pPr>
          </w:p>
        </w:tc>
        <w:tc>
          <w:tcPr>
            <w:tcW w:w="796" w:type="pct"/>
            <w:noWrap w:val="0"/>
            <w:vAlign w:val="center"/>
          </w:tcPr>
          <w:p w14:paraId="6C071893">
            <w:pPr>
              <w:pStyle w:val="99"/>
              <w:rPr>
                <w:rFonts w:hint="eastAsia"/>
              </w:rPr>
            </w:pPr>
            <w:r>
              <w:t>DATA</w:t>
            </w:r>
            <w:r>
              <w:rPr>
                <w:rFonts w:hint="eastAsia"/>
              </w:rPr>
              <w:t>4~5</w:t>
            </w:r>
          </w:p>
        </w:tc>
        <w:tc>
          <w:tcPr>
            <w:tcW w:w="349" w:type="pct"/>
            <w:noWrap w:val="0"/>
            <w:vAlign w:val="center"/>
          </w:tcPr>
          <w:p w14:paraId="66EF1B36">
            <w:pPr>
              <w:pStyle w:val="99"/>
            </w:pPr>
          </w:p>
        </w:tc>
        <w:tc>
          <w:tcPr>
            <w:tcW w:w="1068" w:type="pct"/>
            <w:noWrap w:val="0"/>
            <w:vAlign w:val="center"/>
          </w:tcPr>
          <w:p w14:paraId="05B4F76E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轨道参数时刻毫秒</w:t>
            </w:r>
          </w:p>
        </w:tc>
        <w:tc>
          <w:tcPr>
            <w:tcW w:w="1526" w:type="pct"/>
            <w:noWrap w:val="0"/>
            <w:vAlign w:val="center"/>
          </w:tcPr>
          <w:p w14:paraId="38D6DA07">
            <w:pPr>
              <w:pStyle w:val="99"/>
              <w:rPr>
                <w:rFonts w:hint="eastAsia"/>
              </w:rPr>
            </w:pPr>
          </w:p>
        </w:tc>
        <w:tc>
          <w:tcPr>
            <w:tcW w:w="773" w:type="pct"/>
            <w:noWrap w:val="0"/>
            <w:vAlign w:val="center"/>
          </w:tcPr>
          <w:p w14:paraId="6B9CAC9E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无符号十六进制，0~1000，单位ms，高字节在前</w:t>
            </w:r>
          </w:p>
        </w:tc>
      </w:tr>
      <w:tr w14:paraId="1ED83B6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488" w:type="pct"/>
            <w:vMerge w:val="continue"/>
            <w:noWrap w:val="0"/>
            <w:vAlign w:val="center"/>
          </w:tcPr>
          <w:p w14:paraId="66577A53">
            <w:pPr>
              <w:pStyle w:val="99"/>
              <w:rPr>
                <w:rFonts w:hint="eastAsia" w:cs="SimSun"/>
              </w:rPr>
            </w:pPr>
          </w:p>
        </w:tc>
        <w:tc>
          <w:tcPr>
            <w:tcW w:w="796" w:type="pct"/>
            <w:noWrap w:val="0"/>
            <w:vAlign w:val="center"/>
          </w:tcPr>
          <w:p w14:paraId="5F0C2D00">
            <w:pPr>
              <w:pStyle w:val="99"/>
            </w:pPr>
            <w:r>
              <w:t>DATA</w:t>
            </w:r>
            <w:r>
              <w:rPr>
                <w:rFonts w:hint="eastAsia"/>
              </w:rPr>
              <w:t>6-</w:t>
            </w:r>
            <w:r>
              <w:t>7</w:t>
            </w:r>
          </w:p>
        </w:tc>
        <w:tc>
          <w:tcPr>
            <w:tcW w:w="349" w:type="pct"/>
            <w:noWrap w:val="0"/>
            <w:vAlign w:val="center"/>
          </w:tcPr>
          <w:p w14:paraId="78400DF9">
            <w:pPr>
              <w:pStyle w:val="99"/>
            </w:pPr>
          </w:p>
        </w:tc>
        <w:tc>
          <w:tcPr>
            <w:tcW w:w="1068" w:type="pct"/>
            <w:noWrap w:val="0"/>
            <w:vAlign w:val="center"/>
          </w:tcPr>
          <w:p w14:paraId="2996F550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保留</w:t>
            </w:r>
          </w:p>
        </w:tc>
        <w:tc>
          <w:tcPr>
            <w:tcW w:w="1526" w:type="pct"/>
            <w:noWrap w:val="0"/>
            <w:vAlign w:val="center"/>
          </w:tcPr>
          <w:p w14:paraId="01690AC3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AAAAH</w:t>
            </w:r>
          </w:p>
        </w:tc>
        <w:tc>
          <w:tcPr>
            <w:tcW w:w="773" w:type="pct"/>
            <w:noWrap w:val="0"/>
            <w:vAlign w:val="center"/>
          </w:tcPr>
          <w:p w14:paraId="6038CE93">
            <w:pPr>
              <w:pStyle w:val="99"/>
              <w:rPr>
                <w:rFonts w:hint="eastAsia"/>
              </w:rPr>
            </w:pPr>
          </w:p>
        </w:tc>
      </w:tr>
      <w:tr w14:paraId="53D487F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3" w:hRule="atLeast"/>
          <w:jc w:val="center"/>
        </w:trPr>
        <w:tc>
          <w:tcPr>
            <w:tcW w:w="488" w:type="pct"/>
            <w:vMerge w:val="restart"/>
            <w:noWrap w:val="0"/>
            <w:vAlign w:val="center"/>
          </w:tcPr>
          <w:p w14:paraId="227D689C">
            <w:pPr>
              <w:pStyle w:val="99"/>
            </w:pPr>
            <w:r>
              <w:rPr>
                <w:rFonts w:hint="eastAsia"/>
              </w:rPr>
              <w:t>使用说明</w:t>
            </w:r>
          </w:p>
        </w:tc>
        <w:tc>
          <w:tcPr>
            <w:tcW w:w="796" w:type="pct"/>
            <w:noWrap w:val="0"/>
            <w:vAlign w:val="center"/>
          </w:tcPr>
          <w:p w14:paraId="71799196">
            <w:pPr>
              <w:pStyle w:val="99"/>
            </w:pPr>
            <w:r>
              <w:rPr>
                <w:rFonts w:hint="eastAsia"/>
              </w:rPr>
              <w:t>发送条件</w:t>
            </w:r>
          </w:p>
        </w:tc>
        <w:tc>
          <w:tcPr>
            <w:tcW w:w="3716" w:type="pct"/>
            <w:gridSpan w:val="4"/>
            <w:noWrap w:val="0"/>
            <w:vAlign w:val="center"/>
          </w:tcPr>
          <w:p w14:paraId="4359788A">
            <w:pPr>
              <w:pStyle w:val="99"/>
            </w:pPr>
            <w:r>
              <w:rPr>
                <w:rFonts w:hint="eastAsia"/>
              </w:rPr>
              <w:t>由中心机发出，发送频率为1Hz。启动船只识别任务后定时发送，结束任务后停止发送。</w:t>
            </w:r>
          </w:p>
        </w:tc>
      </w:tr>
      <w:tr w14:paraId="19160D3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3" w:hRule="atLeast"/>
          <w:jc w:val="center"/>
        </w:trPr>
        <w:tc>
          <w:tcPr>
            <w:tcW w:w="488" w:type="pct"/>
            <w:vMerge w:val="continue"/>
            <w:noWrap w:val="0"/>
            <w:vAlign w:val="center"/>
          </w:tcPr>
          <w:p w14:paraId="0F070EF2">
            <w:pPr>
              <w:pStyle w:val="99"/>
            </w:pPr>
          </w:p>
        </w:tc>
        <w:tc>
          <w:tcPr>
            <w:tcW w:w="796" w:type="pct"/>
            <w:noWrap w:val="0"/>
            <w:vAlign w:val="center"/>
          </w:tcPr>
          <w:p w14:paraId="38333C7A">
            <w:pPr>
              <w:pStyle w:val="99"/>
            </w:pPr>
            <w:r>
              <w:rPr>
                <w:rFonts w:hint="eastAsia"/>
              </w:rPr>
              <w:t>处理要求</w:t>
            </w:r>
          </w:p>
        </w:tc>
        <w:tc>
          <w:tcPr>
            <w:tcW w:w="3716" w:type="pct"/>
            <w:gridSpan w:val="4"/>
            <w:noWrap w:val="0"/>
            <w:vAlign w:val="center"/>
          </w:tcPr>
          <w:p w14:paraId="3C82F405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AI处理板不回应答</w:t>
            </w:r>
          </w:p>
        </w:tc>
      </w:tr>
    </w:tbl>
    <w:p w14:paraId="0EF3C00B">
      <w:pPr>
        <w:ind w:firstLine="0" w:firstLineChars="0"/>
        <w:rPr>
          <w:rFonts w:hint="eastAsia"/>
        </w:rPr>
      </w:pPr>
    </w:p>
    <w:bookmarkEnd w:id="160"/>
    <w:p w14:paraId="2D168DDA">
      <w:pPr>
        <w:pStyle w:val="5"/>
        <w:spacing w:before="326" w:after="163"/>
        <w:rPr>
          <w:rFonts w:hint="eastAsia"/>
        </w:rPr>
      </w:pPr>
      <w:bookmarkStart w:id="162" w:name="_Toc514330397"/>
      <w:r>
        <w:rPr>
          <w:rFonts w:hint="eastAsia"/>
        </w:rPr>
        <w:t>AI处理板工程参数帧</w:t>
      </w:r>
    </w:p>
    <w:p w14:paraId="7B0A3FF1">
      <w:pPr>
        <w:pStyle w:val="6"/>
        <w:spacing w:before="326" w:after="163"/>
        <w:rPr>
          <w:rFonts w:hint="eastAsia"/>
        </w:rPr>
      </w:pPr>
      <w:bookmarkStart w:id="163" w:name="_Toc514330401"/>
      <w:r>
        <w:rPr>
          <w:rFonts w:hint="eastAsia"/>
        </w:rPr>
        <w:t>工程参数帧1</w:t>
      </w:r>
      <w:bookmarkEnd w:id="163"/>
      <w:r>
        <w:rPr>
          <w:rFonts w:hint="eastAsia"/>
        </w:rPr>
        <w:t>（AP-G001）</w:t>
      </w:r>
    </w:p>
    <w:p w14:paraId="5085D9D4">
      <w:pPr>
        <w:pStyle w:val="14"/>
      </w:pPr>
      <w:r>
        <w:rPr>
          <w:rFonts w:hint="eastAsia"/>
        </w:rPr>
        <w:t>表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表 \* ARABIC</w:instrText>
      </w:r>
      <w:r>
        <w:instrText xml:space="preserve"> </w:instrText>
      </w:r>
      <w:r>
        <w:fldChar w:fldCharType="separate"/>
      </w:r>
      <w:r>
        <w:rPr>
          <w:lang/>
        </w:rPr>
        <w:t>27</w:t>
      </w:r>
      <w:r>
        <w:fldChar w:fldCharType="end"/>
      </w:r>
      <w:r>
        <w:t xml:space="preserve"> </w:t>
      </w:r>
      <w:r>
        <w:rPr>
          <w:rFonts w:hint="eastAsia"/>
        </w:rPr>
        <w:t>工程参数帧1（AP-G001）</w:t>
      </w:r>
    </w:p>
    <w:tbl>
      <w:tblPr>
        <w:tblStyle w:val="43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89"/>
        <w:gridCol w:w="1427"/>
        <w:gridCol w:w="673"/>
        <w:gridCol w:w="1960"/>
        <w:gridCol w:w="2733"/>
        <w:gridCol w:w="1450"/>
      </w:tblGrid>
      <w:tr w14:paraId="22A029A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" w:hRule="atLeast"/>
          <w:jc w:val="center"/>
        </w:trPr>
        <w:tc>
          <w:tcPr>
            <w:tcW w:w="9132" w:type="dxa"/>
            <w:gridSpan w:val="6"/>
            <w:noWrap w:val="0"/>
            <w:vAlign w:val="center"/>
          </w:tcPr>
          <w:p w14:paraId="3492220D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AI处理板工程参数帧1格式:AP</w:t>
            </w:r>
            <w:r>
              <w:t>-G001</w:t>
            </w:r>
          </w:p>
        </w:tc>
      </w:tr>
      <w:tr w14:paraId="195F0D9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" w:hRule="atLeast"/>
          <w:jc w:val="center"/>
        </w:trPr>
        <w:tc>
          <w:tcPr>
            <w:tcW w:w="889" w:type="dxa"/>
            <w:noWrap w:val="0"/>
            <w:vAlign w:val="center"/>
          </w:tcPr>
          <w:p w14:paraId="4848B778">
            <w:pPr>
              <w:pStyle w:val="99"/>
            </w:pPr>
            <w:r>
              <w:t>仲裁域</w:t>
            </w:r>
          </w:p>
        </w:tc>
        <w:tc>
          <w:tcPr>
            <w:tcW w:w="2100" w:type="dxa"/>
            <w:gridSpan w:val="2"/>
            <w:noWrap w:val="0"/>
            <w:vAlign w:val="center"/>
          </w:tcPr>
          <w:p w14:paraId="12055107">
            <w:pPr>
              <w:pStyle w:val="99"/>
            </w:pPr>
            <w:r>
              <w:t>ID28~ID21</w:t>
            </w:r>
            <w:r>
              <w:rPr>
                <w:rFonts w:hint="eastAsia"/>
              </w:rPr>
              <w:t>:C9</w:t>
            </w:r>
            <w:r>
              <w:t>H</w:t>
            </w:r>
          </w:p>
        </w:tc>
        <w:tc>
          <w:tcPr>
            <w:tcW w:w="1960" w:type="dxa"/>
            <w:noWrap w:val="0"/>
            <w:vAlign w:val="center"/>
          </w:tcPr>
          <w:p w14:paraId="1D2C744A">
            <w:pPr>
              <w:pStyle w:val="99"/>
            </w:pPr>
            <w:r>
              <w:t>ID20~ID13</w:t>
            </w:r>
            <w:r>
              <w:rPr>
                <w:rFonts w:hint="eastAsia"/>
              </w:rPr>
              <w:t>:01</w:t>
            </w:r>
            <w:r>
              <w:t>H</w:t>
            </w:r>
          </w:p>
        </w:tc>
        <w:tc>
          <w:tcPr>
            <w:tcW w:w="2733" w:type="dxa"/>
            <w:noWrap w:val="0"/>
            <w:vAlign w:val="center"/>
          </w:tcPr>
          <w:p w14:paraId="36CE6099">
            <w:pPr>
              <w:pStyle w:val="99"/>
              <w:rPr>
                <w:rFonts w:hint="eastAsia"/>
              </w:rPr>
            </w:pPr>
            <w:r>
              <w:t>ID12~ID6</w:t>
            </w:r>
            <w:r>
              <w:rPr>
                <w:rFonts w:hint="eastAsia"/>
              </w:rPr>
              <w:t>:</w:t>
            </w:r>
          </w:p>
          <w:p w14:paraId="41DEF933">
            <w:pPr>
              <w:pStyle w:val="99"/>
            </w:pPr>
            <w:r>
              <w:t>同ID28~ID22</w:t>
            </w:r>
          </w:p>
        </w:tc>
        <w:tc>
          <w:tcPr>
            <w:tcW w:w="1450" w:type="dxa"/>
            <w:noWrap w:val="0"/>
            <w:vAlign w:val="center"/>
          </w:tcPr>
          <w:p w14:paraId="4DD40886">
            <w:pPr>
              <w:pStyle w:val="99"/>
            </w:pPr>
            <w:r>
              <w:t>ID5~ID0</w:t>
            </w:r>
            <w:r>
              <w:rPr>
                <w:rFonts w:hint="eastAsia"/>
              </w:rPr>
              <w:t>:</w:t>
            </w:r>
            <w:r>
              <w:t>00H</w:t>
            </w:r>
          </w:p>
        </w:tc>
      </w:tr>
      <w:tr w14:paraId="5872E5B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" w:hRule="atLeast"/>
          <w:jc w:val="center"/>
        </w:trPr>
        <w:tc>
          <w:tcPr>
            <w:tcW w:w="889" w:type="dxa"/>
            <w:vMerge w:val="restart"/>
            <w:noWrap w:val="0"/>
            <w:vAlign w:val="center"/>
          </w:tcPr>
          <w:p w14:paraId="29338E5D">
            <w:pPr>
              <w:pStyle w:val="99"/>
            </w:pPr>
            <w:r>
              <w:t>数据域</w:t>
            </w:r>
          </w:p>
        </w:tc>
        <w:tc>
          <w:tcPr>
            <w:tcW w:w="1427" w:type="dxa"/>
            <w:noWrap w:val="0"/>
            <w:vAlign w:val="center"/>
          </w:tcPr>
          <w:p w14:paraId="63451834">
            <w:pPr>
              <w:pStyle w:val="99"/>
              <w:rPr>
                <w:rFonts w:hint="eastAsia"/>
              </w:rPr>
            </w:pPr>
            <w:r>
              <w:t>DATA0</w:t>
            </w:r>
            <w:r>
              <w:rPr>
                <w:rFonts w:hint="eastAsia"/>
              </w:rPr>
              <w:t>~</w:t>
            </w:r>
            <w:r>
              <w:t>3</w:t>
            </w:r>
          </w:p>
        </w:tc>
        <w:tc>
          <w:tcPr>
            <w:tcW w:w="673" w:type="dxa"/>
            <w:noWrap w:val="0"/>
            <w:vAlign w:val="center"/>
          </w:tcPr>
          <w:p w14:paraId="5C67DF6B">
            <w:pPr>
              <w:pStyle w:val="99"/>
            </w:pPr>
          </w:p>
        </w:tc>
        <w:tc>
          <w:tcPr>
            <w:tcW w:w="1960" w:type="dxa"/>
            <w:noWrap w:val="0"/>
            <w:vAlign w:val="center"/>
          </w:tcPr>
          <w:p w14:paraId="01D77D91">
            <w:pPr>
              <w:pStyle w:val="99"/>
            </w:pPr>
            <w:r>
              <w:t>系统时间</w:t>
            </w:r>
          </w:p>
        </w:tc>
        <w:tc>
          <w:tcPr>
            <w:tcW w:w="2733" w:type="dxa"/>
            <w:noWrap w:val="0"/>
            <w:vAlign w:val="center"/>
          </w:tcPr>
          <w:p w14:paraId="183CB4D0">
            <w:pPr>
              <w:pStyle w:val="99"/>
            </w:pPr>
          </w:p>
        </w:tc>
        <w:tc>
          <w:tcPr>
            <w:tcW w:w="1450" w:type="dxa"/>
            <w:noWrap w:val="0"/>
            <w:vAlign w:val="center"/>
          </w:tcPr>
          <w:p w14:paraId="5A764934">
            <w:pPr>
              <w:pStyle w:val="99"/>
            </w:pPr>
            <w:r>
              <w:t>UTC累计时间，无符号十六进制整型</w:t>
            </w:r>
            <w:r>
              <w:rPr>
                <w:rFonts w:hint="eastAsia"/>
              </w:rPr>
              <w:t>，</w:t>
            </w:r>
            <w:r>
              <w:t>时间起点</w:t>
            </w:r>
            <w:r>
              <w:rPr>
                <w:rFonts w:hint="eastAsia"/>
              </w:rPr>
              <w:t>为2</w:t>
            </w:r>
            <w:r>
              <w:t>000</w:t>
            </w:r>
            <w:r>
              <w:rPr>
                <w:rFonts w:hint="eastAsia"/>
              </w:rPr>
              <w:t>年1月1日1</w:t>
            </w:r>
            <w:r>
              <w:t>2</w:t>
            </w:r>
            <w:r>
              <w:rPr>
                <w:rFonts w:hint="eastAsia"/>
              </w:rPr>
              <w:t>时0</w:t>
            </w:r>
            <w:r>
              <w:t>0</w:t>
            </w:r>
            <w:r>
              <w:rPr>
                <w:rFonts w:hint="eastAsia"/>
              </w:rPr>
              <w:t>分0</w:t>
            </w:r>
            <w:r>
              <w:t>0</w:t>
            </w:r>
            <w:r>
              <w:rPr>
                <w:rFonts w:hint="eastAsia"/>
              </w:rPr>
              <w:t>秒</w:t>
            </w:r>
          </w:p>
        </w:tc>
      </w:tr>
      <w:tr w14:paraId="6DA4E5A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" w:hRule="atLeast"/>
          <w:jc w:val="center"/>
        </w:trPr>
        <w:tc>
          <w:tcPr>
            <w:tcW w:w="889" w:type="dxa"/>
            <w:vMerge w:val="continue"/>
            <w:noWrap w:val="0"/>
            <w:vAlign w:val="center"/>
          </w:tcPr>
          <w:p w14:paraId="2F7294BE">
            <w:pPr>
              <w:pStyle w:val="99"/>
            </w:pPr>
          </w:p>
        </w:tc>
        <w:tc>
          <w:tcPr>
            <w:tcW w:w="1427" w:type="dxa"/>
            <w:noWrap w:val="0"/>
            <w:vAlign w:val="center"/>
          </w:tcPr>
          <w:p w14:paraId="4A10C619">
            <w:pPr>
              <w:pStyle w:val="99"/>
            </w:pPr>
            <w:r>
              <w:t>DATA4</w:t>
            </w:r>
          </w:p>
        </w:tc>
        <w:tc>
          <w:tcPr>
            <w:tcW w:w="673" w:type="dxa"/>
            <w:noWrap w:val="0"/>
            <w:vAlign w:val="center"/>
          </w:tcPr>
          <w:p w14:paraId="200846FC">
            <w:pPr>
              <w:pStyle w:val="99"/>
              <w:rPr>
                <w:rFonts w:hint="eastAsia"/>
              </w:rPr>
            </w:pPr>
          </w:p>
        </w:tc>
        <w:tc>
          <w:tcPr>
            <w:tcW w:w="1960" w:type="dxa"/>
            <w:noWrap w:val="0"/>
            <w:vAlign w:val="center"/>
          </w:tcPr>
          <w:p w14:paraId="7D68B511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CAN总线工作通道</w:t>
            </w:r>
          </w:p>
        </w:tc>
        <w:tc>
          <w:tcPr>
            <w:tcW w:w="2733" w:type="dxa"/>
            <w:noWrap w:val="0"/>
            <w:vAlign w:val="center"/>
          </w:tcPr>
          <w:p w14:paraId="28041D56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00H=CAN A;</w:t>
            </w:r>
          </w:p>
          <w:p w14:paraId="19D4B405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01H=CAN B</w:t>
            </w:r>
          </w:p>
        </w:tc>
        <w:tc>
          <w:tcPr>
            <w:tcW w:w="1450" w:type="dxa"/>
            <w:noWrap w:val="0"/>
            <w:vAlign w:val="center"/>
          </w:tcPr>
          <w:p w14:paraId="60B42F0A">
            <w:pPr>
              <w:pStyle w:val="99"/>
              <w:rPr>
                <w:rFonts w:hint="eastAsia"/>
                <w:color w:val="FF0000"/>
              </w:rPr>
            </w:pPr>
          </w:p>
        </w:tc>
      </w:tr>
      <w:tr w14:paraId="717CBAE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" w:hRule="atLeast"/>
          <w:jc w:val="center"/>
        </w:trPr>
        <w:tc>
          <w:tcPr>
            <w:tcW w:w="889" w:type="dxa"/>
            <w:vMerge w:val="continue"/>
            <w:noWrap w:val="0"/>
            <w:vAlign w:val="center"/>
          </w:tcPr>
          <w:p w14:paraId="490A91E9">
            <w:pPr>
              <w:pStyle w:val="99"/>
            </w:pPr>
          </w:p>
        </w:tc>
        <w:tc>
          <w:tcPr>
            <w:tcW w:w="1427" w:type="dxa"/>
            <w:noWrap w:val="0"/>
            <w:vAlign w:val="center"/>
          </w:tcPr>
          <w:p w14:paraId="4293D2DD">
            <w:pPr>
              <w:pStyle w:val="99"/>
            </w:pPr>
            <w:r>
              <w:t>DATA5</w:t>
            </w:r>
          </w:p>
        </w:tc>
        <w:tc>
          <w:tcPr>
            <w:tcW w:w="673" w:type="dxa"/>
            <w:noWrap w:val="0"/>
            <w:vAlign w:val="center"/>
          </w:tcPr>
          <w:p w14:paraId="6E781E73">
            <w:pPr>
              <w:pStyle w:val="99"/>
            </w:pPr>
          </w:p>
        </w:tc>
        <w:tc>
          <w:tcPr>
            <w:tcW w:w="1960" w:type="dxa"/>
            <w:noWrap w:val="0"/>
            <w:vAlign w:val="center"/>
          </w:tcPr>
          <w:p w14:paraId="6A9779AE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CAN总线复位计数</w:t>
            </w:r>
          </w:p>
        </w:tc>
        <w:tc>
          <w:tcPr>
            <w:tcW w:w="2733" w:type="dxa"/>
            <w:noWrap w:val="0"/>
            <w:vAlign w:val="center"/>
          </w:tcPr>
          <w:p w14:paraId="32ED3CC9">
            <w:pPr>
              <w:pStyle w:val="99"/>
            </w:pPr>
          </w:p>
        </w:tc>
        <w:tc>
          <w:tcPr>
            <w:tcW w:w="1450" w:type="dxa"/>
            <w:noWrap w:val="0"/>
            <w:vAlign w:val="center"/>
          </w:tcPr>
          <w:p w14:paraId="369A6D03">
            <w:pPr>
              <w:pStyle w:val="99"/>
            </w:pPr>
            <w:r>
              <w:rPr>
                <w:rFonts w:hint="eastAsia"/>
              </w:rPr>
              <w:t>无符号十六进制，0~255循环</w:t>
            </w:r>
          </w:p>
        </w:tc>
      </w:tr>
      <w:tr w14:paraId="045AD3B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" w:hRule="atLeast"/>
          <w:jc w:val="center"/>
        </w:trPr>
        <w:tc>
          <w:tcPr>
            <w:tcW w:w="889" w:type="dxa"/>
            <w:vMerge w:val="continue"/>
            <w:noWrap w:val="0"/>
            <w:vAlign w:val="center"/>
          </w:tcPr>
          <w:p w14:paraId="3C53E48F">
            <w:pPr>
              <w:pStyle w:val="99"/>
            </w:pPr>
          </w:p>
        </w:tc>
        <w:tc>
          <w:tcPr>
            <w:tcW w:w="1427" w:type="dxa"/>
            <w:noWrap w:val="0"/>
            <w:vAlign w:val="center"/>
          </w:tcPr>
          <w:p w14:paraId="4C2152F3">
            <w:pPr>
              <w:pStyle w:val="99"/>
            </w:pPr>
            <w:r>
              <w:t>DATA6</w:t>
            </w:r>
          </w:p>
        </w:tc>
        <w:tc>
          <w:tcPr>
            <w:tcW w:w="673" w:type="dxa"/>
            <w:noWrap w:val="0"/>
            <w:vAlign w:val="center"/>
          </w:tcPr>
          <w:p w14:paraId="58A0774F">
            <w:pPr>
              <w:pStyle w:val="99"/>
              <w:rPr>
                <w:rFonts w:hint="eastAsia"/>
              </w:rPr>
            </w:pPr>
          </w:p>
        </w:tc>
        <w:tc>
          <w:tcPr>
            <w:tcW w:w="1960" w:type="dxa"/>
            <w:noWrap w:val="0"/>
            <w:vAlign w:val="center"/>
          </w:tcPr>
          <w:p w14:paraId="7A07EBB9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CAN总线接收错误帧计数</w:t>
            </w:r>
          </w:p>
        </w:tc>
        <w:tc>
          <w:tcPr>
            <w:tcW w:w="2733" w:type="dxa"/>
            <w:noWrap w:val="0"/>
            <w:vAlign w:val="center"/>
          </w:tcPr>
          <w:p w14:paraId="07E301AE">
            <w:pPr>
              <w:pStyle w:val="99"/>
            </w:pPr>
          </w:p>
        </w:tc>
        <w:tc>
          <w:tcPr>
            <w:tcW w:w="1450" w:type="dxa"/>
            <w:noWrap w:val="0"/>
            <w:vAlign w:val="center"/>
          </w:tcPr>
          <w:p w14:paraId="23704A5E">
            <w:pPr>
              <w:pStyle w:val="99"/>
            </w:pPr>
            <w:r>
              <w:rPr>
                <w:rFonts w:hint="eastAsia"/>
              </w:rPr>
              <w:t>无符号十六进制，0~255循环</w:t>
            </w:r>
          </w:p>
        </w:tc>
      </w:tr>
      <w:tr w14:paraId="1C2F82B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" w:hRule="atLeast"/>
          <w:jc w:val="center"/>
        </w:trPr>
        <w:tc>
          <w:tcPr>
            <w:tcW w:w="889" w:type="dxa"/>
            <w:vMerge w:val="continue"/>
            <w:noWrap w:val="0"/>
            <w:vAlign w:val="center"/>
          </w:tcPr>
          <w:p w14:paraId="3A582EC3">
            <w:pPr>
              <w:pStyle w:val="99"/>
            </w:pPr>
          </w:p>
        </w:tc>
        <w:tc>
          <w:tcPr>
            <w:tcW w:w="1427" w:type="dxa"/>
            <w:noWrap w:val="0"/>
            <w:vAlign w:val="center"/>
          </w:tcPr>
          <w:p w14:paraId="4075A560">
            <w:pPr>
              <w:pStyle w:val="99"/>
            </w:pPr>
            <w:r>
              <w:t>DATA7</w:t>
            </w:r>
          </w:p>
        </w:tc>
        <w:tc>
          <w:tcPr>
            <w:tcW w:w="673" w:type="dxa"/>
            <w:noWrap w:val="0"/>
            <w:vAlign w:val="center"/>
          </w:tcPr>
          <w:p w14:paraId="035B2FD1">
            <w:pPr>
              <w:pStyle w:val="99"/>
              <w:rPr>
                <w:rFonts w:hint="eastAsia"/>
              </w:rPr>
            </w:pPr>
          </w:p>
        </w:tc>
        <w:tc>
          <w:tcPr>
            <w:tcW w:w="1960" w:type="dxa"/>
            <w:noWrap w:val="0"/>
            <w:vAlign w:val="center"/>
          </w:tcPr>
          <w:p w14:paraId="101E152F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轮询接收计数</w:t>
            </w:r>
          </w:p>
        </w:tc>
        <w:tc>
          <w:tcPr>
            <w:tcW w:w="2733" w:type="dxa"/>
            <w:noWrap w:val="0"/>
            <w:vAlign w:val="center"/>
          </w:tcPr>
          <w:p w14:paraId="05A31399">
            <w:pPr>
              <w:pStyle w:val="99"/>
              <w:rPr>
                <w:rFonts w:hint="eastAsia"/>
              </w:rPr>
            </w:pPr>
          </w:p>
        </w:tc>
        <w:tc>
          <w:tcPr>
            <w:tcW w:w="1450" w:type="dxa"/>
            <w:noWrap w:val="0"/>
            <w:vAlign w:val="center"/>
          </w:tcPr>
          <w:p w14:paraId="67E804EB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无符号十六进制，0~255循环</w:t>
            </w:r>
          </w:p>
        </w:tc>
      </w:tr>
      <w:tr w14:paraId="54E3BED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" w:hRule="atLeast"/>
          <w:jc w:val="center"/>
        </w:trPr>
        <w:tc>
          <w:tcPr>
            <w:tcW w:w="889" w:type="dxa"/>
            <w:vMerge w:val="restart"/>
            <w:noWrap w:val="0"/>
            <w:vAlign w:val="center"/>
          </w:tcPr>
          <w:p w14:paraId="461E59DA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使用</w:t>
            </w:r>
            <w:r>
              <w:t>说明</w:t>
            </w:r>
          </w:p>
        </w:tc>
        <w:tc>
          <w:tcPr>
            <w:tcW w:w="1427" w:type="dxa"/>
            <w:noWrap w:val="0"/>
            <w:vAlign w:val="center"/>
          </w:tcPr>
          <w:p w14:paraId="43B5A5AC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发送</w:t>
            </w:r>
            <w:r>
              <w:t>条件</w:t>
            </w:r>
          </w:p>
        </w:tc>
        <w:tc>
          <w:tcPr>
            <w:tcW w:w="6816" w:type="dxa"/>
            <w:gridSpan w:val="4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7F56C8A8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接收</w:t>
            </w:r>
            <w:r>
              <w:t>到中心机</w:t>
            </w:r>
            <w:r>
              <w:rPr>
                <w:rFonts w:hint="eastAsia"/>
              </w:rPr>
              <w:t>工程参数采集指令（AP-Z002）后20</w:t>
            </w:r>
            <w:r>
              <w:t>ms内返回该帧</w:t>
            </w:r>
          </w:p>
        </w:tc>
      </w:tr>
      <w:tr w14:paraId="4B6AEA4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" w:hRule="atLeast"/>
          <w:jc w:val="center"/>
        </w:trPr>
        <w:tc>
          <w:tcPr>
            <w:tcW w:w="889" w:type="dxa"/>
            <w:vMerge w:val="continue"/>
            <w:noWrap w:val="0"/>
            <w:vAlign w:val="center"/>
          </w:tcPr>
          <w:p w14:paraId="0608B55F">
            <w:pPr>
              <w:pStyle w:val="99"/>
            </w:pPr>
          </w:p>
        </w:tc>
        <w:tc>
          <w:tcPr>
            <w:tcW w:w="1427" w:type="dxa"/>
            <w:noWrap w:val="0"/>
            <w:vAlign w:val="center"/>
          </w:tcPr>
          <w:p w14:paraId="11E5EC9A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处理</w:t>
            </w:r>
            <w:r>
              <w:t>要求</w:t>
            </w:r>
          </w:p>
        </w:tc>
        <w:tc>
          <w:tcPr>
            <w:tcW w:w="6816" w:type="dxa"/>
            <w:gridSpan w:val="4"/>
            <w:tcBorders>
              <w:top w:val="single" w:color="auto" w:sz="4" w:space="0"/>
            </w:tcBorders>
            <w:noWrap w:val="0"/>
            <w:vAlign w:val="center"/>
          </w:tcPr>
          <w:p w14:paraId="1ED94679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若</w:t>
            </w:r>
            <w:r>
              <w:t>中心机在</w:t>
            </w:r>
            <w:r>
              <w:rPr>
                <w:rFonts w:hint="eastAsia"/>
              </w:rPr>
              <w:t>工程参数采集指令（AP-Z002）发出</w:t>
            </w:r>
            <w:r>
              <w:t>后</w:t>
            </w:r>
            <w:r>
              <w:rPr>
                <w:rFonts w:hint="eastAsia"/>
              </w:rPr>
              <w:t>2</w:t>
            </w:r>
            <w:r>
              <w:t>s内未接收到该帧，则按超时处理</w:t>
            </w:r>
          </w:p>
        </w:tc>
      </w:tr>
    </w:tbl>
    <w:p w14:paraId="0C14B686">
      <w:pPr>
        <w:pStyle w:val="6"/>
        <w:spacing w:before="326" w:after="163"/>
        <w:rPr>
          <w:rFonts w:hint="eastAsia"/>
        </w:rPr>
      </w:pPr>
      <w:bookmarkStart w:id="164" w:name="_Toc514330402"/>
      <w:r>
        <w:rPr>
          <w:rFonts w:hint="eastAsia"/>
        </w:rPr>
        <w:t>工程参数帧2</w:t>
      </w:r>
      <w:bookmarkEnd w:id="164"/>
      <w:r>
        <w:rPr>
          <w:rFonts w:hint="eastAsia"/>
        </w:rPr>
        <w:t>（AP-G002）</w:t>
      </w:r>
    </w:p>
    <w:p w14:paraId="75E4A242">
      <w:pPr>
        <w:pStyle w:val="14"/>
      </w:pPr>
      <w:r>
        <w:rPr>
          <w:rFonts w:hint="eastAsia"/>
        </w:rPr>
        <w:t>表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表 \* ARABIC</w:instrText>
      </w:r>
      <w:r>
        <w:instrText xml:space="preserve"> </w:instrText>
      </w:r>
      <w:r>
        <w:fldChar w:fldCharType="separate"/>
      </w:r>
      <w:r>
        <w:rPr>
          <w:lang/>
        </w:rPr>
        <w:t>28</w:t>
      </w:r>
      <w:r>
        <w:fldChar w:fldCharType="end"/>
      </w:r>
      <w:r>
        <w:t>工程参数帧</w:t>
      </w:r>
      <w:r>
        <w:rPr>
          <w:rFonts w:hint="eastAsia"/>
        </w:rPr>
        <w:t>2</w:t>
      </w:r>
      <w:r>
        <w:t>（</w:t>
      </w:r>
      <w:r>
        <w:rPr>
          <w:rFonts w:hint="eastAsia"/>
        </w:rPr>
        <w:t>AP-G002</w:t>
      </w:r>
      <w:r>
        <w:t>）</w:t>
      </w:r>
    </w:p>
    <w:tbl>
      <w:tblPr>
        <w:tblStyle w:val="43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06"/>
        <w:gridCol w:w="1430"/>
        <w:gridCol w:w="640"/>
        <w:gridCol w:w="2000"/>
        <w:gridCol w:w="2690"/>
        <w:gridCol w:w="1479"/>
      </w:tblGrid>
      <w:tr w14:paraId="5D0D552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4" w:hRule="atLeast"/>
          <w:jc w:val="center"/>
        </w:trPr>
        <w:tc>
          <w:tcPr>
            <w:tcW w:w="9145" w:type="dxa"/>
            <w:gridSpan w:val="6"/>
            <w:noWrap w:val="0"/>
            <w:vAlign w:val="center"/>
          </w:tcPr>
          <w:p w14:paraId="27A86E2C">
            <w:pPr>
              <w:spacing w:line="240" w:lineRule="auto"/>
              <w:ind w:firstLine="0" w:firstLineChars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AI处理板</w:t>
            </w:r>
            <w:r>
              <w:rPr>
                <w:sz w:val="21"/>
                <w:szCs w:val="21"/>
              </w:rPr>
              <w:t>工程参数帧</w:t>
            </w:r>
            <w:r>
              <w:rPr>
                <w:rFonts w:hint="eastAsia"/>
                <w:sz w:val="21"/>
                <w:szCs w:val="21"/>
              </w:rPr>
              <w:t>2格式:AP-G00</w:t>
            </w:r>
            <w:r>
              <w:rPr>
                <w:sz w:val="21"/>
                <w:szCs w:val="21"/>
              </w:rPr>
              <w:t>2</w:t>
            </w:r>
          </w:p>
        </w:tc>
      </w:tr>
      <w:tr w14:paraId="6DCD5D1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4" w:hRule="atLeast"/>
          <w:jc w:val="center"/>
        </w:trPr>
        <w:tc>
          <w:tcPr>
            <w:tcW w:w="906" w:type="dxa"/>
            <w:noWrap w:val="0"/>
            <w:vAlign w:val="center"/>
          </w:tcPr>
          <w:p w14:paraId="16E37AC9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仲裁域</w:t>
            </w:r>
          </w:p>
        </w:tc>
        <w:tc>
          <w:tcPr>
            <w:tcW w:w="2070" w:type="dxa"/>
            <w:gridSpan w:val="2"/>
            <w:noWrap w:val="0"/>
            <w:vAlign w:val="center"/>
          </w:tcPr>
          <w:p w14:paraId="582986BB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ID28~21</w:t>
            </w:r>
            <w:r>
              <w:rPr>
                <w:rFonts w:hint="eastAsia"/>
                <w:sz w:val="21"/>
                <w:szCs w:val="21"/>
              </w:rPr>
              <w:t>:C9</w:t>
            </w:r>
            <w:r>
              <w:rPr>
                <w:sz w:val="21"/>
                <w:szCs w:val="21"/>
              </w:rPr>
              <w:t>H</w:t>
            </w:r>
          </w:p>
        </w:tc>
        <w:tc>
          <w:tcPr>
            <w:tcW w:w="2000" w:type="dxa"/>
            <w:noWrap w:val="0"/>
            <w:vAlign w:val="center"/>
          </w:tcPr>
          <w:p w14:paraId="3289204C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ID20~13</w:t>
            </w:r>
            <w:r>
              <w:rPr>
                <w:rFonts w:hint="eastAsia"/>
                <w:sz w:val="21"/>
                <w:szCs w:val="21"/>
              </w:rPr>
              <w:t>:0</w:t>
            </w:r>
            <w:r>
              <w:rPr>
                <w:sz w:val="21"/>
                <w:szCs w:val="21"/>
              </w:rPr>
              <w:t>2H</w:t>
            </w:r>
          </w:p>
        </w:tc>
        <w:tc>
          <w:tcPr>
            <w:tcW w:w="2690" w:type="dxa"/>
            <w:noWrap w:val="0"/>
            <w:vAlign w:val="center"/>
          </w:tcPr>
          <w:p w14:paraId="68C2C0C2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ID12~ID6</w:t>
            </w:r>
            <w:r>
              <w:rPr>
                <w:rFonts w:hint="eastAsia"/>
                <w:sz w:val="21"/>
                <w:szCs w:val="21"/>
              </w:rPr>
              <w:t>:</w:t>
            </w:r>
          </w:p>
          <w:p w14:paraId="1FBD67C9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同ID28~ID22</w:t>
            </w:r>
          </w:p>
        </w:tc>
        <w:tc>
          <w:tcPr>
            <w:tcW w:w="1479" w:type="dxa"/>
            <w:noWrap w:val="0"/>
            <w:vAlign w:val="center"/>
          </w:tcPr>
          <w:p w14:paraId="494C0DC7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ID5~0</w:t>
            </w:r>
            <w:r>
              <w:rPr>
                <w:rFonts w:hint="eastAsia"/>
                <w:sz w:val="21"/>
                <w:szCs w:val="21"/>
              </w:rPr>
              <w:t>:</w:t>
            </w:r>
            <w:r>
              <w:rPr>
                <w:sz w:val="21"/>
                <w:szCs w:val="21"/>
              </w:rPr>
              <w:t>00H</w:t>
            </w:r>
          </w:p>
        </w:tc>
      </w:tr>
      <w:tr w14:paraId="4127F35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4" w:hRule="atLeast"/>
          <w:jc w:val="center"/>
        </w:trPr>
        <w:tc>
          <w:tcPr>
            <w:tcW w:w="906" w:type="dxa"/>
            <w:vMerge w:val="restart"/>
            <w:noWrap w:val="0"/>
            <w:vAlign w:val="center"/>
          </w:tcPr>
          <w:p w14:paraId="2D4E639A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数据域</w:t>
            </w:r>
          </w:p>
        </w:tc>
        <w:tc>
          <w:tcPr>
            <w:tcW w:w="1430" w:type="dxa"/>
            <w:noWrap w:val="0"/>
            <w:vAlign w:val="center"/>
          </w:tcPr>
          <w:p w14:paraId="27A3421C">
            <w:pPr>
              <w:spacing w:line="240" w:lineRule="auto"/>
              <w:ind w:firstLine="0" w:firstLineChars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DATA0</w:t>
            </w:r>
          </w:p>
        </w:tc>
        <w:tc>
          <w:tcPr>
            <w:tcW w:w="640" w:type="dxa"/>
            <w:noWrap w:val="0"/>
            <w:vAlign w:val="center"/>
          </w:tcPr>
          <w:p w14:paraId="7D71FA96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2000" w:type="dxa"/>
            <w:noWrap w:val="0"/>
            <w:vAlign w:val="center"/>
          </w:tcPr>
          <w:p w14:paraId="3BE609FF">
            <w:pPr>
              <w:spacing w:line="240" w:lineRule="auto"/>
              <w:ind w:firstLine="0" w:firstLineChars="0"/>
              <w:jc w:val="center"/>
              <w:rPr>
                <w:rFonts w:hint="eastAsia"/>
                <w:color w:val="FF0000"/>
                <w:sz w:val="21"/>
                <w:szCs w:val="21"/>
              </w:rPr>
            </w:pPr>
            <w:r>
              <w:rPr>
                <w:sz w:val="21"/>
                <w:szCs w:val="21"/>
              </w:rPr>
              <w:t>指令</w:t>
            </w:r>
            <w:r>
              <w:rPr>
                <w:rFonts w:hint="eastAsia"/>
                <w:sz w:val="21"/>
                <w:szCs w:val="21"/>
              </w:rPr>
              <w:t>接收</w:t>
            </w:r>
            <w:r>
              <w:rPr>
                <w:sz w:val="21"/>
                <w:szCs w:val="21"/>
              </w:rPr>
              <w:t>计数</w:t>
            </w:r>
          </w:p>
        </w:tc>
        <w:tc>
          <w:tcPr>
            <w:tcW w:w="2690" w:type="dxa"/>
            <w:noWrap w:val="0"/>
            <w:vAlign w:val="center"/>
          </w:tcPr>
          <w:p w14:paraId="72A09809">
            <w:pPr>
              <w:spacing w:line="240" w:lineRule="auto"/>
              <w:ind w:firstLine="0" w:firstLineChars="0"/>
              <w:jc w:val="center"/>
              <w:rPr>
                <w:rFonts w:hint="eastAsia"/>
                <w:sz w:val="21"/>
                <w:szCs w:val="21"/>
              </w:rPr>
            </w:pPr>
          </w:p>
        </w:tc>
        <w:tc>
          <w:tcPr>
            <w:tcW w:w="1479" w:type="dxa"/>
            <w:noWrap w:val="0"/>
            <w:vAlign w:val="center"/>
          </w:tcPr>
          <w:p w14:paraId="56D0F0C6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无符号十六进制，0~255循环</w:t>
            </w:r>
          </w:p>
        </w:tc>
      </w:tr>
      <w:tr w14:paraId="43D021B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3" w:hRule="atLeast"/>
          <w:jc w:val="center"/>
        </w:trPr>
        <w:tc>
          <w:tcPr>
            <w:tcW w:w="906" w:type="dxa"/>
            <w:vMerge w:val="continue"/>
            <w:noWrap w:val="0"/>
            <w:vAlign w:val="center"/>
          </w:tcPr>
          <w:p w14:paraId="68F76244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430" w:type="dxa"/>
            <w:noWrap w:val="0"/>
            <w:vAlign w:val="center"/>
          </w:tcPr>
          <w:p w14:paraId="5DEBF2E6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DATA1</w:t>
            </w:r>
          </w:p>
        </w:tc>
        <w:tc>
          <w:tcPr>
            <w:tcW w:w="640" w:type="dxa"/>
            <w:noWrap w:val="0"/>
            <w:vAlign w:val="center"/>
          </w:tcPr>
          <w:p w14:paraId="208E3B6B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2000" w:type="dxa"/>
            <w:noWrap w:val="0"/>
            <w:vAlign w:val="center"/>
          </w:tcPr>
          <w:p w14:paraId="3717B5C9">
            <w:pPr>
              <w:spacing w:line="240" w:lineRule="auto"/>
              <w:ind w:firstLine="0" w:firstLineChars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指令执行计数</w:t>
            </w:r>
          </w:p>
        </w:tc>
        <w:tc>
          <w:tcPr>
            <w:tcW w:w="2690" w:type="dxa"/>
            <w:noWrap w:val="0"/>
            <w:vAlign w:val="center"/>
          </w:tcPr>
          <w:p w14:paraId="5357630C">
            <w:pPr>
              <w:spacing w:line="240" w:lineRule="auto"/>
              <w:ind w:firstLine="0" w:firstLineChars="0"/>
              <w:jc w:val="center"/>
              <w:rPr>
                <w:rFonts w:hint="eastAsia"/>
                <w:sz w:val="21"/>
                <w:szCs w:val="21"/>
              </w:rPr>
            </w:pPr>
          </w:p>
        </w:tc>
        <w:tc>
          <w:tcPr>
            <w:tcW w:w="1479" w:type="dxa"/>
            <w:noWrap w:val="0"/>
            <w:vAlign w:val="center"/>
          </w:tcPr>
          <w:p w14:paraId="1DB458E3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无符号十六进制，0~255循环</w:t>
            </w:r>
          </w:p>
        </w:tc>
      </w:tr>
      <w:tr w14:paraId="7730F80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" w:hRule="atLeast"/>
          <w:jc w:val="center"/>
        </w:trPr>
        <w:tc>
          <w:tcPr>
            <w:tcW w:w="906" w:type="dxa"/>
            <w:vMerge w:val="continue"/>
            <w:noWrap w:val="0"/>
            <w:vAlign w:val="center"/>
          </w:tcPr>
          <w:p w14:paraId="3B4A6ADE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430" w:type="dxa"/>
            <w:noWrap w:val="0"/>
            <w:vAlign w:val="center"/>
          </w:tcPr>
          <w:p w14:paraId="3B8A47C7">
            <w:pPr>
              <w:spacing w:line="240" w:lineRule="auto"/>
              <w:ind w:firstLine="0" w:firstLineChars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DATA</w:t>
            </w:r>
            <w:r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640" w:type="dxa"/>
            <w:noWrap w:val="0"/>
            <w:vAlign w:val="center"/>
          </w:tcPr>
          <w:p w14:paraId="7F812534">
            <w:pPr>
              <w:spacing w:line="240" w:lineRule="auto"/>
              <w:ind w:firstLine="0" w:firstLineChars="0"/>
              <w:jc w:val="center"/>
              <w:rPr>
                <w:rFonts w:hint="eastAsia"/>
                <w:sz w:val="21"/>
                <w:szCs w:val="21"/>
              </w:rPr>
            </w:pPr>
          </w:p>
        </w:tc>
        <w:tc>
          <w:tcPr>
            <w:tcW w:w="2000" w:type="dxa"/>
            <w:noWrap w:val="0"/>
            <w:vAlign w:val="center"/>
          </w:tcPr>
          <w:p w14:paraId="477A222F">
            <w:pPr>
              <w:spacing w:line="240" w:lineRule="auto"/>
              <w:ind w:firstLine="0" w:firstLineChars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时间广播接收计数</w:t>
            </w:r>
          </w:p>
        </w:tc>
        <w:tc>
          <w:tcPr>
            <w:tcW w:w="2690" w:type="dxa"/>
            <w:noWrap w:val="0"/>
            <w:vAlign w:val="center"/>
          </w:tcPr>
          <w:p w14:paraId="7F0E626E">
            <w:pPr>
              <w:spacing w:line="240" w:lineRule="auto"/>
              <w:ind w:firstLine="0" w:firstLineChars="0"/>
              <w:jc w:val="center"/>
              <w:rPr>
                <w:rFonts w:hint="eastAsia"/>
                <w:color w:val="FF0000"/>
                <w:sz w:val="21"/>
                <w:szCs w:val="21"/>
              </w:rPr>
            </w:pPr>
          </w:p>
        </w:tc>
        <w:tc>
          <w:tcPr>
            <w:tcW w:w="1479" w:type="dxa"/>
            <w:noWrap w:val="0"/>
            <w:vAlign w:val="center"/>
          </w:tcPr>
          <w:p w14:paraId="5233C1DC">
            <w:pPr>
              <w:pStyle w:val="99"/>
              <w:rPr>
                <w:rFonts w:hint="eastAsia"/>
                <w:color w:val="FF0000"/>
              </w:rPr>
            </w:pPr>
            <w:r>
              <w:rPr>
                <w:rFonts w:hint="eastAsia"/>
              </w:rPr>
              <w:t>无符号十六进制，0~255循环</w:t>
            </w:r>
          </w:p>
        </w:tc>
      </w:tr>
      <w:tr w14:paraId="442C6C3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906" w:type="dxa"/>
            <w:vMerge w:val="continue"/>
            <w:noWrap w:val="0"/>
            <w:vAlign w:val="center"/>
          </w:tcPr>
          <w:p w14:paraId="50EAB64B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430" w:type="dxa"/>
            <w:noWrap w:val="0"/>
            <w:vAlign w:val="center"/>
          </w:tcPr>
          <w:p w14:paraId="47E7B03B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DATA</w:t>
            </w:r>
            <w:r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640" w:type="dxa"/>
            <w:noWrap w:val="0"/>
            <w:vAlign w:val="center"/>
          </w:tcPr>
          <w:p w14:paraId="053686AB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2000" w:type="dxa"/>
            <w:noWrap w:val="0"/>
            <w:vAlign w:val="center"/>
          </w:tcPr>
          <w:p w14:paraId="73302FB4">
            <w:pPr>
              <w:spacing w:line="240" w:lineRule="auto"/>
              <w:ind w:firstLine="0" w:firstLineChars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预留</w:t>
            </w:r>
          </w:p>
        </w:tc>
        <w:tc>
          <w:tcPr>
            <w:tcW w:w="2690" w:type="dxa"/>
            <w:noWrap w:val="0"/>
            <w:vAlign w:val="center"/>
          </w:tcPr>
          <w:p w14:paraId="4452D516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AAH</w:t>
            </w:r>
          </w:p>
        </w:tc>
        <w:tc>
          <w:tcPr>
            <w:tcW w:w="1479" w:type="dxa"/>
            <w:noWrap w:val="0"/>
            <w:vAlign w:val="center"/>
          </w:tcPr>
          <w:p w14:paraId="00088D00">
            <w:pPr>
              <w:pStyle w:val="99"/>
              <w:rPr>
                <w:color w:val="FF0000"/>
              </w:rPr>
            </w:pPr>
          </w:p>
        </w:tc>
      </w:tr>
      <w:tr w14:paraId="0615D83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906" w:type="dxa"/>
            <w:vMerge w:val="continue"/>
            <w:noWrap w:val="0"/>
            <w:vAlign w:val="center"/>
          </w:tcPr>
          <w:p w14:paraId="4658EDB1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430" w:type="dxa"/>
            <w:noWrap w:val="0"/>
            <w:vAlign w:val="center"/>
          </w:tcPr>
          <w:p w14:paraId="456146E9">
            <w:pPr>
              <w:spacing w:line="240" w:lineRule="auto"/>
              <w:ind w:firstLine="0" w:firstLineChars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DATA</w:t>
            </w:r>
            <w:r>
              <w:rPr>
                <w:rFonts w:hint="eastAsia"/>
                <w:sz w:val="21"/>
                <w:szCs w:val="21"/>
              </w:rPr>
              <w:t>4~5</w:t>
            </w:r>
          </w:p>
        </w:tc>
        <w:tc>
          <w:tcPr>
            <w:tcW w:w="640" w:type="dxa"/>
            <w:noWrap w:val="0"/>
            <w:vAlign w:val="center"/>
          </w:tcPr>
          <w:p w14:paraId="04EB806A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2000" w:type="dxa"/>
            <w:noWrap w:val="0"/>
            <w:vAlign w:val="center"/>
          </w:tcPr>
          <w:p w14:paraId="30423A22">
            <w:pPr>
              <w:spacing w:line="240" w:lineRule="auto"/>
              <w:ind w:firstLine="0" w:firstLineChars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实时AIS数据帧计数</w:t>
            </w:r>
          </w:p>
        </w:tc>
        <w:tc>
          <w:tcPr>
            <w:tcW w:w="2690" w:type="dxa"/>
            <w:noWrap w:val="0"/>
            <w:vAlign w:val="center"/>
          </w:tcPr>
          <w:p w14:paraId="5F770D19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479" w:type="dxa"/>
            <w:noWrap w:val="0"/>
            <w:vAlign w:val="center"/>
          </w:tcPr>
          <w:p w14:paraId="657C76C2">
            <w:pPr>
              <w:pStyle w:val="99"/>
            </w:pPr>
            <w:r>
              <w:rPr>
                <w:rFonts w:hint="eastAsia"/>
              </w:rPr>
              <w:t>无符号十六进制，0~65536循环</w:t>
            </w:r>
          </w:p>
        </w:tc>
      </w:tr>
      <w:tr w14:paraId="28ACF51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  <w:jc w:val="center"/>
        </w:trPr>
        <w:tc>
          <w:tcPr>
            <w:tcW w:w="906" w:type="dxa"/>
            <w:vMerge w:val="continue"/>
            <w:noWrap w:val="0"/>
            <w:vAlign w:val="center"/>
          </w:tcPr>
          <w:p w14:paraId="1DF60AA2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430" w:type="dxa"/>
            <w:noWrap w:val="0"/>
            <w:vAlign w:val="center"/>
          </w:tcPr>
          <w:p w14:paraId="46F04FFB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DATA6~7</w:t>
            </w:r>
          </w:p>
        </w:tc>
        <w:tc>
          <w:tcPr>
            <w:tcW w:w="640" w:type="dxa"/>
            <w:noWrap w:val="0"/>
            <w:vAlign w:val="center"/>
          </w:tcPr>
          <w:p w14:paraId="620E132B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2000" w:type="dxa"/>
            <w:noWrap w:val="0"/>
            <w:vAlign w:val="center"/>
          </w:tcPr>
          <w:p w14:paraId="37BD4203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轨道参数指令帧计数</w:t>
            </w:r>
          </w:p>
        </w:tc>
        <w:tc>
          <w:tcPr>
            <w:tcW w:w="2690" w:type="dxa"/>
            <w:noWrap w:val="0"/>
            <w:vAlign w:val="center"/>
          </w:tcPr>
          <w:p w14:paraId="6F0C04DE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479" w:type="dxa"/>
            <w:noWrap w:val="0"/>
            <w:vAlign w:val="center"/>
          </w:tcPr>
          <w:p w14:paraId="7CF2897C">
            <w:pPr>
              <w:pStyle w:val="99"/>
            </w:pPr>
            <w:r>
              <w:rPr>
                <w:rFonts w:hint="eastAsia"/>
              </w:rPr>
              <w:t>无符号十六进制，0~65536循环</w:t>
            </w:r>
          </w:p>
        </w:tc>
      </w:tr>
      <w:tr w14:paraId="7C82E8F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7" w:hRule="atLeast"/>
          <w:jc w:val="center"/>
        </w:trPr>
        <w:tc>
          <w:tcPr>
            <w:tcW w:w="906" w:type="dxa"/>
            <w:vMerge w:val="restart"/>
            <w:noWrap w:val="0"/>
            <w:vAlign w:val="center"/>
          </w:tcPr>
          <w:p w14:paraId="0B6627F9">
            <w:pPr>
              <w:spacing w:line="240" w:lineRule="auto"/>
              <w:ind w:firstLine="0" w:firstLineChars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使用</w:t>
            </w:r>
            <w:r>
              <w:rPr>
                <w:sz w:val="21"/>
                <w:szCs w:val="21"/>
              </w:rPr>
              <w:t>说明</w:t>
            </w:r>
          </w:p>
        </w:tc>
        <w:tc>
          <w:tcPr>
            <w:tcW w:w="1430" w:type="dxa"/>
            <w:noWrap w:val="0"/>
            <w:vAlign w:val="center"/>
          </w:tcPr>
          <w:p w14:paraId="03EFC8ED">
            <w:pPr>
              <w:spacing w:line="240" w:lineRule="auto"/>
              <w:ind w:firstLine="0" w:firstLineChars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发送</w:t>
            </w:r>
            <w:r>
              <w:rPr>
                <w:sz w:val="21"/>
                <w:szCs w:val="21"/>
              </w:rPr>
              <w:t>条件</w:t>
            </w:r>
          </w:p>
        </w:tc>
        <w:tc>
          <w:tcPr>
            <w:tcW w:w="6809" w:type="dxa"/>
            <w:gridSpan w:val="4"/>
            <w:noWrap w:val="0"/>
            <w:vAlign w:val="center"/>
          </w:tcPr>
          <w:p w14:paraId="72E31C86">
            <w:pPr>
              <w:pStyle w:val="99"/>
            </w:pPr>
            <w:r>
              <w:rPr>
                <w:rFonts w:hint="eastAsia"/>
              </w:rPr>
              <w:t>接收</w:t>
            </w:r>
            <w:r>
              <w:t>到中心机</w:t>
            </w:r>
            <w:r>
              <w:rPr>
                <w:rFonts w:hint="eastAsia"/>
              </w:rPr>
              <w:t>工程参数采集指令（AP-Z002）后20</w:t>
            </w:r>
            <w:r>
              <w:t>ms内返回该帧</w:t>
            </w:r>
          </w:p>
        </w:tc>
      </w:tr>
      <w:tr w14:paraId="0200ACE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7" w:hRule="atLeast"/>
          <w:jc w:val="center"/>
        </w:trPr>
        <w:tc>
          <w:tcPr>
            <w:tcW w:w="906" w:type="dxa"/>
            <w:vMerge w:val="continue"/>
            <w:noWrap w:val="0"/>
            <w:vAlign w:val="center"/>
          </w:tcPr>
          <w:p w14:paraId="62682987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430" w:type="dxa"/>
            <w:noWrap w:val="0"/>
            <w:vAlign w:val="center"/>
          </w:tcPr>
          <w:p w14:paraId="3BA435DD">
            <w:pPr>
              <w:spacing w:line="240" w:lineRule="auto"/>
              <w:ind w:firstLine="0" w:firstLineChars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处理</w:t>
            </w:r>
            <w:r>
              <w:rPr>
                <w:sz w:val="21"/>
                <w:szCs w:val="21"/>
              </w:rPr>
              <w:t>要求</w:t>
            </w:r>
          </w:p>
        </w:tc>
        <w:tc>
          <w:tcPr>
            <w:tcW w:w="6809" w:type="dxa"/>
            <w:gridSpan w:val="4"/>
            <w:noWrap w:val="0"/>
            <w:vAlign w:val="center"/>
          </w:tcPr>
          <w:p w14:paraId="503B5566">
            <w:pPr>
              <w:pStyle w:val="99"/>
            </w:pPr>
            <w:r>
              <w:rPr>
                <w:rFonts w:hint="eastAsia"/>
              </w:rPr>
              <w:t>若</w:t>
            </w:r>
            <w:r>
              <w:t>中心机在</w:t>
            </w:r>
            <w:r>
              <w:rPr>
                <w:rFonts w:hint="eastAsia"/>
              </w:rPr>
              <w:t>工程参数采集指令（AP-Z002）发出</w:t>
            </w:r>
            <w:r>
              <w:t>后</w:t>
            </w:r>
            <w:r>
              <w:rPr>
                <w:rFonts w:hint="eastAsia"/>
              </w:rPr>
              <w:t>2</w:t>
            </w:r>
            <w:r>
              <w:t>s内未接收到该帧，则按超时处理</w:t>
            </w:r>
          </w:p>
        </w:tc>
      </w:tr>
    </w:tbl>
    <w:p w14:paraId="0EDA525C">
      <w:pPr>
        <w:pStyle w:val="6"/>
        <w:spacing w:before="326" w:after="163"/>
        <w:rPr>
          <w:rFonts w:hint="eastAsia"/>
        </w:rPr>
      </w:pPr>
      <w:bookmarkStart w:id="165" w:name="_Toc514330403"/>
      <w:r>
        <w:rPr>
          <w:rFonts w:hint="eastAsia"/>
        </w:rPr>
        <w:t>工程参数帧3</w:t>
      </w:r>
      <w:bookmarkEnd w:id="165"/>
      <w:r>
        <w:rPr>
          <w:rFonts w:hint="eastAsia"/>
        </w:rPr>
        <w:t>（AP-G003）</w:t>
      </w:r>
    </w:p>
    <w:p w14:paraId="18493249">
      <w:pPr>
        <w:pStyle w:val="14"/>
      </w:pPr>
      <w:r>
        <w:rPr>
          <w:rFonts w:hint="eastAsia"/>
        </w:rPr>
        <w:t>表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表 \* ARABIC</w:instrText>
      </w:r>
      <w:r>
        <w:instrText xml:space="preserve"> </w:instrText>
      </w:r>
      <w:r>
        <w:fldChar w:fldCharType="separate"/>
      </w:r>
      <w:r>
        <w:rPr>
          <w:lang/>
        </w:rPr>
        <w:t>29</w:t>
      </w:r>
      <w:r>
        <w:fldChar w:fldCharType="end"/>
      </w:r>
      <w:r>
        <w:t>工程参数帧</w:t>
      </w:r>
      <w:r>
        <w:rPr>
          <w:rFonts w:hint="eastAsia"/>
        </w:rPr>
        <w:t>3</w:t>
      </w:r>
      <w:r>
        <w:t>（</w:t>
      </w:r>
      <w:r>
        <w:rPr>
          <w:rFonts w:hint="eastAsia"/>
        </w:rPr>
        <w:t>AP-G003</w:t>
      </w:r>
      <w:r>
        <w:t>）</w:t>
      </w:r>
    </w:p>
    <w:tbl>
      <w:tblPr>
        <w:tblStyle w:val="43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66"/>
        <w:gridCol w:w="1440"/>
        <w:gridCol w:w="640"/>
        <w:gridCol w:w="1970"/>
        <w:gridCol w:w="2670"/>
        <w:gridCol w:w="1479"/>
      </w:tblGrid>
      <w:tr w14:paraId="7D668F1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4" w:hRule="atLeast"/>
          <w:jc w:val="center"/>
        </w:trPr>
        <w:tc>
          <w:tcPr>
            <w:tcW w:w="9065" w:type="dxa"/>
            <w:gridSpan w:val="6"/>
            <w:noWrap w:val="0"/>
            <w:vAlign w:val="center"/>
          </w:tcPr>
          <w:p w14:paraId="7B674E8A">
            <w:pPr>
              <w:spacing w:line="240" w:lineRule="auto"/>
              <w:ind w:firstLine="0" w:firstLineChars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AI处理板</w:t>
            </w:r>
            <w:r>
              <w:rPr>
                <w:sz w:val="21"/>
                <w:szCs w:val="21"/>
              </w:rPr>
              <w:t>工程参数帧</w:t>
            </w:r>
            <w:r>
              <w:rPr>
                <w:rFonts w:hint="eastAsia"/>
                <w:sz w:val="21"/>
                <w:szCs w:val="21"/>
              </w:rPr>
              <w:t>3格式:AP-G003</w:t>
            </w:r>
          </w:p>
        </w:tc>
      </w:tr>
      <w:tr w14:paraId="02C59DF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4" w:hRule="atLeast"/>
          <w:jc w:val="center"/>
        </w:trPr>
        <w:tc>
          <w:tcPr>
            <w:tcW w:w="866" w:type="dxa"/>
            <w:noWrap w:val="0"/>
            <w:vAlign w:val="center"/>
          </w:tcPr>
          <w:p w14:paraId="6CA9A863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仲裁域</w:t>
            </w:r>
          </w:p>
        </w:tc>
        <w:tc>
          <w:tcPr>
            <w:tcW w:w="2080" w:type="dxa"/>
            <w:gridSpan w:val="2"/>
            <w:noWrap w:val="0"/>
            <w:vAlign w:val="center"/>
          </w:tcPr>
          <w:p w14:paraId="7E4F4D7D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ID28~21</w:t>
            </w:r>
            <w:r>
              <w:rPr>
                <w:rFonts w:hint="eastAsia"/>
                <w:sz w:val="21"/>
                <w:szCs w:val="21"/>
              </w:rPr>
              <w:t>:C9</w:t>
            </w:r>
            <w:r>
              <w:rPr>
                <w:sz w:val="21"/>
                <w:szCs w:val="21"/>
              </w:rPr>
              <w:t>H</w:t>
            </w:r>
          </w:p>
        </w:tc>
        <w:tc>
          <w:tcPr>
            <w:tcW w:w="1970" w:type="dxa"/>
            <w:noWrap w:val="0"/>
            <w:vAlign w:val="center"/>
          </w:tcPr>
          <w:p w14:paraId="4455E641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ID20~13</w:t>
            </w:r>
            <w:r>
              <w:rPr>
                <w:rFonts w:hint="eastAsia"/>
                <w:sz w:val="21"/>
                <w:szCs w:val="21"/>
              </w:rPr>
              <w:t>:03</w:t>
            </w:r>
            <w:r>
              <w:rPr>
                <w:sz w:val="21"/>
                <w:szCs w:val="21"/>
              </w:rPr>
              <w:t>H</w:t>
            </w:r>
          </w:p>
        </w:tc>
        <w:tc>
          <w:tcPr>
            <w:tcW w:w="2670" w:type="dxa"/>
            <w:noWrap w:val="0"/>
            <w:vAlign w:val="center"/>
          </w:tcPr>
          <w:p w14:paraId="1B52E5D1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ID12~ID6</w:t>
            </w:r>
            <w:r>
              <w:rPr>
                <w:rFonts w:hint="eastAsia"/>
                <w:sz w:val="21"/>
                <w:szCs w:val="21"/>
              </w:rPr>
              <w:t>:</w:t>
            </w:r>
          </w:p>
          <w:p w14:paraId="76AE12D9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同ID28~ID22</w:t>
            </w:r>
          </w:p>
        </w:tc>
        <w:tc>
          <w:tcPr>
            <w:tcW w:w="1479" w:type="dxa"/>
            <w:noWrap w:val="0"/>
            <w:vAlign w:val="center"/>
          </w:tcPr>
          <w:p w14:paraId="6DE6DCD1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ID5~0</w:t>
            </w:r>
            <w:r>
              <w:rPr>
                <w:rFonts w:hint="eastAsia"/>
                <w:sz w:val="21"/>
                <w:szCs w:val="21"/>
              </w:rPr>
              <w:t>:</w:t>
            </w:r>
            <w:r>
              <w:rPr>
                <w:sz w:val="21"/>
                <w:szCs w:val="21"/>
              </w:rPr>
              <w:t>00H</w:t>
            </w:r>
          </w:p>
        </w:tc>
      </w:tr>
      <w:tr w14:paraId="403CB9E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4" w:hRule="atLeast"/>
          <w:jc w:val="center"/>
        </w:trPr>
        <w:tc>
          <w:tcPr>
            <w:tcW w:w="866" w:type="dxa"/>
            <w:vMerge w:val="restart"/>
            <w:noWrap w:val="0"/>
            <w:vAlign w:val="center"/>
          </w:tcPr>
          <w:p w14:paraId="0C4C27C6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数据域</w:t>
            </w:r>
          </w:p>
        </w:tc>
        <w:tc>
          <w:tcPr>
            <w:tcW w:w="1440" w:type="dxa"/>
            <w:noWrap w:val="0"/>
            <w:vAlign w:val="center"/>
          </w:tcPr>
          <w:p w14:paraId="32A4E253">
            <w:pPr>
              <w:pStyle w:val="99"/>
              <w:rPr>
                <w:rFonts w:hint="eastAsia"/>
              </w:rPr>
            </w:pPr>
            <w:r>
              <w:t>DATA0</w:t>
            </w:r>
          </w:p>
        </w:tc>
        <w:tc>
          <w:tcPr>
            <w:tcW w:w="640" w:type="dxa"/>
            <w:noWrap w:val="0"/>
            <w:vAlign w:val="center"/>
          </w:tcPr>
          <w:p w14:paraId="5C1B32AD">
            <w:pPr>
              <w:pStyle w:val="99"/>
            </w:pPr>
          </w:p>
        </w:tc>
        <w:tc>
          <w:tcPr>
            <w:tcW w:w="1970" w:type="dxa"/>
            <w:noWrap w:val="0"/>
            <w:vAlign w:val="center"/>
          </w:tcPr>
          <w:p w14:paraId="3474838B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向AI控制板发送帧计数</w:t>
            </w:r>
          </w:p>
        </w:tc>
        <w:tc>
          <w:tcPr>
            <w:tcW w:w="2670" w:type="dxa"/>
            <w:noWrap w:val="0"/>
            <w:vAlign w:val="center"/>
          </w:tcPr>
          <w:p w14:paraId="08CFCB8A">
            <w:pPr>
              <w:pStyle w:val="99"/>
              <w:rPr>
                <w:rFonts w:hint="eastAsia"/>
              </w:rPr>
            </w:pPr>
          </w:p>
        </w:tc>
        <w:tc>
          <w:tcPr>
            <w:tcW w:w="1479" w:type="dxa"/>
            <w:noWrap w:val="0"/>
            <w:vAlign w:val="center"/>
          </w:tcPr>
          <w:p w14:paraId="79F85737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无符号十六进制，0~255循环</w:t>
            </w:r>
          </w:p>
        </w:tc>
      </w:tr>
      <w:tr w14:paraId="52B5D48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3" w:hRule="atLeast"/>
          <w:jc w:val="center"/>
        </w:trPr>
        <w:tc>
          <w:tcPr>
            <w:tcW w:w="866" w:type="dxa"/>
            <w:vMerge w:val="continue"/>
            <w:noWrap w:val="0"/>
            <w:vAlign w:val="center"/>
          </w:tcPr>
          <w:p w14:paraId="0182CFEA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440" w:type="dxa"/>
            <w:noWrap w:val="0"/>
            <w:vAlign w:val="center"/>
          </w:tcPr>
          <w:p w14:paraId="2D69A299">
            <w:pPr>
              <w:pStyle w:val="99"/>
            </w:pPr>
            <w:r>
              <w:t>DATA</w:t>
            </w:r>
            <w:r>
              <w:rPr>
                <w:rFonts w:hint="eastAsia"/>
              </w:rPr>
              <w:t>1</w:t>
            </w:r>
          </w:p>
        </w:tc>
        <w:tc>
          <w:tcPr>
            <w:tcW w:w="640" w:type="dxa"/>
            <w:noWrap w:val="0"/>
            <w:vAlign w:val="center"/>
          </w:tcPr>
          <w:p w14:paraId="584510DE">
            <w:pPr>
              <w:pStyle w:val="99"/>
            </w:pPr>
          </w:p>
        </w:tc>
        <w:tc>
          <w:tcPr>
            <w:tcW w:w="1970" w:type="dxa"/>
            <w:noWrap w:val="0"/>
            <w:vAlign w:val="center"/>
          </w:tcPr>
          <w:p w14:paraId="3A8346E2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从AI控制板接收帧计数</w:t>
            </w:r>
          </w:p>
        </w:tc>
        <w:tc>
          <w:tcPr>
            <w:tcW w:w="2670" w:type="dxa"/>
            <w:noWrap w:val="0"/>
            <w:vAlign w:val="center"/>
          </w:tcPr>
          <w:p w14:paraId="4FF2CF8D">
            <w:pPr>
              <w:pStyle w:val="99"/>
              <w:rPr>
                <w:rFonts w:hint="eastAsia"/>
              </w:rPr>
            </w:pPr>
          </w:p>
        </w:tc>
        <w:tc>
          <w:tcPr>
            <w:tcW w:w="1479" w:type="dxa"/>
            <w:noWrap w:val="0"/>
            <w:vAlign w:val="center"/>
          </w:tcPr>
          <w:p w14:paraId="53F10582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无符号十六进制，0~255循环</w:t>
            </w:r>
          </w:p>
        </w:tc>
      </w:tr>
      <w:tr w14:paraId="4B261EE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" w:hRule="atLeast"/>
          <w:jc w:val="center"/>
        </w:trPr>
        <w:tc>
          <w:tcPr>
            <w:tcW w:w="866" w:type="dxa"/>
            <w:vMerge w:val="continue"/>
            <w:noWrap w:val="0"/>
            <w:vAlign w:val="center"/>
          </w:tcPr>
          <w:p w14:paraId="74A8DC3F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440" w:type="dxa"/>
            <w:noWrap w:val="0"/>
            <w:vAlign w:val="center"/>
          </w:tcPr>
          <w:p w14:paraId="62075267">
            <w:pPr>
              <w:pStyle w:val="99"/>
              <w:rPr>
                <w:rFonts w:hint="eastAsia"/>
              </w:rPr>
            </w:pPr>
            <w:r>
              <w:t>DATA</w:t>
            </w:r>
            <w:r>
              <w:rPr>
                <w:rFonts w:hint="eastAsia"/>
              </w:rPr>
              <w:t>2~3</w:t>
            </w:r>
          </w:p>
        </w:tc>
        <w:tc>
          <w:tcPr>
            <w:tcW w:w="640" w:type="dxa"/>
            <w:noWrap w:val="0"/>
            <w:vAlign w:val="center"/>
          </w:tcPr>
          <w:p w14:paraId="30ED18EC">
            <w:pPr>
              <w:pStyle w:val="99"/>
              <w:rPr>
                <w:rFonts w:hint="eastAsia"/>
              </w:rPr>
            </w:pPr>
          </w:p>
        </w:tc>
        <w:tc>
          <w:tcPr>
            <w:tcW w:w="1970" w:type="dxa"/>
            <w:noWrap w:val="0"/>
            <w:vAlign w:val="center"/>
          </w:tcPr>
          <w:p w14:paraId="02F03647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模组温度</w:t>
            </w:r>
          </w:p>
        </w:tc>
        <w:tc>
          <w:tcPr>
            <w:tcW w:w="2670" w:type="dxa"/>
            <w:noWrap w:val="0"/>
            <w:vAlign w:val="center"/>
          </w:tcPr>
          <w:p w14:paraId="3602A28F">
            <w:pPr>
              <w:pStyle w:val="99"/>
              <w:rPr>
                <w:rFonts w:hint="eastAsia"/>
              </w:rPr>
            </w:pPr>
          </w:p>
        </w:tc>
        <w:tc>
          <w:tcPr>
            <w:tcW w:w="1479" w:type="dxa"/>
            <w:noWrap w:val="0"/>
            <w:vAlign w:val="center"/>
          </w:tcPr>
          <w:p w14:paraId="66D1CDFC">
            <w:pPr>
              <w:pStyle w:val="99"/>
            </w:pPr>
            <w:commentRangeStart w:id="2"/>
            <w:commentRangeStart w:id="3"/>
            <w:r>
              <w:rPr>
                <w:rFonts w:hint="eastAsia"/>
              </w:rPr>
              <w:t>计算公式：value</w:t>
            </w:r>
            <w:r>
              <w:t>*0.</w:t>
            </w:r>
            <w:ins w:id="15" w:author="user" w:date="2025-07-18T11:09:00Z">
              <w:r>
                <w:rPr>
                  <w:rFonts w:hint="eastAsia"/>
                </w:rPr>
                <w:t>00</w:t>
              </w:r>
            </w:ins>
            <w:r>
              <w:t>1</w:t>
            </w:r>
            <w:del w:id="16" w:author="user" w:date="2025-07-18T11:10:00Z">
              <w:r>
                <w:rPr/>
                <w:delText>-100</w:delText>
              </w:r>
            </w:del>
            <w:r>
              <w:rPr>
                <w:rFonts w:hint="eastAsia"/>
              </w:rPr>
              <w:t>，单位：℃</w:t>
            </w:r>
            <w:del w:id="17" w:author="user" w:date="2025-07-18T11:09:00Z">
              <w:r>
                <w:rPr>
                  <w:rFonts w:hint="eastAsia"/>
                </w:rPr>
                <w:delText>，</w:delText>
              </w:r>
            </w:del>
            <w:ins w:id="18" w:author="user" w:date="2025-07-18T11:09:00Z">
              <w:r>
                <w:rPr>
                  <w:rFonts w:hint="eastAsia"/>
                </w:rPr>
                <w:t xml:space="preserve"> </w:t>
              </w:r>
            </w:ins>
            <w:del w:id="19" w:author="user" w:date="2025-07-18T11:09:00Z">
              <w:r>
                <w:rPr>
                  <w:rFonts w:hint="eastAsia"/>
                </w:rPr>
                <w:delText>0xFFFF：无效</w:delText>
              </w:r>
              <w:commentRangeEnd w:id="2"/>
            </w:del>
            <w:del w:id="20" w:author="user" w:date="2025-07-18T11:09:00Z">
              <w:r>
                <w:rPr>
                  <w:rStyle w:val="49"/>
                </w:rPr>
                <w:commentReference w:id="2"/>
              </w:r>
              <w:commentRangeEnd w:id="3"/>
            </w:del>
            <w:r>
              <w:rPr>
                <w:rStyle w:val="49"/>
              </w:rPr>
              <w:commentReference w:id="3"/>
            </w:r>
          </w:p>
        </w:tc>
      </w:tr>
      <w:tr w14:paraId="739658B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866" w:type="dxa"/>
            <w:vMerge w:val="continue"/>
            <w:noWrap w:val="0"/>
            <w:vAlign w:val="center"/>
          </w:tcPr>
          <w:p w14:paraId="479025B4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440" w:type="dxa"/>
            <w:noWrap w:val="0"/>
            <w:vAlign w:val="center"/>
          </w:tcPr>
          <w:p w14:paraId="404175E4">
            <w:pPr>
              <w:pStyle w:val="99"/>
              <w:rPr>
                <w:rFonts w:hint="eastAsia"/>
              </w:rPr>
            </w:pPr>
            <w:r>
              <w:t>DATA</w:t>
            </w:r>
            <w:r>
              <w:rPr>
                <w:rFonts w:hint="eastAsia"/>
              </w:rPr>
              <w:t>4</w:t>
            </w:r>
          </w:p>
        </w:tc>
        <w:tc>
          <w:tcPr>
            <w:tcW w:w="640" w:type="dxa"/>
            <w:noWrap w:val="0"/>
            <w:vAlign w:val="center"/>
          </w:tcPr>
          <w:p w14:paraId="41404D8A">
            <w:pPr>
              <w:pStyle w:val="99"/>
            </w:pPr>
          </w:p>
        </w:tc>
        <w:tc>
          <w:tcPr>
            <w:tcW w:w="1970" w:type="dxa"/>
            <w:noWrap w:val="0"/>
            <w:vAlign w:val="center"/>
          </w:tcPr>
          <w:p w14:paraId="145C450F">
            <w:pPr>
              <w:pStyle w:val="99"/>
            </w:pPr>
            <w:r>
              <w:rPr>
                <w:rFonts w:hint="eastAsia"/>
              </w:rPr>
              <w:t>模组功耗模式</w:t>
            </w:r>
          </w:p>
        </w:tc>
        <w:tc>
          <w:tcPr>
            <w:tcW w:w="2670" w:type="dxa"/>
            <w:noWrap w:val="0"/>
            <w:vAlign w:val="center"/>
          </w:tcPr>
          <w:p w14:paraId="6BB376E6">
            <w:pPr>
              <w:pStyle w:val="99"/>
            </w:pPr>
            <w:r>
              <w:rPr>
                <w:rFonts w:hint="eastAsia"/>
              </w:rPr>
              <w:t>00H=MAX-N;</w:t>
            </w:r>
          </w:p>
          <w:p w14:paraId="5FF8F23E">
            <w:pPr>
              <w:pStyle w:val="99"/>
            </w:pPr>
            <w:r>
              <w:rPr>
                <w:rFonts w:hint="eastAsia"/>
              </w:rPr>
              <w:t>01H=MAX-Q;</w:t>
            </w:r>
          </w:p>
          <w:p w14:paraId="0F36FD1C">
            <w:pPr>
              <w:pStyle w:val="99"/>
            </w:pPr>
            <w:r>
              <w:rPr>
                <w:rFonts w:hint="eastAsia"/>
              </w:rPr>
              <w:t>02H=MAX-P CORE_ALL;</w:t>
            </w:r>
          </w:p>
          <w:p w14:paraId="441921E0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03H=MAX-P ARM;</w:t>
            </w:r>
          </w:p>
        </w:tc>
        <w:tc>
          <w:tcPr>
            <w:tcW w:w="1479" w:type="dxa"/>
            <w:noWrap w:val="0"/>
            <w:vAlign w:val="center"/>
          </w:tcPr>
          <w:p w14:paraId="33C04E5E">
            <w:pPr>
              <w:pStyle w:val="99"/>
            </w:pPr>
          </w:p>
        </w:tc>
      </w:tr>
      <w:tr w14:paraId="27F1FF3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866" w:type="dxa"/>
            <w:vMerge w:val="continue"/>
            <w:noWrap w:val="0"/>
            <w:vAlign w:val="center"/>
          </w:tcPr>
          <w:p w14:paraId="7F1E1474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440" w:type="dxa"/>
            <w:noWrap w:val="0"/>
            <w:vAlign w:val="center"/>
          </w:tcPr>
          <w:p w14:paraId="3DFF934E">
            <w:pPr>
              <w:pStyle w:val="99"/>
            </w:pPr>
            <w:r>
              <w:rPr>
                <w:rFonts w:hint="eastAsia"/>
              </w:rPr>
              <w:t>DATA5</w:t>
            </w:r>
          </w:p>
        </w:tc>
        <w:tc>
          <w:tcPr>
            <w:tcW w:w="640" w:type="dxa"/>
            <w:noWrap w:val="0"/>
            <w:vAlign w:val="center"/>
          </w:tcPr>
          <w:p w14:paraId="64CC911C">
            <w:pPr>
              <w:pStyle w:val="99"/>
            </w:pPr>
          </w:p>
        </w:tc>
        <w:tc>
          <w:tcPr>
            <w:tcW w:w="1970" w:type="dxa"/>
            <w:noWrap w:val="0"/>
            <w:vAlign w:val="center"/>
          </w:tcPr>
          <w:p w14:paraId="672C5B39">
            <w:pPr>
              <w:pStyle w:val="99"/>
            </w:pPr>
            <w:r>
              <w:rPr>
                <w:rFonts w:hint="eastAsia"/>
              </w:rPr>
              <w:t>模组CPU占用率</w:t>
            </w:r>
          </w:p>
        </w:tc>
        <w:tc>
          <w:tcPr>
            <w:tcW w:w="2670" w:type="dxa"/>
            <w:noWrap w:val="0"/>
            <w:vAlign w:val="center"/>
          </w:tcPr>
          <w:p w14:paraId="6F721940">
            <w:pPr>
              <w:pStyle w:val="99"/>
              <w:rPr>
                <w:rFonts w:hint="eastAsia"/>
              </w:rPr>
            </w:pPr>
          </w:p>
        </w:tc>
        <w:tc>
          <w:tcPr>
            <w:tcW w:w="1479" w:type="dxa"/>
            <w:noWrap w:val="0"/>
            <w:vAlign w:val="center"/>
          </w:tcPr>
          <w:p w14:paraId="10115637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无符号十六进制，0~100，单位%</w:t>
            </w:r>
          </w:p>
        </w:tc>
      </w:tr>
      <w:tr w14:paraId="16342FE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  <w:jc w:val="center"/>
        </w:trPr>
        <w:tc>
          <w:tcPr>
            <w:tcW w:w="866" w:type="dxa"/>
            <w:vMerge w:val="continue"/>
            <w:noWrap w:val="0"/>
            <w:vAlign w:val="center"/>
          </w:tcPr>
          <w:p w14:paraId="3A3C8168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440" w:type="dxa"/>
            <w:noWrap w:val="0"/>
            <w:vAlign w:val="center"/>
          </w:tcPr>
          <w:p w14:paraId="327032FA">
            <w:pPr>
              <w:pStyle w:val="99"/>
            </w:pPr>
            <w:r>
              <w:rPr>
                <w:rFonts w:hint="eastAsia"/>
              </w:rPr>
              <w:t>DATA6</w:t>
            </w:r>
          </w:p>
        </w:tc>
        <w:tc>
          <w:tcPr>
            <w:tcW w:w="640" w:type="dxa"/>
            <w:noWrap w:val="0"/>
            <w:vAlign w:val="center"/>
          </w:tcPr>
          <w:p w14:paraId="18ACC214">
            <w:pPr>
              <w:pStyle w:val="99"/>
            </w:pPr>
          </w:p>
        </w:tc>
        <w:tc>
          <w:tcPr>
            <w:tcW w:w="1970" w:type="dxa"/>
            <w:noWrap w:val="0"/>
            <w:vAlign w:val="center"/>
          </w:tcPr>
          <w:p w14:paraId="194B1BAA">
            <w:pPr>
              <w:pStyle w:val="99"/>
            </w:pPr>
            <w:r>
              <w:rPr>
                <w:rFonts w:hint="eastAsia"/>
              </w:rPr>
              <w:t>模组内存占用率</w:t>
            </w:r>
          </w:p>
        </w:tc>
        <w:tc>
          <w:tcPr>
            <w:tcW w:w="2670" w:type="dxa"/>
            <w:noWrap w:val="0"/>
            <w:vAlign w:val="center"/>
          </w:tcPr>
          <w:p w14:paraId="7E2723D0">
            <w:pPr>
              <w:pStyle w:val="99"/>
            </w:pPr>
          </w:p>
        </w:tc>
        <w:tc>
          <w:tcPr>
            <w:tcW w:w="1479" w:type="dxa"/>
            <w:noWrap w:val="0"/>
            <w:vAlign w:val="center"/>
          </w:tcPr>
          <w:p w14:paraId="05EC028F">
            <w:pPr>
              <w:spacing w:line="240" w:lineRule="auto"/>
              <w:ind w:firstLine="0" w:firstLineChars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无符号十六进制，0~100，单位%</w:t>
            </w:r>
          </w:p>
        </w:tc>
      </w:tr>
      <w:tr w14:paraId="1562101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  <w:jc w:val="center"/>
        </w:trPr>
        <w:tc>
          <w:tcPr>
            <w:tcW w:w="866" w:type="dxa"/>
            <w:vMerge w:val="continue"/>
            <w:noWrap w:val="0"/>
            <w:vAlign w:val="center"/>
          </w:tcPr>
          <w:p w14:paraId="2A6D5632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440" w:type="dxa"/>
            <w:noWrap w:val="0"/>
            <w:vAlign w:val="center"/>
          </w:tcPr>
          <w:p w14:paraId="5AD8C3A9">
            <w:pPr>
              <w:pStyle w:val="99"/>
            </w:pPr>
            <w:r>
              <w:rPr>
                <w:rFonts w:hint="eastAsia"/>
              </w:rPr>
              <w:t>DATA7</w:t>
            </w:r>
          </w:p>
        </w:tc>
        <w:tc>
          <w:tcPr>
            <w:tcW w:w="640" w:type="dxa"/>
            <w:noWrap w:val="0"/>
            <w:vAlign w:val="center"/>
          </w:tcPr>
          <w:p w14:paraId="250BD8E5">
            <w:pPr>
              <w:pStyle w:val="99"/>
            </w:pPr>
          </w:p>
        </w:tc>
        <w:tc>
          <w:tcPr>
            <w:tcW w:w="1970" w:type="dxa"/>
            <w:noWrap w:val="0"/>
            <w:vAlign w:val="center"/>
          </w:tcPr>
          <w:p w14:paraId="25AD4972">
            <w:pPr>
              <w:pStyle w:val="99"/>
            </w:pPr>
            <w:r>
              <w:rPr>
                <w:rFonts w:hint="eastAsia"/>
              </w:rPr>
              <w:t>模组存储占用率</w:t>
            </w:r>
          </w:p>
        </w:tc>
        <w:tc>
          <w:tcPr>
            <w:tcW w:w="2670" w:type="dxa"/>
            <w:noWrap w:val="0"/>
            <w:vAlign w:val="center"/>
          </w:tcPr>
          <w:p w14:paraId="318A07A0">
            <w:pPr>
              <w:pStyle w:val="99"/>
            </w:pPr>
          </w:p>
        </w:tc>
        <w:tc>
          <w:tcPr>
            <w:tcW w:w="1479" w:type="dxa"/>
            <w:noWrap w:val="0"/>
            <w:vAlign w:val="center"/>
          </w:tcPr>
          <w:p w14:paraId="7C64519D">
            <w:pPr>
              <w:spacing w:line="240" w:lineRule="auto"/>
              <w:ind w:firstLine="0" w:firstLineChars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无符号十六进制，0~100，单位%</w:t>
            </w:r>
          </w:p>
        </w:tc>
      </w:tr>
      <w:tr w14:paraId="7B02CBD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7" w:hRule="atLeast"/>
          <w:jc w:val="center"/>
        </w:trPr>
        <w:tc>
          <w:tcPr>
            <w:tcW w:w="866" w:type="dxa"/>
            <w:vMerge w:val="restart"/>
            <w:noWrap w:val="0"/>
            <w:vAlign w:val="center"/>
          </w:tcPr>
          <w:p w14:paraId="561EA276">
            <w:pPr>
              <w:spacing w:line="240" w:lineRule="auto"/>
              <w:ind w:firstLine="0" w:firstLineChars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使用</w:t>
            </w:r>
            <w:r>
              <w:rPr>
                <w:sz w:val="21"/>
                <w:szCs w:val="21"/>
              </w:rPr>
              <w:t>说明</w:t>
            </w:r>
          </w:p>
        </w:tc>
        <w:tc>
          <w:tcPr>
            <w:tcW w:w="1440" w:type="dxa"/>
            <w:noWrap w:val="0"/>
            <w:vAlign w:val="center"/>
          </w:tcPr>
          <w:p w14:paraId="65E5B0CB">
            <w:pPr>
              <w:spacing w:line="240" w:lineRule="auto"/>
              <w:ind w:firstLine="0" w:firstLineChars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发送</w:t>
            </w:r>
            <w:r>
              <w:rPr>
                <w:sz w:val="21"/>
                <w:szCs w:val="21"/>
              </w:rPr>
              <w:t>条件</w:t>
            </w:r>
          </w:p>
        </w:tc>
        <w:tc>
          <w:tcPr>
            <w:tcW w:w="6759" w:type="dxa"/>
            <w:gridSpan w:val="4"/>
            <w:noWrap w:val="0"/>
            <w:vAlign w:val="center"/>
          </w:tcPr>
          <w:p w14:paraId="4851D9DF">
            <w:pPr>
              <w:pStyle w:val="99"/>
            </w:pPr>
            <w:r>
              <w:rPr>
                <w:rFonts w:hint="eastAsia"/>
              </w:rPr>
              <w:t>接收</w:t>
            </w:r>
            <w:r>
              <w:t>到中心机</w:t>
            </w:r>
            <w:r>
              <w:rPr>
                <w:rFonts w:hint="eastAsia"/>
              </w:rPr>
              <w:t>工程参数采集指令（AP-Z002）后20</w:t>
            </w:r>
            <w:r>
              <w:t>ms内返回该帧</w:t>
            </w:r>
          </w:p>
        </w:tc>
      </w:tr>
      <w:tr w14:paraId="3ADF464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7" w:hRule="atLeast"/>
          <w:jc w:val="center"/>
        </w:trPr>
        <w:tc>
          <w:tcPr>
            <w:tcW w:w="866" w:type="dxa"/>
            <w:vMerge w:val="continue"/>
            <w:noWrap w:val="0"/>
            <w:vAlign w:val="center"/>
          </w:tcPr>
          <w:p w14:paraId="2162B86A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440" w:type="dxa"/>
            <w:noWrap w:val="0"/>
            <w:vAlign w:val="center"/>
          </w:tcPr>
          <w:p w14:paraId="6891EFEF">
            <w:pPr>
              <w:spacing w:line="240" w:lineRule="auto"/>
              <w:ind w:firstLine="0" w:firstLineChars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处理</w:t>
            </w:r>
            <w:r>
              <w:rPr>
                <w:sz w:val="21"/>
                <w:szCs w:val="21"/>
              </w:rPr>
              <w:t>要求</w:t>
            </w:r>
          </w:p>
        </w:tc>
        <w:tc>
          <w:tcPr>
            <w:tcW w:w="6759" w:type="dxa"/>
            <w:gridSpan w:val="4"/>
            <w:noWrap w:val="0"/>
            <w:vAlign w:val="center"/>
          </w:tcPr>
          <w:p w14:paraId="58F5F865">
            <w:pPr>
              <w:pStyle w:val="99"/>
            </w:pPr>
            <w:r>
              <w:rPr>
                <w:rFonts w:hint="eastAsia"/>
              </w:rPr>
              <w:t>若</w:t>
            </w:r>
            <w:r>
              <w:t>中心机在</w:t>
            </w:r>
            <w:r>
              <w:rPr>
                <w:rFonts w:hint="eastAsia"/>
              </w:rPr>
              <w:t>工程参数采集指令（AP-Z002）发出</w:t>
            </w:r>
            <w:r>
              <w:t>后</w:t>
            </w:r>
            <w:r>
              <w:rPr>
                <w:rFonts w:hint="eastAsia"/>
              </w:rPr>
              <w:t>2</w:t>
            </w:r>
            <w:r>
              <w:t>s内未接收到该帧，则按超时处理</w:t>
            </w:r>
          </w:p>
        </w:tc>
      </w:tr>
    </w:tbl>
    <w:p w14:paraId="466E05B4">
      <w:pPr>
        <w:ind w:firstLine="480"/>
      </w:pPr>
    </w:p>
    <w:p w14:paraId="50D28250">
      <w:pPr>
        <w:pStyle w:val="6"/>
        <w:spacing w:before="326" w:after="163"/>
        <w:rPr>
          <w:rFonts w:hint="eastAsia"/>
        </w:rPr>
      </w:pPr>
      <w:r>
        <w:rPr>
          <w:rFonts w:hint="eastAsia"/>
        </w:rPr>
        <w:t>工程参数帧4（AP-G004）</w:t>
      </w:r>
    </w:p>
    <w:p w14:paraId="60D54CD3">
      <w:pPr>
        <w:pStyle w:val="14"/>
      </w:pPr>
      <w:r>
        <w:rPr>
          <w:rFonts w:hint="eastAsia"/>
        </w:rPr>
        <w:t>表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表 \* ARABIC</w:instrText>
      </w:r>
      <w:r>
        <w:instrText xml:space="preserve"> </w:instrText>
      </w:r>
      <w:r>
        <w:fldChar w:fldCharType="separate"/>
      </w:r>
      <w:r>
        <w:rPr>
          <w:lang/>
        </w:rPr>
        <w:t>30</w:t>
      </w:r>
      <w:r>
        <w:fldChar w:fldCharType="end"/>
      </w:r>
      <w:r>
        <w:t>工程参数帧</w:t>
      </w:r>
      <w:r>
        <w:rPr>
          <w:rFonts w:hint="eastAsia"/>
        </w:rPr>
        <w:t>4</w:t>
      </w:r>
      <w:r>
        <w:t>（</w:t>
      </w:r>
      <w:r>
        <w:rPr>
          <w:rFonts w:hint="eastAsia"/>
        </w:rPr>
        <w:t>AP-G004</w:t>
      </w:r>
      <w:r>
        <w:t>）</w:t>
      </w:r>
    </w:p>
    <w:tbl>
      <w:tblPr>
        <w:tblStyle w:val="43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03"/>
        <w:gridCol w:w="1430"/>
        <w:gridCol w:w="610"/>
        <w:gridCol w:w="1990"/>
        <w:gridCol w:w="2650"/>
        <w:gridCol w:w="1517"/>
      </w:tblGrid>
      <w:tr w14:paraId="7CF2097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4" w:hRule="atLeast"/>
          <w:jc w:val="center"/>
        </w:trPr>
        <w:tc>
          <w:tcPr>
            <w:tcW w:w="9100" w:type="dxa"/>
            <w:gridSpan w:val="6"/>
            <w:noWrap w:val="0"/>
            <w:vAlign w:val="center"/>
          </w:tcPr>
          <w:p w14:paraId="515ADECB">
            <w:pPr>
              <w:spacing w:line="240" w:lineRule="auto"/>
              <w:ind w:firstLine="0" w:firstLineChars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AI处理板</w:t>
            </w:r>
            <w:r>
              <w:rPr>
                <w:sz w:val="21"/>
                <w:szCs w:val="21"/>
              </w:rPr>
              <w:t>工程参数帧</w:t>
            </w:r>
            <w:r>
              <w:rPr>
                <w:rFonts w:hint="eastAsia"/>
                <w:sz w:val="21"/>
                <w:szCs w:val="21"/>
              </w:rPr>
              <w:t>4格式:AP-G004</w:t>
            </w:r>
          </w:p>
        </w:tc>
      </w:tr>
      <w:tr w14:paraId="108FFA2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4" w:hRule="atLeast"/>
          <w:jc w:val="center"/>
        </w:trPr>
        <w:tc>
          <w:tcPr>
            <w:tcW w:w="903" w:type="dxa"/>
            <w:noWrap w:val="0"/>
            <w:vAlign w:val="center"/>
          </w:tcPr>
          <w:p w14:paraId="18F0BF58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仲裁域</w:t>
            </w:r>
          </w:p>
        </w:tc>
        <w:tc>
          <w:tcPr>
            <w:tcW w:w="2040" w:type="dxa"/>
            <w:gridSpan w:val="2"/>
            <w:noWrap w:val="0"/>
            <w:vAlign w:val="center"/>
          </w:tcPr>
          <w:p w14:paraId="3F4EA014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ID28~21</w:t>
            </w:r>
            <w:r>
              <w:rPr>
                <w:rFonts w:hint="eastAsia"/>
                <w:sz w:val="21"/>
                <w:szCs w:val="21"/>
              </w:rPr>
              <w:t>:C9</w:t>
            </w:r>
            <w:r>
              <w:rPr>
                <w:sz w:val="21"/>
                <w:szCs w:val="21"/>
              </w:rPr>
              <w:t>H</w:t>
            </w:r>
          </w:p>
        </w:tc>
        <w:tc>
          <w:tcPr>
            <w:tcW w:w="1990" w:type="dxa"/>
            <w:noWrap w:val="0"/>
            <w:vAlign w:val="center"/>
          </w:tcPr>
          <w:p w14:paraId="6CFC804B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ID20~13</w:t>
            </w:r>
            <w:r>
              <w:rPr>
                <w:rFonts w:hint="eastAsia"/>
                <w:sz w:val="21"/>
                <w:szCs w:val="21"/>
              </w:rPr>
              <w:t>:04</w:t>
            </w:r>
            <w:r>
              <w:rPr>
                <w:sz w:val="21"/>
                <w:szCs w:val="21"/>
              </w:rPr>
              <w:t>H</w:t>
            </w:r>
          </w:p>
        </w:tc>
        <w:tc>
          <w:tcPr>
            <w:tcW w:w="2650" w:type="dxa"/>
            <w:noWrap w:val="0"/>
            <w:vAlign w:val="center"/>
          </w:tcPr>
          <w:p w14:paraId="03CCF270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ID12~ID6</w:t>
            </w:r>
            <w:r>
              <w:rPr>
                <w:rFonts w:hint="eastAsia"/>
                <w:sz w:val="21"/>
                <w:szCs w:val="21"/>
              </w:rPr>
              <w:t>:</w:t>
            </w:r>
          </w:p>
          <w:p w14:paraId="127C86A7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同ID28~ID22</w:t>
            </w:r>
          </w:p>
        </w:tc>
        <w:tc>
          <w:tcPr>
            <w:tcW w:w="1517" w:type="dxa"/>
            <w:noWrap w:val="0"/>
            <w:vAlign w:val="center"/>
          </w:tcPr>
          <w:p w14:paraId="3BE14EBE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ID5~0</w:t>
            </w:r>
            <w:r>
              <w:rPr>
                <w:rFonts w:hint="eastAsia"/>
                <w:sz w:val="21"/>
                <w:szCs w:val="21"/>
              </w:rPr>
              <w:t>:</w:t>
            </w:r>
            <w:r>
              <w:rPr>
                <w:sz w:val="21"/>
                <w:szCs w:val="21"/>
              </w:rPr>
              <w:t>00H</w:t>
            </w:r>
          </w:p>
        </w:tc>
      </w:tr>
      <w:tr w14:paraId="7F46E56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4" w:hRule="atLeast"/>
          <w:jc w:val="center"/>
        </w:trPr>
        <w:tc>
          <w:tcPr>
            <w:tcW w:w="903" w:type="dxa"/>
            <w:vMerge w:val="restart"/>
            <w:noWrap w:val="0"/>
            <w:vAlign w:val="center"/>
          </w:tcPr>
          <w:p w14:paraId="498D5B43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数据域</w:t>
            </w:r>
          </w:p>
        </w:tc>
        <w:tc>
          <w:tcPr>
            <w:tcW w:w="1430" w:type="dxa"/>
            <w:noWrap w:val="0"/>
            <w:vAlign w:val="center"/>
          </w:tcPr>
          <w:p w14:paraId="350CC833">
            <w:pPr>
              <w:pStyle w:val="99"/>
            </w:pPr>
            <w:r>
              <w:rPr>
                <w:rFonts w:hint="eastAsia"/>
              </w:rPr>
              <w:t>DATA0</w:t>
            </w:r>
          </w:p>
        </w:tc>
        <w:tc>
          <w:tcPr>
            <w:tcW w:w="610" w:type="dxa"/>
            <w:noWrap w:val="0"/>
            <w:vAlign w:val="center"/>
          </w:tcPr>
          <w:p w14:paraId="5E42AB2C">
            <w:pPr>
              <w:pStyle w:val="99"/>
            </w:pPr>
          </w:p>
        </w:tc>
        <w:tc>
          <w:tcPr>
            <w:tcW w:w="1990" w:type="dxa"/>
            <w:noWrap w:val="0"/>
            <w:vAlign w:val="center"/>
          </w:tcPr>
          <w:p w14:paraId="7041AD9C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外部存储占用率</w:t>
            </w:r>
          </w:p>
        </w:tc>
        <w:tc>
          <w:tcPr>
            <w:tcW w:w="2650" w:type="dxa"/>
            <w:noWrap w:val="0"/>
            <w:vAlign w:val="center"/>
          </w:tcPr>
          <w:p w14:paraId="701C64CC">
            <w:pPr>
              <w:spacing w:line="240" w:lineRule="auto"/>
              <w:ind w:firstLine="0" w:firstLineChars="0"/>
              <w:jc w:val="center"/>
              <w:rPr>
                <w:rFonts w:hint="eastAsia"/>
                <w:sz w:val="21"/>
                <w:szCs w:val="21"/>
              </w:rPr>
            </w:pPr>
          </w:p>
        </w:tc>
        <w:tc>
          <w:tcPr>
            <w:tcW w:w="1517" w:type="dxa"/>
            <w:noWrap w:val="0"/>
            <w:vAlign w:val="center"/>
          </w:tcPr>
          <w:p w14:paraId="7595A1D1">
            <w:pPr>
              <w:spacing w:line="240" w:lineRule="auto"/>
              <w:ind w:firstLine="0" w:firstLineChars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无符号十六进制，0~100，单位%</w:t>
            </w:r>
          </w:p>
        </w:tc>
      </w:tr>
      <w:tr w14:paraId="7630124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3" w:hRule="atLeast"/>
          <w:jc w:val="center"/>
        </w:trPr>
        <w:tc>
          <w:tcPr>
            <w:tcW w:w="903" w:type="dxa"/>
            <w:vMerge w:val="continue"/>
            <w:noWrap w:val="0"/>
            <w:vAlign w:val="center"/>
          </w:tcPr>
          <w:p w14:paraId="480D9B64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430" w:type="dxa"/>
            <w:noWrap w:val="0"/>
            <w:vAlign w:val="center"/>
          </w:tcPr>
          <w:p w14:paraId="2B8A41C9">
            <w:pPr>
              <w:pStyle w:val="99"/>
              <w:rPr>
                <w:rFonts w:hint="eastAsia"/>
              </w:rPr>
            </w:pPr>
            <w:r>
              <w:t>DATA1</w:t>
            </w:r>
          </w:p>
        </w:tc>
        <w:tc>
          <w:tcPr>
            <w:tcW w:w="610" w:type="dxa"/>
            <w:noWrap w:val="0"/>
            <w:vAlign w:val="center"/>
          </w:tcPr>
          <w:p w14:paraId="1CF63E36">
            <w:pPr>
              <w:pStyle w:val="99"/>
              <w:rPr>
                <w:rFonts w:hint="eastAsia"/>
              </w:rPr>
            </w:pPr>
          </w:p>
        </w:tc>
        <w:tc>
          <w:tcPr>
            <w:tcW w:w="1990" w:type="dxa"/>
            <w:noWrap w:val="0"/>
            <w:vAlign w:val="center"/>
          </w:tcPr>
          <w:p w14:paraId="71099F55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数传状态</w:t>
            </w:r>
          </w:p>
        </w:tc>
        <w:tc>
          <w:tcPr>
            <w:tcW w:w="2650" w:type="dxa"/>
            <w:noWrap w:val="0"/>
            <w:vAlign w:val="center"/>
          </w:tcPr>
          <w:p w14:paraId="6685CDC7">
            <w:pPr>
              <w:spacing w:line="240" w:lineRule="auto"/>
              <w:ind w:firstLine="0" w:firstLineChars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10=停止;</w:t>
            </w:r>
          </w:p>
          <w:p w14:paraId="17BA7F29">
            <w:pPr>
              <w:spacing w:line="240" w:lineRule="auto"/>
              <w:ind w:firstLine="0" w:firstLineChars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11H=接收多光谱图像数据;</w:t>
            </w:r>
          </w:p>
          <w:p w14:paraId="793C90B2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12H=接收红外图像数据;</w:t>
            </w:r>
          </w:p>
          <w:p w14:paraId="24BB4BFE">
            <w:pPr>
              <w:spacing w:line="240" w:lineRule="auto"/>
              <w:ind w:firstLine="0" w:firstLineChars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13H=接收AIS数据</w:t>
            </w:r>
          </w:p>
          <w:p w14:paraId="6EFF8EE9">
            <w:pPr>
              <w:spacing w:line="240" w:lineRule="auto"/>
              <w:ind w:firstLine="0" w:firstLineChars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14H=发送APP结果数据;</w:t>
            </w:r>
          </w:p>
          <w:p w14:paraId="1118229B">
            <w:pPr>
              <w:spacing w:line="240" w:lineRule="auto"/>
              <w:ind w:firstLine="0" w:firstLineChars="0"/>
              <w:jc w:val="center"/>
              <w:rPr>
                <w:ins w:id="21" w:author="user" w:date="2025-07-22T14:23:00Z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15H=发送日志数据</w:t>
            </w:r>
          </w:p>
          <w:p w14:paraId="7D803E94">
            <w:pPr>
              <w:spacing w:line="240" w:lineRule="auto"/>
              <w:ind w:firstLine="0" w:firstLineChars="0"/>
              <w:jc w:val="center"/>
              <w:rPr>
                <w:rFonts w:hint="eastAsia"/>
                <w:sz w:val="21"/>
                <w:szCs w:val="21"/>
              </w:rPr>
            </w:pPr>
            <w:ins w:id="22" w:author="user" w:date="2025-07-22T14:23:00Z">
              <w:r>
                <w:rPr>
                  <w:rFonts w:hint="eastAsia"/>
                  <w:sz w:val="21"/>
                  <w:szCs w:val="21"/>
                </w:rPr>
                <w:t>16H=数传完成</w:t>
              </w:r>
            </w:ins>
          </w:p>
        </w:tc>
        <w:tc>
          <w:tcPr>
            <w:tcW w:w="1517" w:type="dxa"/>
            <w:noWrap w:val="0"/>
            <w:vAlign w:val="center"/>
          </w:tcPr>
          <w:p w14:paraId="6DC11DF3">
            <w:pPr>
              <w:spacing w:line="240" w:lineRule="auto"/>
              <w:ind w:firstLine="0" w:firstLineChars="0"/>
              <w:jc w:val="center"/>
              <w:rPr>
                <w:rFonts w:hint="eastAsia"/>
                <w:sz w:val="21"/>
                <w:szCs w:val="21"/>
              </w:rPr>
            </w:pPr>
          </w:p>
        </w:tc>
      </w:tr>
      <w:tr w14:paraId="31A064C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" w:hRule="atLeast"/>
          <w:jc w:val="center"/>
        </w:trPr>
        <w:tc>
          <w:tcPr>
            <w:tcW w:w="903" w:type="dxa"/>
            <w:vMerge w:val="continue"/>
            <w:noWrap w:val="0"/>
            <w:vAlign w:val="center"/>
          </w:tcPr>
          <w:p w14:paraId="4F899146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430" w:type="dxa"/>
            <w:noWrap w:val="0"/>
            <w:vAlign w:val="center"/>
          </w:tcPr>
          <w:p w14:paraId="7FD50420">
            <w:pPr>
              <w:pStyle w:val="99"/>
              <w:rPr>
                <w:rFonts w:hint="eastAsia"/>
                <w:highlight w:val="yellow"/>
              </w:rPr>
            </w:pPr>
            <w:r>
              <w:rPr>
                <w:highlight w:val="yellow"/>
              </w:rPr>
              <w:t>DATA2</w:t>
            </w:r>
            <w:r>
              <w:rPr>
                <w:rFonts w:hint="eastAsia"/>
                <w:highlight w:val="yellow"/>
              </w:rPr>
              <w:t>~3</w:t>
            </w:r>
          </w:p>
        </w:tc>
        <w:tc>
          <w:tcPr>
            <w:tcW w:w="610" w:type="dxa"/>
            <w:noWrap w:val="0"/>
            <w:vAlign w:val="center"/>
          </w:tcPr>
          <w:p w14:paraId="4F5B4A30">
            <w:pPr>
              <w:pStyle w:val="99"/>
              <w:rPr>
                <w:rFonts w:hint="eastAsia"/>
                <w:highlight w:val="yellow"/>
              </w:rPr>
            </w:pPr>
          </w:p>
        </w:tc>
        <w:tc>
          <w:tcPr>
            <w:tcW w:w="1990" w:type="dxa"/>
            <w:noWrap w:val="0"/>
            <w:vAlign w:val="center"/>
          </w:tcPr>
          <w:p w14:paraId="2C125991">
            <w:pPr>
              <w:pStyle w:val="99"/>
              <w:rPr>
                <w:rFonts w:hint="eastAsia"/>
                <w:highlight w:val="yellow"/>
              </w:rPr>
            </w:pPr>
            <w:r>
              <w:rPr>
                <w:rFonts w:hint="eastAsia"/>
                <w:highlight w:val="yellow"/>
              </w:rPr>
              <w:t>从通信机接收数据帧计数</w:t>
            </w:r>
          </w:p>
        </w:tc>
        <w:tc>
          <w:tcPr>
            <w:tcW w:w="2650" w:type="dxa"/>
            <w:noWrap w:val="0"/>
            <w:vAlign w:val="center"/>
          </w:tcPr>
          <w:p w14:paraId="3EB81537">
            <w:pPr>
              <w:pStyle w:val="99"/>
              <w:rPr>
                <w:rFonts w:hint="eastAsia" w:eastAsia="等线"/>
                <w:highlight w:val="yellow"/>
              </w:rPr>
            </w:pPr>
          </w:p>
        </w:tc>
        <w:tc>
          <w:tcPr>
            <w:tcW w:w="1517" w:type="dxa"/>
            <w:noWrap w:val="0"/>
            <w:vAlign w:val="center"/>
          </w:tcPr>
          <w:p w14:paraId="3B648BB3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  <w:highlight w:val="yellow"/>
              </w:rPr>
            </w:pPr>
            <w:r>
              <w:rPr>
                <w:rFonts w:hint="eastAsia"/>
                <w:sz w:val="21"/>
                <w:szCs w:val="21"/>
                <w:highlight w:val="yellow"/>
              </w:rPr>
              <w:t>无符号十六进制，0~</w:t>
            </w:r>
            <w:del w:id="23" w:author="user" w:date="2025-07-18T10:43:00Z">
              <w:r>
                <w:rPr>
                  <w:rFonts w:hint="eastAsia"/>
                  <w:sz w:val="21"/>
                  <w:szCs w:val="21"/>
                  <w:highlight w:val="yellow"/>
                </w:rPr>
                <w:delText>16777215</w:delText>
              </w:r>
            </w:del>
            <w:ins w:id="24" w:author="user" w:date="2025-07-18T10:43:00Z">
              <w:r>
                <w:rPr>
                  <w:rFonts w:hint="eastAsia"/>
                  <w:sz w:val="21"/>
                  <w:szCs w:val="21"/>
                  <w:highlight w:val="yellow"/>
                </w:rPr>
                <w:t>65535</w:t>
              </w:r>
            </w:ins>
            <w:r>
              <w:rPr>
                <w:rFonts w:hint="eastAsia"/>
                <w:sz w:val="21"/>
                <w:szCs w:val="21"/>
                <w:highlight w:val="yellow"/>
              </w:rPr>
              <w:t>循环</w:t>
            </w:r>
          </w:p>
        </w:tc>
      </w:tr>
      <w:tr w14:paraId="6179A48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" w:hRule="atLeast"/>
          <w:jc w:val="center"/>
        </w:trPr>
        <w:tc>
          <w:tcPr>
            <w:tcW w:w="903" w:type="dxa"/>
            <w:vMerge w:val="continue"/>
            <w:noWrap w:val="0"/>
            <w:vAlign w:val="center"/>
          </w:tcPr>
          <w:p w14:paraId="7A12EAA1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430" w:type="dxa"/>
            <w:noWrap w:val="0"/>
            <w:vAlign w:val="center"/>
          </w:tcPr>
          <w:p w14:paraId="675781EE">
            <w:pPr>
              <w:pStyle w:val="99"/>
              <w:rPr>
                <w:rFonts w:hint="eastAsia"/>
                <w:highlight w:val="yellow"/>
              </w:rPr>
            </w:pPr>
            <w:r>
              <w:t>DATA</w:t>
            </w:r>
            <w:r>
              <w:rPr>
                <w:rFonts w:hint="eastAsia"/>
              </w:rPr>
              <w:t>4</w:t>
            </w:r>
          </w:p>
        </w:tc>
        <w:tc>
          <w:tcPr>
            <w:tcW w:w="610" w:type="dxa"/>
            <w:noWrap w:val="0"/>
            <w:vAlign w:val="center"/>
          </w:tcPr>
          <w:p w14:paraId="0687885F">
            <w:pPr>
              <w:pStyle w:val="99"/>
              <w:rPr>
                <w:rFonts w:hint="eastAsia"/>
                <w:highlight w:val="yellow"/>
              </w:rPr>
            </w:pPr>
          </w:p>
        </w:tc>
        <w:tc>
          <w:tcPr>
            <w:tcW w:w="1990" w:type="dxa"/>
            <w:noWrap w:val="0"/>
            <w:vAlign w:val="center"/>
          </w:tcPr>
          <w:p w14:paraId="720600E1">
            <w:pPr>
              <w:pStyle w:val="99"/>
              <w:rPr>
                <w:rFonts w:hint="eastAsia"/>
                <w:highlight w:val="yellow"/>
              </w:rPr>
            </w:pPr>
            <w:r>
              <w:rPr>
                <w:rFonts w:hint="eastAsia"/>
                <w:highlight w:val="yellow"/>
              </w:rPr>
              <w:t>预留</w:t>
            </w:r>
          </w:p>
        </w:tc>
        <w:tc>
          <w:tcPr>
            <w:tcW w:w="2650" w:type="dxa"/>
            <w:noWrap w:val="0"/>
            <w:vAlign w:val="center"/>
          </w:tcPr>
          <w:p w14:paraId="381C1BF9">
            <w:pPr>
              <w:pStyle w:val="99"/>
              <w:rPr>
                <w:rFonts w:hint="eastAsia" w:eastAsia="等线"/>
                <w:highlight w:val="yellow"/>
              </w:rPr>
            </w:pPr>
            <w:r>
              <w:rPr>
                <w:rFonts w:hint="eastAsia" w:eastAsia="等线"/>
                <w:highlight w:val="yellow"/>
              </w:rPr>
              <w:t>AAH</w:t>
            </w:r>
          </w:p>
        </w:tc>
        <w:tc>
          <w:tcPr>
            <w:tcW w:w="1517" w:type="dxa"/>
            <w:noWrap w:val="0"/>
            <w:vAlign w:val="center"/>
          </w:tcPr>
          <w:p w14:paraId="69BD32C6">
            <w:pPr>
              <w:spacing w:line="240" w:lineRule="auto"/>
              <w:ind w:firstLine="0" w:firstLineChars="0"/>
              <w:jc w:val="center"/>
              <w:rPr>
                <w:rFonts w:hint="eastAsia"/>
                <w:sz w:val="21"/>
                <w:szCs w:val="21"/>
                <w:highlight w:val="yellow"/>
              </w:rPr>
            </w:pPr>
          </w:p>
        </w:tc>
      </w:tr>
      <w:tr w14:paraId="2C8B65D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903" w:type="dxa"/>
            <w:vMerge w:val="continue"/>
            <w:noWrap w:val="0"/>
            <w:vAlign w:val="center"/>
          </w:tcPr>
          <w:p w14:paraId="0CA0AF29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430" w:type="dxa"/>
            <w:noWrap w:val="0"/>
            <w:vAlign w:val="center"/>
          </w:tcPr>
          <w:p w14:paraId="788469D3">
            <w:pPr>
              <w:pStyle w:val="99"/>
              <w:rPr>
                <w:highlight w:val="yellow"/>
              </w:rPr>
            </w:pPr>
            <w:r>
              <w:rPr>
                <w:rFonts w:hint="eastAsia"/>
                <w:highlight w:val="yellow"/>
              </w:rPr>
              <w:t>DATA5~6</w:t>
            </w:r>
          </w:p>
        </w:tc>
        <w:tc>
          <w:tcPr>
            <w:tcW w:w="610" w:type="dxa"/>
            <w:noWrap w:val="0"/>
            <w:vAlign w:val="center"/>
          </w:tcPr>
          <w:p w14:paraId="0643EDFC">
            <w:pPr>
              <w:pStyle w:val="99"/>
              <w:rPr>
                <w:highlight w:val="yellow"/>
              </w:rPr>
            </w:pPr>
          </w:p>
        </w:tc>
        <w:tc>
          <w:tcPr>
            <w:tcW w:w="1990" w:type="dxa"/>
            <w:noWrap w:val="0"/>
            <w:vAlign w:val="center"/>
          </w:tcPr>
          <w:p w14:paraId="33C8C535">
            <w:pPr>
              <w:pStyle w:val="99"/>
              <w:rPr>
                <w:highlight w:val="yellow"/>
              </w:rPr>
            </w:pPr>
            <w:r>
              <w:rPr>
                <w:rFonts w:hint="eastAsia"/>
                <w:highlight w:val="yellow"/>
              </w:rPr>
              <w:t>向通信机发送数据帧计数</w:t>
            </w:r>
          </w:p>
        </w:tc>
        <w:tc>
          <w:tcPr>
            <w:tcW w:w="2650" w:type="dxa"/>
            <w:noWrap w:val="0"/>
            <w:vAlign w:val="center"/>
          </w:tcPr>
          <w:p w14:paraId="4F2F8DB5">
            <w:pPr>
              <w:pStyle w:val="99"/>
              <w:rPr>
                <w:highlight w:val="yellow"/>
              </w:rPr>
            </w:pPr>
          </w:p>
        </w:tc>
        <w:tc>
          <w:tcPr>
            <w:tcW w:w="1517" w:type="dxa"/>
            <w:noWrap w:val="0"/>
            <w:vAlign w:val="center"/>
          </w:tcPr>
          <w:p w14:paraId="4D48CEE3">
            <w:pPr>
              <w:spacing w:line="240" w:lineRule="auto"/>
              <w:ind w:firstLine="0" w:firstLineChars="0"/>
              <w:jc w:val="center"/>
              <w:rPr>
                <w:color w:val="FF0000"/>
                <w:sz w:val="21"/>
                <w:szCs w:val="21"/>
                <w:highlight w:val="yellow"/>
              </w:rPr>
            </w:pPr>
            <w:commentRangeStart w:id="4"/>
            <w:commentRangeStart w:id="5"/>
            <w:r>
              <w:rPr>
                <w:rFonts w:hint="eastAsia"/>
                <w:sz w:val="21"/>
                <w:szCs w:val="21"/>
                <w:highlight w:val="yellow"/>
              </w:rPr>
              <w:t>无符号十六进制，0~</w:t>
            </w:r>
            <w:del w:id="25" w:author="user" w:date="2025-07-18T10:44:00Z">
              <w:r>
                <w:rPr>
                  <w:rFonts w:hint="eastAsia"/>
                  <w:sz w:val="21"/>
                  <w:szCs w:val="21"/>
                  <w:highlight w:val="yellow"/>
                </w:rPr>
                <w:delText>16777215</w:delText>
              </w:r>
            </w:del>
            <w:ins w:id="26" w:author="user" w:date="2025-07-18T10:44:00Z">
              <w:r>
                <w:rPr>
                  <w:rFonts w:hint="eastAsia"/>
                  <w:sz w:val="21"/>
                  <w:szCs w:val="21"/>
                  <w:highlight w:val="yellow"/>
                </w:rPr>
                <w:t>65535</w:t>
              </w:r>
            </w:ins>
            <w:r>
              <w:rPr>
                <w:rFonts w:hint="eastAsia"/>
                <w:sz w:val="21"/>
                <w:szCs w:val="21"/>
                <w:highlight w:val="yellow"/>
              </w:rPr>
              <w:t>循环</w:t>
            </w:r>
            <w:commentRangeEnd w:id="4"/>
            <w:r>
              <w:rPr>
                <w:rStyle w:val="49"/>
              </w:rPr>
              <w:commentReference w:id="4"/>
            </w:r>
            <w:commentRangeEnd w:id="5"/>
            <w:r>
              <w:rPr>
                <w:rStyle w:val="49"/>
              </w:rPr>
              <w:commentReference w:id="5"/>
            </w:r>
          </w:p>
        </w:tc>
      </w:tr>
      <w:tr w14:paraId="585A1EF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903" w:type="dxa"/>
            <w:noWrap w:val="0"/>
            <w:vAlign w:val="center"/>
          </w:tcPr>
          <w:p w14:paraId="4F49DC3B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430" w:type="dxa"/>
            <w:noWrap w:val="0"/>
            <w:vAlign w:val="center"/>
          </w:tcPr>
          <w:p w14:paraId="29D100E5">
            <w:pPr>
              <w:pStyle w:val="99"/>
              <w:rPr>
                <w:rFonts w:hint="eastAsia"/>
                <w:highlight w:val="yellow"/>
              </w:rPr>
            </w:pPr>
            <w:r>
              <w:t>DATA</w:t>
            </w:r>
            <w:r>
              <w:rPr>
                <w:rFonts w:hint="eastAsia"/>
              </w:rPr>
              <w:t>7</w:t>
            </w:r>
          </w:p>
        </w:tc>
        <w:tc>
          <w:tcPr>
            <w:tcW w:w="610" w:type="dxa"/>
            <w:noWrap w:val="0"/>
            <w:vAlign w:val="center"/>
          </w:tcPr>
          <w:p w14:paraId="1CB9ADFF">
            <w:pPr>
              <w:pStyle w:val="99"/>
              <w:rPr>
                <w:highlight w:val="yellow"/>
              </w:rPr>
            </w:pPr>
          </w:p>
        </w:tc>
        <w:tc>
          <w:tcPr>
            <w:tcW w:w="1990" w:type="dxa"/>
            <w:noWrap w:val="0"/>
            <w:vAlign w:val="center"/>
          </w:tcPr>
          <w:p w14:paraId="6C08365B">
            <w:pPr>
              <w:pStyle w:val="99"/>
              <w:rPr>
                <w:rFonts w:hint="eastAsia"/>
                <w:highlight w:val="yellow"/>
              </w:rPr>
            </w:pPr>
            <w:r>
              <w:rPr>
                <w:rFonts w:hint="eastAsia"/>
                <w:highlight w:val="yellow"/>
              </w:rPr>
              <w:t>预留</w:t>
            </w:r>
          </w:p>
        </w:tc>
        <w:tc>
          <w:tcPr>
            <w:tcW w:w="2650" w:type="dxa"/>
            <w:noWrap w:val="0"/>
            <w:vAlign w:val="center"/>
          </w:tcPr>
          <w:p w14:paraId="5E7A9D2F">
            <w:pPr>
              <w:pStyle w:val="99"/>
              <w:rPr>
                <w:rFonts w:hint="eastAsia"/>
                <w:highlight w:val="yellow"/>
              </w:rPr>
            </w:pPr>
            <w:r>
              <w:rPr>
                <w:rFonts w:hint="eastAsia"/>
                <w:highlight w:val="yellow"/>
              </w:rPr>
              <w:t>AAH</w:t>
            </w:r>
          </w:p>
        </w:tc>
        <w:tc>
          <w:tcPr>
            <w:tcW w:w="1517" w:type="dxa"/>
            <w:noWrap w:val="0"/>
            <w:vAlign w:val="center"/>
          </w:tcPr>
          <w:p w14:paraId="420D7CC6">
            <w:pPr>
              <w:spacing w:line="240" w:lineRule="auto"/>
              <w:ind w:firstLine="0" w:firstLineChars="0"/>
              <w:jc w:val="center"/>
              <w:rPr>
                <w:rFonts w:hint="eastAsia"/>
                <w:sz w:val="21"/>
                <w:szCs w:val="21"/>
                <w:highlight w:val="yellow"/>
              </w:rPr>
            </w:pPr>
          </w:p>
        </w:tc>
      </w:tr>
      <w:tr w14:paraId="6C0113F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7" w:hRule="atLeast"/>
          <w:jc w:val="center"/>
        </w:trPr>
        <w:tc>
          <w:tcPr>
            <w:tcW w:w="903" w:type="dxa"/>
            <w:vMerge w:val="restart"/>
            <w:noWrap w:val="0"/>
            <w:vAlign w:val="center"/>
          </w:tcPr>
          <w:p w14:paraId="647663E5">
            <w:pPr>
              <w:spacing w:line="240" w:lineRule="auto"/>
              <w:ind w:firstLine="0" w:firstLineChars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使用</w:t>
            </w:r>
            <w:r>
              <w:rPr>
                <w:sz w:val="21"/>
                <w:szCs w:val="21"/>
              </w:rPr>
              <w:t>说明</w:t>
            </w:r>
          </w:p>
        </w:tc>
        <w:tc>
          <w:tcPr>
            <w:tcW w:w="1430" w:type="dxa"/>
            <w:noWrap w:val="0"/>
            <w:vAlign w:val="center"/>
          </w:tcPr>
          <w:p w14:paraId="539D0A57">
            <w:pPr>
              <w:spacing w:line="240" w:lineRule="auto"/>
              <w:ind w:firstLine="0" w:firstLineChars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发送</w:t>
            </w:r>
            <w:r>
              <w:rPr>
                <w:sz w:val="21"/>
                <w:szCs w:val="21"/>
              </w:rPr>
              <w:t>条件</w:t>
            </w:r>
          </w:p>
        </w:tc>
        <w:tc>
          <w:tcPr>
            <w:tcW w:w="6767" w:type="dxa"/>
            <w:gridSpan w:val="4"/>
            <w:noWrap w:val="0"/>
            <w:vAlign w:val="center"/>
          </w:tcPr>
          <w:p w14:paraId="6941521A">
            <w:pPr>
              <w:pStyle w:val="99"/>
            </w:pPr>
            <w:r>
              <w:rPr>
                <w:rFonts w:hint="eastAsia"/>
              </w:rPr>
              <w:t>接收</w:t>
            </w:r>
            <w:r>
              <w:t>到中心机</w:t>
            </w:r>
            <w:r>
              <w:rPr>
                <w:rFonts w:hint="eastAsia"/>
              </w:rPr>
              <w:t>工程参数采集指令（AP-Z002）后20</w:t>
            </w:r>
            <w:r>
              <w:t>ms内返回该帧</w:t>
            </w:r>
          </w:p>
        </w:tc>
      </w:tr>
      <w:tr w14:paraId="6987A83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7" w:hRule="atLeast"/>
          <w:jc w:val="center"/>
        </w:trPr>
        <w:tc>
          <w:tcPr>
            <w:tcW w:w="903" w:type="dxa"/>
            <w:vMerge w:val="continue"/>
            <w:noWrap w:val="0"/>
            <w:vAlign w:val="center"/>
          </w:tcPr>
          <w:p w14:paraId="0206AD5A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430" w:type="dxa"/>
            <w:noWrap w:val="0"/>
            <w:vAlign w:val="center"/>
          </w:tcPr>
          <w:p w14:paraId="5B2A944B">
            <w:pPr>
              <w:spacing w:line="240" w:lineRule="auto"/>
              <w:ind w:firstLine="0" w:firstLineChars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处理</w:t>
            </w:r>
            <w:r>
              <w:rPr>
                <w:sz w:val="21"/>
                <w:szCs w:val="21"/>
              </w:rPr>
              <w:t>要求</w:t>
            </w:r>
          </w:p>
        </w:tc>
        <w:tc>
          <w:tcPr>
            <w:tcW w:w="6767" w:type="dxa"/>
            <w:gridSpan w:val="4"/>
            <w:noWrap w:val="0"/>
            <w:vAlign w:val="center"/>
          </w:tcPr>
          <w:p w14:paraId="4AB6E83C">
            <w:pPr>
              <w:pStyle w:val="99"/>
            </w:pPr>
            <w:r>
              <w:rPr>
                <w:rFonts w:hint="eastAsia"/>
              </w:rPr>
              <w:t>若</w:t>
            </w:r>
            <w:r>
              <w:t>中心机在</w:t>
            </w:r>
            <w:r>
              <w:rPr>
                <w:rFonts w:hint="eastAsia"/>
              </w:rPr>
              <w:t>工程参数采集指令（AP-Z002）发出</w:t>
            </w:r>
            <w:r>
              <w:t>后</w:t>
            </w:r>
            <w:r>
              <w:rPr>
                <w:rFonts w:hint="eastAsia"/>
              </w:rPr>
              <w:t>2</w:t>
            </w:r>
            <w:r>
              <w:t>s内未接收到该帧，则按超时处理</w:t>
            </w:r>
          </w:p>
        </w:tc>
      </w:tr>
    </w:tbl>
    <w:p w14:paraId="7802077F">
      <w:pPr>
        <w:ind w:firstLine="480"/>
      </w:pPr>
    </w:p>
    <w:p w14:paraId="02EA6CF9">
      <w:pPr>
        <w:pStyle w:val="6"/>
        <w:spacing w:before="326" w:after="163"/>
        <w:rPr>
          <w:rFonts w:hint="eastAsia"/>
        </w:rPr>
      </w:pPr>
      <w:r>
        <w:rPr>
          <w:rFonts w:hint="eastAsia"/>
        </w:rPr>
        <w:t>工程参数帧5（AP-G005）</w:t>
      </w:r>
    </w:p>
    <w:p w14:paraId="033B67FD">
      <w:pPr>
        <w:pStyle w:val="14"/>
      </w:pPr>
      <w:r>
        <w:rPr>
          <w:rFonts w:hint="eastAsia"/>
        </w:rPr>
        <w:t>表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表 \* ARABIC</w:instrText>
      </w:r>
      <w:r>
        <w:instrText xml:space="preserve"> </w:instrText>
      </w:r>
      <w:r>
        <w:fldChar w:fldCharType="separate"/>
      </w:r>
      <w:r>
        <w:rPr>
          <w:lang/>
        </w:rPr>
        <w:t>31</w:t>
      </w:r>
      <w:r>
        <w:fldChar w:fldCharType="end"/>
      </w:r>
      <w:r>
        <w:t>工程参数帧</w:t>
      </w:r>
      <w:r>
        <w:rPr>
          <w:rFonts w:hint="eastAsia"/>
        </w:rPr>
        <w:t>5</w:t>
      </w:r>
      <w:r>
        <w:t>（</w:t>
      </w:r>
      <w:r>
        <w:rPr>
          <w:rFonts w:hint="eastAsia"/>
        </w:rPr>
        <w:t>AP-G005</w:t>
      </w:r>
      <w:r>
        <w:t>）</w:t>
      </w:r>
    </w:p>
    <w:tbl>
      <w:tblPr>
        <w:tblStyle w:val="43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15"/>
        <w:gridCol w:w="1430"/>
        <w:gridCol w:w="610"/>
        <w:gridCol w:w="1990"/>
        <w:gridCol w:w="2660"/>
        <w:gridCol w:w="1519"/>
      </w:tblGrid>
      <w:tr w14:paraId="7AFF271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4" w:hRule="atLeast"/>
          <w:jc w:val="center"/>
        </w:trPr>
        <w:tc>
          <w:tcPr>
            <w:tcW w:w="9124" w:type="dxa"/>
            <w:gridSpan w:val="6"/>
            <w:noWrap w:val="0"/>
            <w:vAlign w:val="center"/>
          </w:tcPr>
          <w:p w14:paraId="7359313E">
            <w:pPr>
              <w:spacing w:line="240" w:lineRule="auto"/>
              <w:ind w:firstLine="0" w:firstLineChars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AI处理板</w:t>
            </w:r>
            <w:r>
              <w:rPr>
                <w:sz w:val="21"/>
                <w:szCs w:val="21"/>
              </w:rPr>
              <w:t>工程参数帧</w:t>
            </w:r>
            <w:r>
              <w:rPr>
                <w:rFonts w:hint="eastAsia"/>
                <w:sz w:val="21"/>
                <w:szCs w:val="21"/>
              </w:rPr>
              <w:t>5格式:AP-G005</w:t>
            </w:r>
          </w:p>
        </w:tc>
      </w:tr>
      <w:tr w14:paraId="3982B09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4" w:hRule="atLeast"/>
          <w:jc w:val="center"/>
        </w:trPr>
        <w:tc>
          <w:tcPr>
            <w:tcW w:w="915" w:type="dxa"/>
            <w:noWrap w:val="0"/>
            <w:vAlign w:val="center"/>
          </w:tcPr>
          <w:p w14:paraId="58D92E52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仲裁域</w:t>
            </w:r>
          </w:p>
        </w:tc>
        <w:tc>
          <w:tcPr>
            <w:tcW w:w="2040" w:type="dxa"/>
            <w:gridSpan w:val="2"/>
            <w:noWrap w:val="0"/>
            <w:vAlign w:val="center"/>
          </w:tcPr>
          <w:p w14:paraId="372B6C27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ID28~21</w:t>
            </w:r>
            <w:r>
              <w:rPr>
                <w:rFonts w:hint="eastAsia"/>
                <w:sz w:val="21"/>
                <w:szCs w:val="21"/>
              </w:rPr>
              <w:t>:C9</w:t>
            </w:r>
            <w:r>
              <w:rPr>
                <w:sz w:val="21"/>
                <w:szCs w:val="21"/>
              </w:rPr>
              <w:t>H</w:t>
            </w:r>
          </w:p>
        </w:tc>
        <w:tc>
          <w:tcPr>
            <w:tcW w:w="1990" w:type="dxa"/>
            <w:noWrap w:val="0"/>
            <w:vAlign w:val="center"/>
          </w:tcPr>
          <w:p w14:paraId="417CC058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ID20~13</w:t>
            </w:r>
            <w:r>
              <w:rPr>
                <w:rFonts w:hint="eastAsia"/>
                <w:sz w:val="21"/>
                <w:szCs w:val="21"/>
              </w:rPr>
              <w:t>:05</w:t>
            </w:r>
            <w:r>
              <w:rPr>
                <w:sz w:val="21"/>
                <w:szCs w:val="21"/>
              </w:rPr>
              <w:t>H</w:t>
            </w:r>
          </w:p>
        </w:tc>
        <w:tc>
          <w:tcPr>
            <w:tcW w:w="2660" w:type="dxa"/>
            <w:noWrap w:val="0"/>
            <w:vAlign w:val="center"/>
          </w:tcPr>
          <w:p w14:paraId="25E4BE1B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ID12~ID6</w:t>
            </w:r>
            <w:r>
              <w:rPr>
                <w:rFonts w:hint="eastAsia"/>
                <w:sz w:val="21"/>
                <w:szCs w:val="21"/>
              </w:rPr>
              <w:t>:</w:t>
            </w:r>
          </w:p>
          <w:p w14:paraId="4C00A8CE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同ID28~ID22</w:t>
            </w:r>
          </w:p>
        </w:tc>
        <w:tc>
          <w:tcPr>
            <w:tcW w:w="1519" w:type="dxa"/>
            <w:noWrap w:val="0"/>
            <w:vAlign w:val="center"/>
          </w:tcPr>
          <w:p w14:paraId="68094A64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ID5~0</w:t>
            </w:r>
            <w:r>
              <w:rPr>
                <w:rFonts w:hint="eastAsia"/>
                <w:sz w:val="21"/>
                <w:szCs w:val="21"/>
              </w:rPr>
              <w:t>:</w:t>
            </w:r>
            <w:r>
              <w:rPr>
                <w:sz w:val="21"/>
                <w:szCs w:val="21"/>
              </w:rPr>
              <w:t>00H</w:t>
            </w:r>
          </w:p>
        </w:tc>
      </w:tr>
      <w:tr w14:paraId="33E6190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4" w:hRule="atLeast"/>
          <w:jc w:val="center"/>
        </w:trPr>
        <w:tc>
          <w:tcPr>
            <w:tcW w:w="915" w:type="dxa"/>
            <w:vMerge w:val="restart"/>
            <w:noWrap w:val="0"/>
            <w:vAlign w:val="center"/>
          </w:tcPr>
          <w:p w14:paraId="4937DFC4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数据域</w:t>
            </w:r>
          </w:p>
        </w:tc>
        <w:tc>
          <w:tcPr>
            <w:tcW w:w="1430" w:type="dxa"/>
            <w:noWrap w:val="0"/>
            <w:vAlign w:val="center"/>
          </w:tcPr>
          <w:p w14:paraId="62DCC33B">
            <w:pPr>
              <w:pStyle w:val="99"/>
              <w:rPr>
                <w:rFonts w:hint="eastAsia"/>
              </w:rPr>
            </w:pPr>
            <w:r>
              <w:t>DATA0</w:t>
            </w:r>
          </w:p>
        </w:tc>
        <w:tc>
          <w:tcPr>
            <w:tcW w:w="610" w:type="dxa"/>
            <w:noWrap w:val="0"/>
            <w:vAlign w:val="center"/>
          </w:tcPr>
          <w:p w14:paraId="1C051D71">
            <w:pPr>
              <w:pStyle w:val="99"/>
            </w:pPr>
          </w:p>
        </w:tc>
        <w:tc>
          <w:tcPr>
            <w:tcW w:w="1990" w:type="dxa"/>
            <w:noWrap w:val="0"/>
            <w:vAlign w:val="center"/>
          </w:tcPr>
          <w:p w14:paraId="778CE215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上注通道</w:t>
            </w:r>
          </w:p>
        </w:tc>
        <w:tc>
          <w:tcPr>
            <w:tcW w:w="2660" w:type="dxa"/>
            <w:noWrap w:val="0"/>
            <w:vAlign w:val="center"/>
          </w:tcPr>
          <w:p w14:paraId="7A8AB1F0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00H=测控链路;</w:t>
            </w:r>
          </w:p>
          <w:p w14:paraId="6A301D18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01H=通信链路</w:t>
            </w:r>
          </w:p>
        </w:tc>
        <w:tc>
          <w:tcPr>
            <w:tcW w:w="1519" w:type="dxa"/>
            <w:noWrap w:val="0"/>
            <w:vAlign w:val="center"/>
          </w:tcPr>
          <w:p w14:paraId="44607643">
            <w:pPr>
              <w:spacing w:line="240" w:lineRule="auto"/>
              <w:ind w:firstLine="0" w:firstLineChars="0"/>
              <w:jc w:val="center"/>
              <w:rPr>
                <w:rFonts w:hint="eastAsia"/>
                <w:sz w:val="21"/>
                <w:szCs w:val="21"/>
              </w:rPr>
            </w:pPr>
          </w:p>
        </w:tc>
      </w:tr>
      <w:tr w14:paraId="0F6E65F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3" w:hRule="atLeast"/>
          <w:jc w:val="center"/>
        </w:trPr>
        <w:tc>
          <w:tcPr>
            <w:tcW w:w="915" w:type="dxa"/>
            <w:vMerge w:val="continue"/>
            <w:noWrap w:val="0"/>
            <w:vAlign w:val="center"/>
          </w:tcPr>
          <w:p w14:paraId="3DAC58C1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430" w:type="dxa"/>
            <w:noWrap w:val="0"/>
            <w:vAlign w:val="center"/>
          </w:tcPr>
          <w:p w14:paraId="665978A2">
            <w:pPr>
              <w:pStyle w:val="99"/>
            </w:pPr>
            <w:r>
              <w:t>DATA1</w:t>
            </w:r>
          </w:p>
        </w:tc>
        <w:tc>
          <w:tcPr>
            <w:tcW w:w="610" w:type="dxa"/>
            <w:noWrap w:val="0"/>
            <w:vAlign w:val="center"/>
          </w:tcPr>
          <w:p w14:paraId="380CEEA1">
            <w:pPr>
              <w:pStyle w:val="99"/>
            </w:pPr>
          </w:p>
        </w:tc>
        <w:tc>
          <w:tcPr>
            <w:tcW w:w="1990" w:type="dxa"/>
            <w:noWrap w:val="0"/>
            <w:vAlign w:val="center"/>
          </w:tcPr>
          <w:p w14:paraId="52DBBFDA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上注状态</w:t>
            </w:r>
          </w:p>
        </w:tc>
        <w:tc>
          <w:tcPr>
            <w:tcW w:w="2660" w:type="dxa"/>
            <w:noWrap w:val="0"/>
            <w:vAlign w:val="center"/>
          </w:tcPr>
          <w:p w14:paraId="34DC3BB1">
            <w:pPr>
              <w:spacing w:line="240" w:lineRule="auto"/>
              <w:ind w:firstLine="0" w:firstLineChars="0"/>
              <w:jc w:val="center"/>
              <w:rPr>
                <w:sz w:val="21"/>
              </w:rPr>
            </w:pPr>
            <w:r>
              <w:rPr>
                <w:sz w:val="21"/>
              </w:rPr>
              <w:t>0</w:t>
            </w:r>
            <w:r>
              <w:rPr>
                <w:rFonts w:hint="eastAsia"/>
                <w:sz w:val="21"/>
              </w:rPr>
              <w:t>1</w:t>
            </w:r>
            <w:r>
              <w:rPr>
                <w:sz w:val="21"/>
              </w:rPr>
              <w:t>H=</w:t>
            </w:r>
            <w:r>
              <w:rPr>
                <w:rFonts w:hint="eastAsia"/>
                <w:sz w:val="21"/>
              </w:rPr>
              <w:t>进入上注模式</w:t>
            </w:r>
            <w:r>
              <w:rPr>
                <w:sz w:val="21"/>
              </w:rPr>
              <w:t>;</w:t>
            </w:r>
          </w:p>
          <w:p w14:paraId="0119EDE6">
            <w:pPr>
              <w:spacing w:line="240" w:lineRule="auto"/>
              <w:ind w:firstLine="0" w:firstLineChars="0"/>
              <w:jc w:val="center"/>
              <w:rPr>
                <w:sz w:val="21"/>
              </w:rPr>
            </w:pPr>
            <w:r>
              <w:rPr>
                <w:sz w:val="21"/>
              </w:rPr>
              <w:t>0</w:t>
            </w:r>
            <w:r>
              <w:rPr>
                <w:rFonts w:hint="eastAsia"/>
                <w:sz w:val="21"/>
              </w:rPr>
              <w:t>2</w:t>
            </w:r>
            <w:r>
              <w:rPr>
                <w:sz w:val="21"/>
              </w:rPr>
              <w:t>H=</w:t>
            </w:r>
            <w:r>
              <w:rPr>
                <w:rFonts w:hint="eastAsia"/>
                <w:sz w:val="21"/>
              </w:rPr>
              <w:t>开始保存文件</w:t>
            </w:r>
            <w:r>
              <w:rPr>
                <w:sz w:val="21"/>
              </w:rPr>
              <w:t>;</w:t>
            </w:r>
          </w:p>
          <w:p w14:paraId="67AA4E5D">
            <w:pPr>
              <w:spacing w:line="240" w:lineRule="auto"/>
              <w:ind w:firstLine="0" w:firstLineChars="0"/>
              <w:jc w:val="center"/>
              <w:rPr>
                <w:sz w:val="21"/>
              </w:rPr>
            </w:pPr>
            <w:r>
              <w:rPr>
                <w:sz w:val="21"/>
              </w:rPr>
              <w:t>0</w:t>
            </w:r>
            <w:r>
              <w:rPr>
                <w:rFonts w:hint="eastAsia"/>
                <w:sz w:val="21"/>
              </w:rPr>
              <w:t>3</w:t>
            </w:r>
            <w:r>
              <w:rPr>
                <w:sz w:val="21"/>
              </w:rPr>
              <w:t>H=</w:t>
            </w:r>
            <w:r>
              <w:rPr>
                <w:rFonts w:hint="eastAsia"/>
                <w:sz w:val="21"/>
              </w:rPr>
              <w:t>开始读取文件并上注</w:t>
            </w:r>
            <w:r>
              <w:rPr>
                <w:sz w:val="21"/>
              </w:rPr>
              <w:t>;</w:t>
            </w:r>
          </w:p>
          <w:p w14:paraId="18D1DF4B">
            <w:pPr>
              <w:spacing w:line="240" w:lineRule="auto"/>
              <w:ind w:firstLine="0" w:firstLineChars="0"/>
              <w:jc w:val="center"/>
              <w:rPr>
                <w:sz w:val="21"/>
              </w:rPr>
            </w:pPr>
            <w:r>
              <w:rPr>
                <w:sz w:val="21"/>
              </w:rPr>
              <w:t>0</w:t>
            </w:r>
            <w:r>
              <w:rPr>
                <w:rFonts w:hint="eastAsia"/>
                <w:sz w:val="21"/>
              </w:rPr>
              <w:t>4</w:t>
            </w:r>
            <w:r>
              <w:rPr>
                <w:sz w:val="21"/>
              </w:rPr>
              <w:t>H=</w:t>
            </w:r>
            <w:r>
              <w:rPr>
                <w:rFonts w:hint="eastAsia"/>
                <w:sz w:val="21"/>
              </w:rPr>
              <w:t>软件上注结束</w:t>
            </w:r>
            <w:r>
              <w:rPr>
                <w:sz w:val="21"/>
              </w:rPr>
              <w:t>;</w:t>
            </w:r>
          </w:p>
          <w:p w14:paraId="188B55FC">
            <w:pPr>
              <w:spacing w:line="240" w:lineRule="auto"/>
              <w:ind w:firstLine="0" w:firstLineChars="0"/>
              <w:jc w:val="center"/>
              <w:rPr>
                <w:sz w:val="21"/>
              </w:rPr>
            </w:pPr>
            <w:r>
              <w:rPr>
                <w:sz w:val="21"/>
              </w:rPr>
              <w:t>0</w:t>
            </w:r>
            <w:r>
              <w:rPr>
                <w:rFonts w:hint="eastAsia"/>
                <w:sz w:val="21"/>
              </w:rPr>
              <w:t>5</w:t>
            </w:r>
            <w:r>
              <w:rPr>
                <w:sz w:val="21"/>
              </w:rPr>
              <w:t>H=</w:t>
            </w:r>
            <w:r>
              <w:rPr>
                <w:rFonts w:hint="eastAsia"/>
                <w:sz w:val="21"/>
              </w:rPr>
              <w:t>退出上注模式</w:t>
            </w:r>
          </w:p>
          <w:p w14:paraId="1FA00316">
            <w:pPr>
              <w:pStyle w:val="99"/>
              <w:rPr>
                <w:szCs w:val="24"/>
              </w:rPr>
            </w:pPr>
            <w:r>
              <w:rPr>
                <w:szCs w:val="24"/>
              </w:rPr>
              <w:t>0</w:t>
            </w:r>
            <w:r>
              <w:rPr>
                <w:rFonts w:hint="eastAsia"/>
                <w:szCs w:val="24"/>
              </w:rPr>
              <w:t>7</w:t>
            </w:r>
            <w:r>
              <w:rPr>
                <w:szCs w:val="24"/>
              </w:rPr>
              <w:t>H=</w:t>
            </w:r>
            <w:r>
              <w:rPr>
                <w:rFonts w:hint="eastAsia"/>
                <w:szCs w:val="24"/>
              </w:rPr>
              <w:t>读取文件并上注完成</w:t>
            </w:r>
          </w:p>
          <w:p w14:paraId="5D0DF6A0">
            <w:pPr>
              <w:pStyle w:val="99"/>
              <w:rPr>
                <w:rFonts w:hint="eastAsia"/>
              </w:rPr>
            </w:pPr>
            <w:r>
              <w:rPr>
                <w:rFonts w:hint="eastAsia"/>
                <w:szCs w:val="24"/>
              </w:rPr>
              <w:t>08H=上注校验和错误</w:t>
            </w:r>
          </w:p>
        </w:tc>
        <w:tc>
          <w:tcPr>
            <w:tcW w:w="1519" w:type="dxa"/>
            <w:noWrap w:val="0"/>
            <w:vAlign w:val="center"/>
          </w:tcPr>
          <w:p w14:paraId="41D1FA82">
            <w:pPr>
              <w:spacing w:line="240" w:lineRule="auto"/>
              <w:ind w:firstLine="0" w:firstLineChars="0"/>
              <w:jc w:val="center"/>
              <w:rPr>
                <w:rFonts w:hint="eastAsia"/>
                <w:sz w:val="21"/>
                <w:szCs w:val="21"/>
              </w:rPr>
            </w:pPr>
          </w:p>
        </w:tc>
      </w:tr>
      <w:tr w14:paraId="6A43D0B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3" w:hRule="atLeast"/>
          <w:jc w:val="center"/>
        </w:trPr>
        <w:tc>
          <w:tcPr>
            <w:tcW w:w="915" w:type="dxa"/>
            <w:vMerge w:val="continue"/>
            <w:noWrap w:val="0"/>
            <w:vAlign w:val="center"/>
          </w:tcPr>
          <w:p w14:paraId="60AF6348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430" w:type="dxa"/>
            <w:noWrap w:val="0"/>
            <w:vAlign w:val="center"/>
          </w:tcPr>
          <w:p w14:paraId="37504695">
            <w:pPr>
              <w:pStyle w:val="99"/>
              <w:rPr>
                <w:rFonts w:hint="eastAsia"/>
              </w:rPr>
            </w:pPr>
            <w:r>
              <w:t>DATA2</w:t>
            </w:r>
            <w:r>
              <w:rPr>
                <w:rFonts w:hint="eastAsia"/>
              </w:rPr>
              <w:t>~4</w:t>
            </w:r>
          </w:p>
        </w:tc>
        <w:tc>
          <w:tcPr>
            <w:tcW w:w="610" w:type="dxa"/>
            <w:noWrap w:val="0"/>
            <w:vAlign w:val="center"/>
          </w:tcPr>
          <w:p w14:paraId="2780DFB1">
            <w:pPr>
              <w:pStyle w:val="99"/>
            </w:pPr>
          </w:p>
        </w:tc>
        <w:tc>
          <w:tcPr>
            <w:tcW w:w="1990" w:type="dxa"/>
            <w:noWrap w:val="0"/>
            <w:vAlign w:val="center"/>
          </w:tcPr>
          <w:p w14:paraId="7C0CFB04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接收上注帧计数</w:t>
            </w:r>
          </w:p>
        </w:tc>
        <w:tc>
          <w:tcPr>
            <w:tcW w:w="2660" w:type="dxa"/>
            <w:noWrap w:val="0"/>
            <w:vAlign w:val="center"/>
          </w:tcPr>
          <w:p w14:paraId="6C47E4DB">
            <w:pPr>
              <w:pStyle w:val="99"/>
              <w:rPr>
                <w:rFonts w:hint="eastAsia" w:eastAsia="等线"/>
                <w:highlight w:val="yellow"/>
              </w:rPr>
            </w:pPr>
          </w:p>
        </w:tc>
        <w:tc>
          <w:tcPr>
            <w:tcW w:w="1519" w:type="dxa"/>
            <w:noWrap w:val="0"/>
            <w:vAlign w:val="center"/>
          </w:tcPr>
          <w:p w14:paraId="6ECFA037">
            <w:pPr>
              <w:spacing w:line="240" w:lineRule="auto"/>
              <w:ind w:firstLine="0" w:firstLineChars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无符号十六进制，0~16777215循环</w:t>
            </w:r>
          </w:p>
        </w:tc>
      </w:tr>
      <w:tr w14:paraId="2E5FFAB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915" w:type="dxa"/>
            <w:vMerge w:val="continue"/>
            <w:noWrap w:val="0"/>
            <w:vAlign w:val="center"/>
          </w:tcPr>
          <w:p w14:paraId="6B17C69F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430" w:type="dxa"/>
            <w:noWrap w:val="0"/>
            <w:vAlign w:val="center"/>
          </w:tcPr>
          <w:p w14:paraId="6AC2AA41">
            <w:pPr>
              <w:pStyle w:val="99"/>
            </w:pPr>
            <w:r>
              <w:rPr>
                <w:rFonts w:hint="eastAsia"/>
              </w:rPr>
              <w:t>DATA5~6</w:t>
            </w:r>
          </w:p>
        </w:tc>
        <w:tc>
          <w:tcPr>
            <w:tcW w:w="610" w:type="dxa"/>
            <w:noWrap w:val="0"/>
            <w:vAlign w:val="center"/>
          </w:tcPr>
          <w:p w14:paraId="3F3FA0E0">
            <w:pPr>
              <w:pStyle w:val="99"/>
            </w:pPr>
          </w:p>
        </w:tc>
        <w:tc>
          <w:tcPr>
            <w:tcW w:w="1990" w:type="dxa"/>
            <w:noWrap w:val="0"/>
            <w:vAlign w:val="center"/>
          </w:tcPr>
          <w:p w14:paraId="185D10D4">
            <w:pPr>
              <w:pStyle w:val="99"/>
            </w:pPr>
            <w:r>
              <w:rPr>
                <w:rFonts w:hint="eastAsia"/>
              </w:rPr>
              <w:t>上注帧错误计数</w:t>
            </w:r>
          </w:p>
        </w:tc>
        <w:tc>
          <w:tcPr>
            <w:tcW w:w="2660" w:type="dxa"/>
            <w:noWrap w:val="0"/>
            <w:vAlign w:val="center"/>
          </w:tcPr>
          <w:p w14:paraId="01680140">
            <w:pPr>
              <w:pStyle w:val="99"/>
            </w:pPr>
          </w:p>
        </w:tc>
        <w:tc>
          <w:tcPr>
            <w:tcW w:w="1519" w:type="dxa"/>
            <w:noWrap w:val="0"/>
            <w:vAlign w:val="center"/>
          </w:tcPr>
          <w:p w14:paraId="416ED842">
            <w:pPr>
              <w:spacing w:line="240" w:lineRule="auto"/>
              <w:ind w:firstLine="0" w:firstLineChars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无符号十六进制，0~65535循环</w:t>
            </w:r>
          </w:p>
        </w:tc>
      </w:tr>
      <w:tr w14:paraId="293B609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915" w:type="dxa"/>
            <w:noWrap w:val="0"/>
            <w:vAlign w:val="center"/>
          </w:tcPr>
          <w:p w14:paraId="437E322F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430" w:type="dxa"/>
            <w:noWrap w:val="0"/>
            <w:vAlign w:val="center"/>
          </w:tcPr>
          <w:p w14:paraId="3DECCAAC">
            <w:pPr>
              <w:pStyle w:val="99"/>
              <w:rPr>
                <w:rFonts w:hint="eastAsia"/>
              </w:rPr>
            </w:pPr>
            <w:r>
              <w:t>DATA</w:t>
            </w:r>
            <w:r>
              <w:rPr>
                <w:rFonts w:hint="eastAsia"/>
              </w:rPr>
              <w:t>7</w:t>
            </w:r>
          </w:p>
        </w:tc>
        <w:tc>
          <w:tcPr>
            <w:tcW w:w="610" w:type="dxa"/>
            <w:noWrap w:val="0"/>
            <w:vAlign w:val="center"/>
          </w:tcPr>
          <w:p w14:paraId="02B8C33F">
            <w:pPr>
              <w:pStyle w:val="99"/>
            </w:pPr>
          </w:p>
        </w:tc>
        <w:tc>
          <w:tcPr>
            <w:tcW w:w="1990" w:type="dxa"/>
            <w:noWrap w:val="0"/>
            <w:vAlign w:val="center"/>
          </w:tcPr>
          <w:p w14:paraId="424B8293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预留</w:t>
            </w:r>
          </w:p>
        </w:tc>
        <w:tc>
          <w:tcPr>
            <w:tcW w:w="2660" w:type="dxa"/>
            <w:noWrap w:val="0"/>
            <w:vAlign w:val="center"/>
          </w:tcPr>
          <w:p w14:paraId="091BFF7F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AAH</w:t>
            </w:r>
          </w:p>
        </w:tc>
        <w:tc>
          <w:tcPr>
            <w:tcW w:w="1519" w:type="dxa"/>
            <w:noWrap w:val="0"/>
            <w:vAlign w:val="center"/>
          </w:tcPr>
          <w:p w14:paraId="54822C5C">
            <w:pPr>
              <w:spacing w:line="240" w:lineRule="auto"/>
              <w:ind w:firstLine="0" w:firstLineChars="0"/>
              <w:jc w:val="center"/>
              <w:rPr>
                <w:rFonts w:hint="eastAsia"/>
                <w:sz w:val="21"/>
                <w:szCs w:val="21"/>
              </w:rPr>
            </w:pPr>
          </w:p>
        </w:tc>
      </w:tr>
      <w:tr w14:paraId="7171F72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7" w:hRule="atLeast"/>
          <w:jc w:val="center"/>
        </w:trPr>
        <w:tc>
          <w:tcPr>
            <w:tcW w:w="915" w:type="dxa"/>
            <w:vMerge w:val="restart"/>
            <w:noWrap w:val="0"/>
            <w:vAlign w:val="center"/>
          </w:tcPr>
          <w:p w14:paraId="29B281D1">
            <w:pPr>
              <w:spacing w:line="240" w:lineRule="auto"/>
              <w:ind w:firstLine="0" w:firstLineChars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使用</w:t>
            </w:r>
            <w:r>
              <w:rPr>
                <w:sz w:val="21"/>
                <w:szCs w:val="21"/>
              </w:rPr>
              <w:t>说明</w:t>
            </w:r>
          </w:p>
        </w:tc>
        <w:tc>
          <w:tcPr>
            <w:tcW w:w="1430" w:type="dxa"/>
            <w:noWrap w:val="0"/>
            <w:vAlign w:val="center"/>
          </w:tcPr>
          <w:p w14:paraId="156A91B1">
            <w:pPr>
              <w:spacing w:line="240" w:lineRule="auto"/>
              <w:ind w:firstLine="0" w:firstLineChars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发送</w:t>
            </w:r>
            <w:r>
              <w:rPr>
                <w:sz w:val="21"/>
                <w:szCs w:val="21"/>
              </w:rPr>
              <w:t>条件</w:t>
            </w:r>
          </w:p>
        </w:tc>
        <w:tc>
          <w:tcPr>
            <w:tcW w:w="6779" w:type="dxa"/>
            <w:gridSpan w:val="4"/>
            <w:noWrap w:val="0"/>
            <w:vAlign w:val="center"/>
          </w:tcPr>
          <w:p w14:paraId="485A7675">
            <w:pPr>
              <w:pStyle w:val="99"/>
            </w:pPr>
            <w:r>
              <w:rPr>
                <w:rFonts w:hint="eastAsia"/>
              </w:rPr>
              <w:t>接收</w:t>
            </w:r>
            <w:r>
              <w:t>到中心机</w:t>
            </w:r>
            <w:r>
              <w:rPr>
                <w:rFonts w:hint="eastAsia"/>
              </w:rPr>
              <w:t>工程参数采集指令（AP-Z002）后20</w:t>
            </w:r>
            <w:r>
              <w:t>ms内返回该帧</w:t>
            </w:r>
          </w:p>
        </w:tc>
      </w:tr>
      <w:tr w14:paraId="3EAA72F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7" w:hRule="atLeast"/>
          <w:jc w:val="center"/>
        </w:trPr>
        <w:tc>
          <w:tcPr>
            <w:tcW w:w="915" w:type="dxa"/>
            <w:vMerge w:val="continue"/>
            <w:noWrap w:val="0"/>
            <w:vAlign w:val="center"/>
          </w:tcPr>
          <w:p w14:paraId="2590A13D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430" w:type="dxa"/>
            <w:noWrap w:val="0"/>
            <w:vAlign w:val="center"/>
          </w:tcPr>
          <w:p w14:paraId="2360357A">
            <w:pPr>
              <w:spacing w:line="240" w:lineRule="auto"/>
              <w:ind w:firstLine="0" w:firstLineChars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处理</w:t>
            </w:r>
            <w:r>
              <w:rPr>
                <w:sz w:val="21"/>
                <w:szCs w:val="21"/>
              </w:rPr>
              <w:t>要求</w:t>
            </w:r>
          </w:p>
        </w:tc>
        <w:tc>
          <w:tcPr>
            <w:tcW w:w="6779" w:type="dxa"/>
            <w:gridSpan w:val="4"/>
            <w:noWrap w:val="0"/>
            <w:vAlign w:val="center"/>
          </w:tcPr>
          <w:p w14:paraId="2A042873">
            <w:pPr>
              <w:pStyle w:val="99"/>
            </w:pPr>
            <w:r>
              <w:rPr>
                <w:rFonts w:hint="eastAsia"/>
              </w:rPr>
              <w:t>若</w:t>
            </w:r>
            <w:r>
              <w:t>中心机在</w:t>
            </w:r>
            <w:r>
              <w:rPr>
                <w:rFonts w:hint="eastAsia"/>
              </w:rPr>
              <w:t>工程参数采集指令（AP-Z002）发出</w:t>
            </w:r>
            <w:r>
              <w:t>后</w:t>
            </w:r>
            <w:r>
              <w:rPr>
                <w:rFonts w:hint="eastAsia"/>
              </w:rPr>
              <w:t>2</w:t>
            </w:r>
            <w:r>
              <w:t>s内未接收到该帧，则按超时处理</w:t>
            </w:r>
          </w:p>
        </w:tc>
      </w:tr>
    </w:tbl>
    <w:p w14:paraId="1C59EA81">
      <w:pPr>
        <w:ind w:firstLine="480"/>
      </w:pPr>
    </w:p>
    <w:p w14:paraId="513E1142">
      <w:pPr>
        <w:pStyle w:val="6"/>
        <w:spacing w:before="326" w:after="163"/>
        <w:rPr>
          <w:rFonts w:hint="eastAsia"/>
        </w:rPr>
      </w:pPr>
      <w:r>
        <w:rPr>
          <w:rFonts w:hint="eastAsia"/>
        </w:rPr>
        <w:t>工程参数帧6（AP-G006）</w:t>
      </w:r>
    </w:p>
    <w:p w14:paraId="5827F8A8">
      <w:pPr>
        <w:pStyle w:val="14"/>
      </w:pPr>
      <w:r>
        <w:rPr>
          <w:rFonts w:hint="eastAsia"/>
        </w:rPr>
        <w:t>表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表 \* ARABIC</w:instrText>
      </w:r>
      <w:r>
        <w:instrText xml:space="preserve"> </w:instrText>
      </w:r>
      <w:r>
        <w:fldChar w:fldCharType="separate"/>
      </w:r>
      <w:r>
        <w:rPr>
          <w:lang/>
        </w:rPr>
        <w:t>32</w:t>
      </w:r>
      <w:r>
        <w:fldChar w:fldCharType="end"/>
      </w:r>
      <w:r>
        <w:t>工程参数帧</w:t>
      </w:r>
      <w:r>
        <w:rPr>
          <w:rFonts w:hint="eastAsia"/>
        </w:rPr>
        <w:t>6</w:t>
      </w:r>
      <w:r>
        <w:t>（</w:t>
      </w:r>
      <w:r>
        <w:rPr>
          <w:rFonts w:hint="eastAsia"/>
        </w:rPr>
        <w:t>AP-G006</w:t>
      </w:r>
      <w:r>
        <w:t>）</w:t>
      </w:r>
    </w:p>
    <w:tbl>
      <w:tblPr>
        <w:tblStyle w:val="43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85"/>
        <w:gridCol w:w="1411"/>
        <w:gridCol w:w="580"/>
        <w:gridCol w:w="2010"/>
        <w:gridCol w:w="2660"/>
        <w:gridCol w:w="1559"/>
      </w:tblGrid>
      <w:tr w14:paraId="13121A6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4" w:hRule="atLeast"/>
          <w:jc w:val="center"/>
        </w:trPr>
        <w:tc>
          <w:tcPr>
            <w:tcW w:w="9205" w:type="dxa"/>
            <w:gridSpan w:val="6"/>
            <w:noWrap w:val="0"/>
            <w:vAlign w:val="center"/>
          </w:tcPr>
          <w:p w14:paraId="773E90C7">
            <w:pPr>
              <w:spacing w:line="240" w:lineRule="auto"/>
              <w:ind w:firstLine="0" w:firstLineChars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AI处理板</w:t>
            </w:r>
            <w:r>
              <w:rPr>
                <w:sz w:val="21"/>
                <w:szCs w:val="21"/>
              </w:rPr>
              <w:t>工程参数帧</w:t>
            </w:r>
            <w:r>
              <w:rPr>
                <w:rFonts w:hint="eastAsia"/>
                <w:sz w:val="21"/>
                <w:szCs w:val="21"/>
              </w:rPr>
              <w:t>6格式:AP-G006</w:t>
            </w:r>
          </w:p>
        </w:tc>
      </w:tr>
      <w:tr w14:paraId="38BC58F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4" w:hRule="atLeast"/>
          <w:jc w:val="center"/>
        </w:trPr>
        <w:tc>
          <w:tcPr>
            <w:tcW w:w="985" w:type="dxa"/>
            <w:noWrap w:val="0"/>
            <w:vAlign w:val="center"/>
          </w:tcPr>
          <w:p w14:paraId="57D819FC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仲裁域</w:t>
            </w:r>
          </w:p>
        </w:tc>
        <w:tc>
          <w:tcPr>
            <w:tcW w:w="1991" w:type="dxa"/>
            <w:gridSpan w:val="2"/>
            <w:noWrap w:val="0"/>
            <w:vAlign w:val="center"/>
          </w:tcPr>
          <w:p w14:paraId="73AFBC95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ID28~21</w:t>
            </w:r>
            <w:r>
              <w:rPr>
                <w:rFonts w:hint="eastAsia"/>
                <w:sz w:val="21"/>
                <w:szCs w:val="21"/>
              </w:rPr>
              <w:t>:C9</w:t>
            </w:r>
            <w:r>
              <w:rPr>
                <w:sz w:val="21"/>
                <w:szCs w:val="21"/>
              </w:rPr>
              <w:t>H</w:t>
            </w:r>
          </w:p>
        </w:tc>
        <w:tc>
          <w:tcPr>
            <w:tcW w:w="2010" w:type="dxa"/>
            <w:noWrap w:val="0"/>
            <w:vAlign w:val="center"/>
          </w:tcPr>
          <w:p w14:paraId="49348F92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ID20~13</w:t>
            </w:r>
            <w:r>
              <w:rPr>
                <w:rFonts w:hint="eastAsia"/>
                <w:sz w:val="21"/>
                <w:szCs w:val="21"/>
              </w:rPr>
              <w:t>:06</w:t>
            </w:r>
            <w:r>
              <w:rPr>
                <w:sz w:val="21"/>
                <w:szCs w:val="21"/>
              </w:rPr>
              <w:t>H</w:t>
            </w:r>
          </w:p>
        </w:tc>
        <w:tc>
          <w:tcPr>
            <w:tcW w:w="2660" w:type="dxa"/>
            <w:noWrap w:val="0"/>
            <w:vAlign w:val="center"/>
          </w:tcPr>
          <w:p w14:paraId="31CD977E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ID12~ID6</w:t>
            </w:r>
            <w:r>
              <w:rPr>
                <w:rFonts w:hint="eastAsia"/>
                <w:sz w:val="21"/>
                <w:szCs w:val="21"/>
              </w:rPr>
              <w:t>:</w:t>
            </w:r>
          </w:p>
          <w:p w14:paraId="33800F5A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同ID28~ID22</w:t>
            </w:r>
          </w:p>
        </w:tc>
        <w:tc>
          <w:tcPr>
            <w:tcW w:w="1559" w:type="dxa"/>
            <w:noWrap w:val="0"/>
            <w:vAlign w:val="center"/>
          </w:tcPr>
          <w:p w14:paraId="1BE8DCEA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ID5~0</w:t>
            </w:r>
            <w:r>
              <w:rPr>
                <w:rFonts w:hint="eastAsia"/>
                <w:sz w:val="21"/>
                <w:szCs w:val="21"/>
              </w:rPr>
              <w:t>:</w:t>
            </w:r>
            <w:r>
              <w:rPr>
                <w:sz w:val="21"/>
                <w:szCs w:val="21"/>
              </w:rPr>
              <w:t>00H</w:t>
            </w:r>
          </w:p>
        </w:tc>
      </w:tr>
      <w:tr w14:paraId="2E6791D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4" w:hRule="atLeast"/>
          <w:jc w:val="center"/>
        </w:trPr>
        <w:tc>
          <w:tcPr>
            <w:tcW w:w="985" w:type="dxa"/>
            <w:vMerge w:val="restart"/>
            <w:noWrap w:val="0"/>
            <w:vAlign w:val="center"/>
          </w:tcPr>
          <w:p w14:paraId="4A0CC77E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数据域</w:t>
            </w:r>
          </w:p>
        </w:tc>
        <w:tc>
          <w:tcPr>
            <w:tcW w:w="1411" w:type="dxa"/>
            <w:noWrap w:val="0"/>
            <w:vAlign w:val="center"/>
          </w:tcPr>
          <w:p w14:paraId="408E6FD6">
            <w:pPr>
              <w:pStyle w:val="99"/>
              <w:rPr>
                <w:rFonts w:hint="eastAsia"/>
              </w:rPr>
            </w:pPr>
            <w:r>
              <w:t>DATA0</w:t>
            </w:r>
            <w:r>
              <w:rPr>
                <w:rFonts w:hint="eastAsia"/>
              </w:rPr>
              <w:t>~2</w:t>
            </w:r>
          </w:p>
        </w:tc>
        <w:tc>
          <w:tcPr>
            <w:tcW w:w="580" w:type="dxa"/>
            <w:noWrap w:val="0"/>
            <w:vAlign w:val="center"/>
          </w:tcPr>
          <w:p w14:paraId="28852A7C">
            <w:pPr>
              <w:pStyle w:val="99"/>
            </w:pPr>
          </w:p>
        </w:tc>
        <w:tc>
          <w:tcPr>
            <w:tcW w:w="2010" w:type="dxa"/>
            <w:noWrap w:val="0"/>
            <w:vAlign w:val="center"/>
          </w:tcPr>
          <w:p w14:paraId="55E2844D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预留</w:t>
            </w:r>
          </w:p>
        </w:tc>
        <w:tc>
          <w:tcPr>
            <w:tcW w:w="2660" w:type="dxa"/>
            <w:noWrap w:val="0"/>
            <w:vAlign w:val="center"/>
          </w:tcPr>
          <w:p w14:paraId="71F1C3F1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AAH</w:t>
            </w:r>
          </w:p>
        </w:tc>
        <w:tc>
          <w:tcPr>
            <w:tcW w:w="1559" w:type="dxa"/>
            <w:noWrap w:val="0"/>
            <w:vAlign w:val="center"/>
          </w:tcPr>
          <w:p w14:paraId="79F9DE7A">
            <w:pPr>
              <w:pStyle w:val="99"/>
              <w:rPr>
                <w:rFonts w:hint="eastAsia"/>
              </w:rPr>
            </w:pPr>
          </w:p>
        </w:tc>
      </w:tr>
      <w:tr w14:paraId="67C9584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</w:tblPrEx>
        <w:trPr>
          <w:trHeight w:val="193" w:hRule="atLeast"/>
          <w:jc w:val="center"/>
        </w:trPr>
        <w:tc>
          <w:tcPr>
            <w:tcW w:w="985" w:type="dxa"/>
            <w:vMerge w:val="continue"/>
            <w:noWrap w:val="0"/>
            <w:vAlign w:val="center"/>
          </w:tcPr>
          <w:p w14:paraId="63A87E80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411" w:type="dxa"/>
            <w:noWrap w:val="0"/>
            <w:vAlign w:val="center"/>
          </w:tcPr>
          <w:p w14:paraId="3E909CE8">
            <w:pPr>
              <w:pStyle w:val="99"/>
              <w:rPr>
                <w:rFonts w:hint="eastAsia"/>
              </w:rPr>
            </w:pPr>
            <w:r>
              <w:t>DATA</w:t>
            </w:r>
            <w:r>
              <w:rPr>
                <w:rFonts w:hint="eastAsia"/>
              </w:rPr>
              <w:t>3</w:t>
            </w:r>
          </w:p>
        </w:tc>
        <w:tc>
          <w:tcPr>
            <w:tcW w:w="580" w:type="dxa"/>
            <w:noWrap w:val="0"/>
            <w:vAlign w:val="center"/>
          </w:tcPr>
          <w:p w14:paraId="64468BC1">
            <w:pPr>
              <w:pStyle w:val="99"/>
            </w:pPr>
          </w:p>
        </w:tc>
        <w:tc>
          <w:tcPr>
            <w:tcW w:w="2010" w:type="dxa"/>
            <w:noWrap w:val="0"/>
            <w:vAlign w:val="center"/>
          </w:tcPr>
          <w:p w14:paraId="4B051B51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AIS文件计数</w:t>
            </w:r>
          </w:p>
        </w:tc>
        <w:tc>
          <w:tcPr>
            <w:tcW w:w="2660" w:type="dxa"/>
            <w:noWrap w:val="0"/>
            <w:vAlign w:val="center"/>
          </w:tcPr>
          <w:p w14:paraId="54FCD039">
            <w:pPr>
              <w:pStyle w:val="99"/>
              <w:rPr>
                <w:rFonts w:hint="eastAsia" w:eastAsia="等线"/>
                <w:highlight w:val="yellow"/>
              </w:rPr>
            </w:pPr>
          </w:p>
        </w:tc>
        <w:tc>
          <w:tcPr>
            <w:tcW w:w="1559" w:type="dxa"/>
            <w:noWrap w:val="0"/>
            <w:vAlign w:val="center"/>
          </w:tcPr>
          <w:p w14:paraId="323A5397">
            <w:pPr>
              <w:pStyle w:val="99"/>
              <w:rPr>
                <w:rFonts w:hint="eastAsia" w:eastAsia="等线"/>
                <w:highlight w:val="yellow"/>
              </w:rPr>
            </w:pPr>
            <w:r>
              <w:rPr>
                <w:rFonts w:hint="eastAsia"/>
              </w:rPr>
              <w:t>无符号十六进制，0或1</w:t>
            </w:r>
          </w:p>
        </w:tc>
      </w:tr>
      <w:tr w14:paraId="7CDC5AD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" w:hRule="atLeast"/>
          <w:jc w:val="center"/>
        </w:trPr>
        <w:tc>
          <w:tcPr>
            <w:tcW w:w="985" w:type="dxa"/>
            <w:vMerge w:val="continue"/>
            <w:noWrap w:val="0"/>
            <w:vAlign w:val="center"/>
          </w:tcPr>
          <w:p w14:paraId="79E81324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411" w:type="dxa"/>
            <w:noWrap w:val="0"/>
            <w:vAlign w:val="center"/>
          </w:tcPr>
          <w:p w14:paraId="4D913541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DATA4</w:t>
            </w:r>
          </w:p>
        </w:tc>
        <w:tc>
          <w:tcPr>
            <w:tcW w:w="580" w:type="dxa"/>
            <w:noWrap w:val="0"/>
            <w:vAlign w:val="center"/>
          </w:tcPr>
          <w:p w14:paraId="65AD6A16">
            <w:pPr>
              <w:pStyle w:val="99"/>
              <w:rPr>
                <w:rFonts w:hint="eastAsia"/>
              </w:rPr>
            </w:pPr>
          </w:p>
        </w:tc>
        <w:tc>
          <w:tcPr>
            <w:tcW w:w="2010" w:type="dxa"/>
            <w:noWrap w:val="0"/>
            <w:vAlign w:val="center"/>
          </w:tcPr>
          <w:p w14:paraId="33139A82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多光谱L0级图像文件计数</w:t>
            </w:r>
          </w:p>
        </w:tc>
        <w:tc>
          <w:tcPr>
            <w:tcW w:w="2660" w:type="dxa"/>
            <w:noWrap w:val="0"/>
            <w:vAlign w:val="center"/>
          </w:tcPr>
          <w:p w14:paraId="4C835A3F">
            <w:pPr>
              <w:pStyle w:val="99"/>
              <w:rPr>
                <w:rFonts w:hint="eastAsia"/>
              </w:rPr>
            </w:pPr>
          </w:p>
        </w:tc>
        <w:tc>
          <w:tcPr>
            <w:tcW w:w="1559" w:type="dxa"/>
            <w:noWrap w:val="0"/>
            <w:vAlign w:val="center"/>
          </w:tcPr>
          <w:p w14:paraId="7AFB5AD7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无符号十六进制，0或1</w:t>
            </w:r>
          </w:p>
        </w:tc>
      </w:tr>
      <w:tr w14:paraId="0097631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985" w:type="dxa"/>
            <w:vMerge w:val="continue"/>
            <w:noWrap w:val="0"/>
            <w:vAlign w:val="center"/>
          </w:tcPr>
          <w:p w14:paraId="23ECD20E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411" w:type="dxa"/>
            <w:noWrap w:val="0"/>
            <w:vAlign w:val="center"/>
          </w:tcPr>
          <w:p w14:paraId="0C6FD0DE">
            <w:pPr>
              <w:pStyle w:val="99"/>
            </w:pPr>
            <w:r>
              <w:rPr>
                <w:rFonts w:hint="eastAsia"/>
              </w:rPr>
              <w:t>DATA5</w:t>
            </w:r>
          </w:p>
        </w:tc>
        <w:tc>
          <w:tcPr>
            <w:tcW w:w="580" w:type="dxa"/>
            <w:noWrap w:val="0"/>
            <w:vAlign w:val="center"/>
          </w:tcPr>
          <w:p w14:paraId="7685F44A">
            <w:pPr>
              <w:pStyle w:val="99"/>
            </w:pPr>
          </w:p>
        </w:tc>
        <w:tc>
          <w:tcPr>
            <w:tcW w:w="2010" w:type="dxa"/>
            <w:noWrap w:val="0"/>
            <w:vAlign w:val="center"/>
          </w:tcPr>
          <w:p w14:paraId="666DA7EA">
            <w:pPr>
              <w:pStyle w:val="99"/>
            </w:pPr>
            <w:r>
              <w:rPr>
                <w:rFonts w:hint="eastAsia"/>
              </w:rPr>
              <w:t>多光谱L2图像文件计数</w:t>
            </w:r>
          </w:p>
        </w:tc>
        <w:tc>
          <w:tcPr>
            <w:tcW w:w="2660" w:type="dxa"/>
            <w:noWrap w:val="0"/>
            <w:vAlign w:val="center"/>
          </w:tcPr>
          <w:p w14:paraId="41E959DA">
            <w:pPr>
              <w:pStyle w:val="99"/>
            </w:pPr>
          </w:p>
        </w:tc>
        <w:tc>
          <w:tcPr>
            <w:tcW w:w="1559" w:type="dxa"/>
            <w:noWrap w:val="0"/>
            <w:vAlign w:val="center"/>
          </w:tcPr>
          <w:p w14:paraId="0E6351C5">
            <w:pPr>
              <w:pStyle w:val="99"/>
            </w:pPr>
            <w:r>
              <w:rPr>
                <w:rFonts w:hint="eastAsia"/>
              </w:rPr>
              <w:t>无符号十六进制，0~255</w:t>
            </w:r>
          </w:p>
        </w:tc>
      </w:tr>
      <w:tr w14:paraId="26F5772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985" w:type="dxa"/>
            <w:vMerge w:val="continue"/>
            <w:noWrap w:val="0"/>
            <w:vAlign w:val="center"/>
          </w:tcPr>
          <w:p w14:paraId="483613C3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411" w:type="dxa"/>
            <w:noWrap w:val="0"/>
            <w:vAlign w:val="center"/>
          </w:tcPr>
          <w:p w14:paraId="6D6ABE4E">
            <w:pPr>
              <w:pStyle w:val="99"/>
            </w:pPr>
            <w:r>
              <w:rPr>
                <w:rFonts w:hint="eastAsia"/>
              </w:rPr>
              <w:t>DATA6</w:t>
            </w:r>
          </w:p>
        </w:tc>
        <w:tc>
          <w:tcPr>
            <w:tcW w:w="580" w:type="dxa"/>
            <w:noWrap w:val="0"/>
            <w:vAlign w:val="center"/>
          </w:tcPr>
          <w:p w14:paraId="1B742CA7">
            <w:pPr>
              <w:pStyle w:val="99"/>
            </w:pPr>
          </w:p>
        </w:tc>
        <w:tc>
          <w:tcPr>
            <w:tcW w:w="2010" w:type="dxa"/>
            <w:noWrap w:val="0"/>
            <w:vAlign w:val="center"/>
          </w:tcPr>
          <w:p w14:paraId="35350AD5">
            <w:pPr>
              <w:pStyle w:val="99"/>
            </w:pPr>
            <w:r>
              <w:rPr>
                <w:rFonts w:hint="eastAsia"/>
              </w:rPr>
              <w:t>红外图像文件计数</w:t>
            </w:r>
          </w:p>
        </w:tc>
        <w:tc>
          <w:tcPr>
            <w:tcW w:w="2660" w:type="dxa"/>
            <w:noWrap w:val="0"/>
            <w:vAlign w:val="center"/>
          </w:tcPr>
          <w:p w14:paraId="4695D5DB">
            <w:pPr>
              <w:pStyle w:val="99"/>
            </w:pPr>
          </w:p>
        </w:tc>
        <w:tc>
          <w:tcPr>
            <w:tcW w:w="1559" w:type="dxa"/>
            <w:noWrap w:val="0"/>
            <w:vAlign w:val="center"/>
          </w:tcPr>
          <w:p w14:paraId="7425EB6D">
            <w:pPr>
              <w:pStyle w:val="99"/>
            </w:pPr>
            <w:r>
              <w:rPr>
                <w:rFonts w:hint="eastAsia"/>
              </w:rPr>
              <w:t>无符号十六进制，0或1</w:t>
            </w:r>
          </w:p>
        </w:tc>
      </w:tr>
      <w:tr w14:paraId="16AC2E6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</w:tblPrEx>
        <w:trPr>
          <w:trHeight w:val="319" w:hRule="atLeast"/>
          <w:jc w:val="center"/>
        </w:trPr>
        <w:tc>
          <w:tcPr>
            <w:tcW w:w="985" w:type="dxa"/>
            <w:vMerge w:val="continue"/>
            <w:noWrap w:val="0"/>
            <w:vAlign w:val="center"/>
          </w:tcPr>
          <w:p w14:paraId="350D33C6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411" w:type="dxa"/>
            <w:noWrap w:val="0"/>
            <w:vAlign w:val="center"/>
          </w:tcPr>
          <w:p w14:paraId="1CB0763A">
            <w:pPr>
              <w:pStyle w:val="99"/>
              <w:rPr>
                <w:highlight w:val="yellow"/>
              </w:rPr>
            </w:pPr>
            <w:r>
              <w:t>DATA</w:t>
            </w:r>
            <w:r>
              <w:rPr>
                <w:rFonts w:hint="eastAsia"/>
              </w:rPr>
              <w:t>7</w:t>
            </w:r>
          </w:p>
        </w:tc>
        <w:tc>
          <w:tcPr>
            <w:tcW w:w="580" w:type="dxa"/>
            <w:noWrap w:val="0"/>
            <w:vAlign w:val="center"/>
          </w:tcPr>
          <w:p w14:paraId="34C90F44">
            <w:pPr>
              <w:pStyle w:val="99"/>
              <w:rPr>
                <w:highlight w:val="yellow"/>
              </w:rPr>
            </w:pPr>
          </w:p>
        </w:tc>
        <w:tc>
          <w:tcPr>
            <w:tcW w:w="2010" w:type="dxa"/>
            <w:noWrap w:val="0"/>
            <w:vAlign w:val="center"/>
          </w:tcPr>
          <w:p w14:paraId="143C5E47">
            <w:pPr>
              <w:pStyle w:val="99"/>
              <w:rPr>
                <w:highlight w:val="yellow"/>
              </w:rPr>
            </w:pPr>
            <w:r>
              <w:rPr>
                <w:rFonts w:hint="eastAsia"/>
              </w:rPr>
              <w:t>任务编号</w:t>
            </w:r>
          </w:p>
        </w:tc>
        <w:tc>
          <w:tcPr>
            <w:tcW w:w="2660" w:type="dxa"/>
            <w:noWrap w:val="0"/>
            <w:vAlign w:val="center"/>
          </w:tcPr>
          <w:p w14:paraId="74395F9B">
            <w:pPr>
              <w:pStyle w:val="99"/>
            </w:pPr>
            <w:r>
              <w:rPr>
                <w:rFonts w:hint="eastAsia"/>
              </w:rPr>
              <w:t>00H=无任务;</w:t>
            </w:r>
          </w:p>
          <w:p w14:paraId="48442B2B">
            <w:pPr>
              <w:pStyle w:val="99"/>
            </w:pPr>
            <w:r>
              <w:rPr>
                <w:rFonts w:hint="eastAsia"/>
              </w:rPr>
              <w:t>01H=在轨云判任务;</w:t>
            </w:r>
          </w:p>
          <w:p w14:paraId="1939CF89">
            <w:pPr>
              <w:pStyle w:val="99"/>
            </w:pPr>
            <w:r>
              <w:rPr>
                <w:rFonts w:hint="eastAsia"/>
              </w:rPr>
              <w:t>02H=船只识别任务;</w:t>
            </w:r>
          </w:p>
          <w:p w14:paraId="23ACD9E9">
            <w:pPr>
              <w:pStyle w:val="99"/>
            </w:pPr>
            <w:r>
              <w:rPr>
                <w:rFonts w:hint="eastAsia"/>
              </w:rPr>
              <w:t>03H=火灾评估/消防任务;</w:t>
            </w:r>
          </w:p>
          <w:p w14:paraId="70A3F811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04H=任务规划任务</w:t>
            </w:r>
          </w:p>
        </w:tc>
        <w:tc>
          <w:tcPr>
            <w:tcW w:w="1559" w:type="dxa"/>
            <w:noWrap w:val="0"/>
            <w:vAlign w:val="center"/>
          </w:tcPr>
          <w:p w14:paraId="13AA0159">
            <w:pPr>
              <w:pStyle w:val="99"/>
            </w:pPr>
          </w:p>
        </w:tc>
      </w:tr>
      <w:tr w14:paraId="10AC1EE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7" w:hRule="atLeast"/>
          <w:jc w:val="center"/>
        </w:trPr>
        <w:tc>
          <w:tcPr>
            <w:tcW w:w="985" w:type="dxa"/>
            <w:vMerge w:val="restart"/>
            <w:noWrap w:val="0"/>
            <w:vAlign w:val="center"/>
          </w:tcPr>
          <w:p w14:paraId="0A83FDA5">
            <w:pPr>
              <w:spacing w:line="240" w:lineRule="auto"/>
              <w:ind w:firstLine="0" w:firstLineChars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使用</w:t>
            </w:r>
            <w:r>
              <w:rPr>
                <w:sz w:val="21"/>
                <w:szCs w:val="21"/>
              </w:rPr>
              <w:t>说明</w:t>
            </w:r>
          </w:p>
        </w:tc>
        <w:tc>
          <w:tcPr>
            <w:tcW w:w="1411" w:type="dxa"/>
            <w:noWrap w:val="0"/>
            <w:vAlign w:val="center"/>
          </w:tcPr>
          <w:p w14:paraId="0BFDB210">
            <w:pPr>
              <w:spacing w:line="240" w:lineRule="auto"/>
              <w:ind w:firstLine="0" w:firstLineChars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发送</w:t>
            </w:r>
            <w:r>
              <w:rPr>
                <w:sz w:val="21"/>
                <w:szCs w:val="21"/>
              </w:rPr>
              <w:t>条件</w:t>
            </w:r>
          </w:p>
        </w:tc>
        <w:tc>
          <w:tcPr>
            <w:tcW w:w="6809" w:type="dxa"/>
            <w:gridSpan w:val="4"/>
            <w:noWrap w:val="0"/>
            <w:vAlign w:val="center"/>
          </w:tcPr>
          <w:p w14:paraId="4BA3B263">
            <w:pPr>
              <w:pStyle w:val="99"/>
            </w:pPr>
            <w:r>
              <w:rPr>
                <w:rFonts w:hint="eastAsia"/>
              </w:rPr>
              <w:t>接收</w:t>
            </w:r>
            <w:r>
              <w:t>到中心机</w:t>
            </w:r>
            <w:r>
              <w:rPr>
                <w:rFonts w:hint="eastAsia"/>
              </w:rPr>
              <w:t>工程参数采集指令（AP-Z002）后20</w:t>
            </w:r>
            <w:r>
              <w:t>ms内返回该帧</w:t>
            </w:r>
          </w:p>
        </w:tc>
      </w:tr>
      <w:tr w14:paraId="2EA265B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7" w:hRule="atLeast"/>
          <w:jc w:val="center"/>
        </w:trPr>
        <w:tc>
          <w:tcPr>
            <w:tcW w:w="985" w:type="dxa"/>
            <w:vMerge w:val="continue"/>
            <w:noWrap w:val="0"/>
            <w:vAlign w:val="center"/>
          </w:tcPr>
          <w:p w14:paraId="10E6426B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411" w:type="dxa"/>
            <w:noWrap w:val="0"/>
            <w:vAlign w:val="center"/>
          </w:tcPr>
          <w:p w14:paraId="31C64A69">
            <w:pPr>
              <w:spacing w:line="240" w:lineRule="auto"/>
              <w:ind w:firstLine="0" w:firstLineChars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处理</w:t>
            </w:r>
            <w:r>
              <w:rPr>
                <w:sz w:val="21"/>
                <w:szCs w:val="21"/>
              </w:rPr>
              <w:t>要求</w:t>
            </w:r>
          </w:p>
        </w:tc>
        <w:tc>
          <w:tcPr>
            <w:tcW w:w="6809" w:type="dxa"/>
            <w:gridSpan w:val="4"/>
            <w:noWrap w:val="0"/>
            <w:vAlign w:val="center"/>
          </w:tcPr>
          <w:p w14:paraId="565AD860">
            <w:pPr>
              <w:pStyle w:val="99"/>
            </w:pPr>
            <w:r>
              <w:rPr>
                <w:rFonts w:hint="eastAsia"/>
              </w:rPr>
              <w:t>若</w:t>
            </w:r>
            <w:r>
              <w:t>中心机在</w:t>
            </w:r>
            <w:r>
              <w:rPr>
                <w:rFonts w:hint="eastAsia"/>
              </w:rPr>
              <w:t>工程参数采集指令（AP-Z002）发出</w:t>
            </w:r>
            <w:r>
              <w:t>后</w:t>
            </w:r>
            <w:r>
              <w:rPr>
                <w:rFonts w:hint="eastAsia"/>
              </w:rPr>
              <w:t>2</w:t>
            </w:r>
            <w:r>
              <w:t>s内未接收到该帧，则按超时处理</w:t>
            </w:r>
          </w:p>
        </w:tc>
      </w:tr>
    </w:tbl>
    <w:p w14:paraId="2F88F62F">
      <w:pPr>
        <w:ind w:firstLine="480"/>
      </w:pPr>
    </w:p>
    <w:p w14:paraId="6A070FB5">
      <w:pPr>
        <w:pStyle w:val="6"/>
        <w:spacing w:before="326" w:after="163"/>
        <w:rPr>
          <w:rFonts w:hint="eastAsia"/>
        </w:rPr>
      </w:pPr>
      <w:r>
        <w:rPr>
          <w:rFonts w:hint="eastAsia"/>
        </w:rPr>
        <w:t>工程参数帧7（AP-G007）</w:t>
      </w:r>
    </w:p>
    <w:p w14:paraId="391E5D97">
      <w:pPr>
        <w:pStyle w:val="14"/>
      </w:pPr>
      <w:r>
        <w:rPr>
          <w:rFonts w:hint="eastAsia"/>
        </w:rPr>
        <w:t>表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表 \* ARABIC</w:instrText>
      </w:r>
      <w:r>
        <w:instrText xml:space="preserve"> </w:instrText>
      </w:r>
      <w:r>
        <w:fldChar w:fldCharType="separate"/>
      </w:r>
      <w:r>
        <w:rPr>
          <w:lang/>
        </w:rPr>
        <w:t>33</w:t>
      </w:r>
      <w:r>
        <w:fldChar w:fldCharType="end"/>
      </w:r>
      <w:r>
        <w:t>工程参数帧</w:t>
      </w:r>
      <w:r>
        <w:rPr>
          <w:rFonts w:hint="eastAsia"/>
        </w:rPr>
        <w:t>7</w:t>
      </w:r>
      <w:r>
        <w:t>（</w:t>
      </w:r>
      <w:r>
        <w:rPr>
          <w:rFonts w:hint="eastAsia"/>
        </w:rPr>
        <w:t>AP-G007</w:t>
      </w:r>
      <w:r>
        <w:t>）</w:t>
      </w:r>
    </w:p>
    <w:tbl>
      <w:tblPr>
        <w:tblStyle w:val="43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85"/>
        <w:gridCol w:w="1390"/>
        <w:gridCol w:w="600"/>
        <w:gridCol w:w="2010"/>
        <w:gridCol w:w="2660"/>
        <w:gridCol w:w="1539"/>
      </w:tblGrid>
      <w:tr w14:paraId="54A5DD1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4" w:hRule="atLeast"/>
          <w:jc w:val="center"/>
        </w:trPr>
        <w:tc>
          <w:tcPr>
            <w:tcW w:w="9184" w:type="dxa"/>
            <w:gridSpan w:val="6"/>
            <w:noWrap w:val="0"/>
            <w:vAlign w:val="center"/>
          </w:tcPr>
          <w:p w14:paraId="5B6C5938">
            <w:pPr>
              <w:spacing w:line="240" w:lineRule="auto"/>
              <w:ind w:firstLine="0" w:firstLineChars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AI处理板</w:t>
            </w:r>
            <w:r>
              <w:rPr>
                <w:sz w:val="21"/>
                <w:szCs w:val="21"/>
              </w:rPr>
              <w:t>工程参数帧</w:t>
            </w:r>
            <w:r>
              <w:rPr>
                <w:rFonts w:hint="eastAsia"/>
                <w:sz w:val="21"/>
                <w:szCs w:val="21"/>
              </w:rPr>
              <w:t>7格式:AP-G007</w:t>
            </w:r>
          </w:p>
        </w:tc>
      </w:tr>
      <w:tr w14:paraId="7D449B0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4" w:hRule="atLeast"/>
          <w:jc w:val="center"/>
        </w:trPr>
        <w:tc>
          <w:tcPr>
            <w:tcW w:w="985" w:type="dxa"/>
            <w:noWrap w:val="0"/>
            <w:vAlign w:val="center"/>
          </w:tcPr>
          <w:p w14:paraId="6E6AA4FC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仲裁域</w:t>
            </w:r>
          </w:p>
        </w:tc>
        <w:tc>
          <w:tcPr>
            <w:tcW w:w="1990" w:type="dxa"/>
            <w:gridSpan w:val="2"/>
            <w:noWrap w:val="0"/>
            <w:vAlign w:val="center"/>
          </w:tcPr>
          <w:p w14:paraId="1C59750A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ID28~21</w:t>
            </w:r>
            <w:r>
              <w:rPr>
                <w:rFonts w:hint="eastAsia"/>
                <w:sz w:val="21"/>
                <w:szCs w:val="21"/>
              </w:rPr>
              <w:t>:C9</w:t>
            </w:r>
            <w:r>
              <w:rPr>
                <w:sz w:val="21"/>
                <w:szCs w:val="21"/>
              </w:rPr>
              <w:t>H</w:t>
            </w:r>
          </w:p>
        </w:tc>
        <w:tc>
          <w:tcPr>
            <w:tcW w:w="2010" w:type="dxa"/>
            <w:noWrap w:val="0"/>
            <w:vAlign w:val="center"/>
          </w:tcPr>
          <w:p w14:paraId="668597DB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ID20~13</w:t>
            </w:r>
            <w:r>
              <w:rPr>
                <w:rFonts w:hint="eastAsia"/>
                <w:sz w:val="21"/>
                <w:szCs w:val="21"/>
              </w:rPr>
              <w:t>:07</w:t>
            </w:r>
            <w:r>
              <w:rPr>
                <w:sz w:val="21"/>
                <w:szCs w:val="21"/>
              </w:rPr>
              <w:t>H</w:t>
            </w:r>
          </w:p>
        </w:tc>
        <w:tc>
          <w:tcPr>
            <w:tcW w:w="2660" w:type="dxa"/>
            <w:noWrap w:val="0"/>
            <w:vAlign w:val="center"/>
          </w:tcPr>
          <w:p w14:paraId="46C8127E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ID12~ID6</w:t>
            </w:r>
            <w:r>
              <w:rPr>
                <w:rFonts w:hint="eastAsia"/>
                <w:sz w:val="21"/>
                <w:szCs w:val="21"/>
              </w:rPr>
              <w:t>:</w:t>
            </w:r>
          </w:p>
          <w:p w14:paraId="06B3D856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同ID28~ID22</w:t>
            </w:r>
          </w:p>
        </w:tc>
        <w:tc>
          <w:tcPr>
            <w:tcW w:w="1539" w:type="dxa"/>
            <w:noWrap w:val="0"/>
            <w:vAlign w:val="center"/>
          </w:tcPr>
          <w:p w14:paraId="1212BF26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ID5~0</w:t>
            </w:r>
            <w:r>
              <w:rPr>
                <w:rFonts w:hint="eastAsia"/>
                <w:sz w:val="21"/>
                <w:szCs w:val="21"/>
              </w:rPr>
              <w:t>:</w:t>
            </w:r>
            <w:r>
              <w:rPr>
                <w:sz w:val="21"/>
                <w:szCs w:val="21"/>
              </w:rPr>
              <w:t>00H</w:t>
            </w:r>
          </w:p>
        </w:tc>
      </w:tr>
      <w:tr w14:paraId="165F011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4" w:hRule="atLeast"/>
          <w:jc w:val="center"/>
        </w:trPr>
        <w:tc>
          <w:tcPr>
            <w:tcW w:w="985" w:type="dxa"/>
            <w:vMerge w:val="restart"/>
            <w:noWrap w:val="0"/>
            <w:vAlign w:val="center"/>
          </w:tcPr>
          <w:p w14:paraId="6765BC64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数据域</w:t>
            </w:r>
          </w:p>
        </w:tc>
        <w:tc>
          <w:tcPr>
            <w:tcW w:w="1390" w:type="dxa"/>
            <w:noWrap w:val="0"/>
            <w:vAlign w:val="center"/>
          </w:tcPr>
          <w:p w14:paraId="15FE920C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DATA0</w:t>
            </w:r>
          </w:p>
        </w:tc>
        <w:tc>
          <w:tcPr>
            <w:tcW w:w="600" w:type="dxa"/>
            <w:noWrap w:val="0"/>
            <w:vAlign w:val="center"/>
          </w:tcPr>
          <w:p w14:paraId="769F6393">
            <w:pPr>
              <w:pStyle w:val="99"/>
            </w:pPr>
          </w:p>
        </w:tc>
        <w:tc>
          <w:tcPr>
            <w:tcW w:w="2010" w:type="dxa"/>
            <w:noWrap w:val="0"/>
            <w:vAlign w:val="center"/>
          </w:tcPr>
          <w:p w14:paraId="5E21D22A">
            <w:pPr>
              <w:pStyle w:val="99"/>
              <w:rPr>
                <w:rFonts w:hint="eastAsia"/>
              </w:rPr>
            </w:pPr>
            <w:r>
              <w:rPr>
                <w:rFonts w:hint="eastAsia"/>
                <w:kern w:val="0"/>
              </w:rPr>
              <w:t>软件版本号X</w:t>
            </w:r>
          </w:p>
        </w:tc>
        <w:tc>
          <w:tcPr>
            <w:tcW w:w="2660" w:type="dxa"/>
            <w:noWrap w:val="0"/>
            <w:vAlign w:val="center"/>
          </w:tcPr>
          <w:p w14:paraId="442DEB73">
            <w:pPr>
              <w:pStyle w:val="99"/>
              <w:rPr>
                <w:rFonts w:hint="eastAsia"/>
              </w:rPr>
            </w:pPr>
          </w:p>
        </w:tc>
        <w:tc>
          <w:tcPr>
            <w:tcW w:w="1539" w:type="dxa"/>
            <w:noWrap w:val="0"/>
            <w:vAlign w:val="center"/>
          </w:tcPr>
          <w:p w14:paraId="4247A0F3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无符号十六进制</w:t>
            </w:r>
          </w:p>
        </w:tc>
      </w:tr>
      <w:tr w14:paraId="0AFB7E4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</w:tblPrEx>
        <w:trPr>
          <w:trHeight w:val="194" w:hRule="atLeast"/>
          <w:jc w:val="center"/>
        </w:trPr>
        <w:tc>
          <w:tcPr>
            <w:tcW w:w="985" w:type="dxa"/>
            <w:vMerge w:val="continue"/>
            <w:noWrap w:val="0"/>
            <w:vAlign w:val="center"/>
          </w:tcPr>
          <w:p w14:paraId="5596693E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390" w:type="dxa"/>
            <w:noWrap w:val="0"/>
            <w:vAlign w:val="center"/>
          </w:tcPr>
          <w:p w14:paraId="29564FC8">
            <w:pPr>
              <w:pStyle w:val="99"/>
            </w:pPr>
            <w:r>
              <w:rPr>
                <w:rFonts w:hint="eastAsia"/>
              </w:rPr>
              <w:t>DATA1</w:t>
            </w:r>
          </w:p>
        </w:tc>
        <w:tc>
          <w:tcPr>
            <w:tcW w:w="600" w:type="dxa"/>
            <w:noWrap w:val="0"/>
            <w:vAlign w:val="center"/>
          </w:tcPr>
          <w:p w14:paraId="058915D3">
            <w:pPr>
              <w:pStyle w:val="99"/>
            </w:pPr>
          </w:p>
        </w:tc>
        <w:tc>
          <w:tcPr>
            <w:tcW w:w="2010" w:type="dxa"/>
            <w:noWrap w:val="0"/>
            <w:vAlign w:val="center"/>
          </w:tcPr>
          <w:p w14:paraId="1DF23D0E">
            <w:pPr>
              <w:pStyle w:val="99"/>
              <w:rPr>
                <w:rFonts w:hint="eastAsia"/>
              </w:rPr>
            </w:pPr>
            <w:r>
              <w:rPr>
                <w:rFonts w:hint="eastAsia"/>
                <w:kern w:val="0"/>
              </w:rPr>
              <w:t>软件版本号Y</w:t>
            </w:r>
          </w:p>
        </w:tc>
        <w:tc>
          <w:tcPr>
            <w:tcW w:w="2660" w:type="dxa"/>
            <w:noWrap w:val="0"/>
            <w:vAlign w:val="center"/>
          </w:tcPr>
          <w:p w14:paraId="3D0C8BD6">
            <w:pPr>
              <w:pStyle w:val="99"/>
              <w:rPr>
                <w:rFonts w:hint="eastAsia"/>
              </w:rPr>
            </w:pPr>
          </w:p>
        </w:tc>
        <w:tc>
          <w:tcPr>
            <w:tcW w:w="1539" w:type="dxa"/>
            <w:noWrap w:val="0"/>
            <w:vAlign w:val="center"/>
          </w:tcPr>
          <w:p w14:paraId="0F75FFF5">
            <w:pPr>
              <w:spacing w:line="240" w:lineRule="auto"/>
              <w:ind w:firstLine="0" w:firstLineChars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无符号十六进制</w:t>
            </w:r>
          </w:p>
        </w:tc>
      </w:tr>
      <w:tr w14:paraId="6401F6C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4" w:hRule="atLeast"/>
          <w:jc w:val="center"/>
        </w:trPr>
        <w:tc>
          <w:tcPr>
            <w:tcW w:w="985" w:type="dxa"/>
            <w:vMerge w:val="continue"/>
            <w:noWrap w:val="0"/>
            <w:vAlign w:val="center"/>
          </w:tcPr>
          <w:p w14:paraId="75239572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390" w:type="dxa"/>
            <w:noWrap w:val="0"/>
            <w:vAlign w:val="center"/>
          </w:tcPr>
          <w:p w14:paraId="105EB718">
            <w:pPr>
              <w:pStyle w:val="99"/>
              <w:rPr>
                <w:rFonts w:hint="eastAsia"/>
              </w:rPr>
            </w:pPr>
            <w:r>
              <w:t>DATA</w:t>
            </w:r>
            <w:r>
              <w:rPr>
                <w:rFonts w:hint="eastAsia"/>
              </w:rPr>
              <w:t>2~3</w:t>
            </w:r>
          </w:p>
        </w:tc>
        <w:tc>
          <w:tcPr>
            <w:tcW w:w="600" w:type="dxa"/>
            <w:noWrap w:val="0"/>
            <w:vAlign w:val="center"/>
          </w:tcPr>
          <w:p w14:paraId="17C67BE3">
            <w:pPr>
              <w:pStyle w:val="99"/>
            </w:pPr>
          </w:p>
        </w:tc>
        <w:tc>
          <w:tcPr>
            <w:tcW w:w="2010" w:type="dxa"/>
            <w:noWrap w:val="0"/>
            <w:vAlign w:val="center"/>
          </w:tcPr>
          <w:p w14:paraId="0C009E3C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日志文件计数</w:t>
            </w:r>
          </w:p>
        </w:tc>
        <w:tc>
          <w:tcPr>
            <w:tcW w:w="2660" w:type="dxa"/>
            <w:noWrap w:val="0"/>
            <w:vAlign w:val="center"/>
          </w:tcPr>
          <w:p w14:paraId="1891D405">
            <w:pPr>
              <w:pStyle w:val="99"/>
              <w:rPr>
                <w:rFonts w:hint="eastAsia"/>
              </w:rPr>
            </w:pPr>
          </w:p>
        </w:tc>
        <w:tc>
          <w:tcPr>
            <w:tcW w:w="1539" w:type="dxa"/>
            <w:noWrap w:val="0"/>
            <w:vAlign w:val="center"/>
          </w:tcPr>
          <w:p w14:paraId="16D3DF66">
            <w:pPr>
              <w:spacing w:line="240" w:lineRule="auto"/>
              <w:ind w:firstLine="0" w:firstLineChars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无符号十六进制，0~65535</w:t>
            </w:r>
          </w:p>
        </w:tc>
      </w:tr>
      <w:tr w14:paraId="648DD52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4" w:hRule="atLeast"/>
          <w:jc w:val="center"/>
        </w:trPr>
        <w:tc>
          <w:tcPr>
            <w:tcW w:w="985" w:type="dxa"/>
            <w:vMerge w:val="continue"/>
            <w:noWrap w:val="0"/>
            <w:vAlign w:val="center"/>
          </w:tcPr>
          <w:p w14:paraId="71E7D8CF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390" w:type="dxa"/>
            <w:noWrap w:val="0"/>
            <w:vAlign w:val="center"/>
          </w:tcPr>
          <w:p w14:paraId="693AF930">
            <w:pPr>
              <w:pStyle w:val="99"/>
            </w:pPr>
            <w:r>
              <w:t>DATA</w:t>
            </w:r>
            <w:r>
              <w:rPr>
                <w:rFonts w:hint="eastAsia"/>
              </w:rPr>
              <w:t>4~6</w:t>
            </w:r>
          </w:p>
        </w:tc>
        <w:tc>
          <w:tcPr>
            <w:tcW w:w="600" w:type="dxa"/>
            <w:noWrap w:val="0"/>
            <w:vAlign w:val="center"/>
          </w:tcPr>
          <w:p w14:paraId="09334DC7">
            <w:pPr>
              <w:pStyle w:val="99"/>
            </w:pPr>
          </w:p>
        </w:tc>
        <w:tc>
          <w:tcPr>
            <w:tcW w:w="2010" w:type="dxa"/>
            <w:noWrap w:val="0"/>
            <w:vAlign w:val="center"/>
          </w:tcPr>
          <w:p w14:paraId="3EEC2E56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保留</w:t>
            </w:r>
          </w:p>
        </w:tc>
        <w:tc>
          <w:tcPr>
            <w:tcW w:w="2660" w:type="dxa"/>
            <w:noWrap w:val="0"/>
            <w:vAlign w:val="center"/>
          </w:tcPr>
          <w:p w14:paraId="42D6125D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A</w:t>
            </w:r>
            <w:r>
              <w:t>AH</w:t>
            </w:r>
          </w:p>
        </w:tc>
        <w:tc>
          <w:tcPr>
            <w:tcW w:w="1539" w:type="dxa"/>
            <w:noWrap w:val="0"/>
            <w:vAlign w:val="center"/>
          </w:tcPr>
          <w:p w14:paraId="63953ABF">
            <w:pPr>
              <w:spacing w:line="240" w:lineRule="auto"/>
              <w:ind w:firstLine="0" w:firstLineChars="0"/>
              <w:jc w:val="center"/>
              <w:rPr>
                <w:rFonts w:hint="eastAsia"/>
                <w:sz w:val="21"/>
                <w:szCs w:val="21"/>
              </w:rPr>
            </w:pPr>
            <w:del w:id="27" w:author="user" w:date="2025-07-18T11:11:00Z">
              <w:commentRangeStart w:id="6"/>
              <w:commentRangeStart w:id="7"/>
              <w:r>
                <w:rPr>
                  <w:rFonts w:hint="eastAsia"/>
                  <w:sz w:val="21"/>
                  <w:szCs w:val="21"/>
                </w:rPr>
                <w:delText>十六</w:delText>
              </w:r>
            </w:del>
            <w:ins w:id="28" w:author="user" w:date="2025-07-18T11:11:00Z">
              <w:r>
                <w:rPr>
                  <w:rFonts w:hint="eastAsia"/>
                  <w:sz w:val="21"/>
                  <w:szCs w:val="21"/>
                </w:rPr>
                <w:t xml:space="preserve">  </w:t>
              </w:r>
            </w:ins>
            <w:del w:id="29" w:author="user" w:date="2025-07-18T11:11:00Z">
              <w:r>
                <w:rPr>
                  <w:rFonts w:hint="eastAsia"/>
                  <w:sz w:val="21"/>
                  <w:szCs w:val="21"/>
                </w:rPr>
                <w:delText>进制显示</w:delText>
              </w:r>
              <w:commentRangeEnd w:id="6"/>
            </w:del>
            <w:del w:id="30" w:author="user" w:date="2025-07-18T11:11:00Z">
              <w:r>
                <w:rPr>
                  <w:rStyle w:val="49"/>
                </w:rPr>
                <w:commentReference w:id="6"/>
              </w:r>
              <w:commentRangeEnd w:id="7"/>
            </w:del>
            <w:r>
              <w:rPr>
                <w:rStyle w:val="49"/>
              </w:rPr>
              <w:commentReference w:id="7"/>
            </w:r>
          </w:p>
        </w:tc>
      </w:tr>
      <w:tr w14:paraId="7A12583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  <w:jc w:val="center"/>
        </w:trPr>
        <w:tc>
          <w:tcPr>
            <w:tcW w:w="985" w:type="dxa"/>
            <w:vMerge w:val="continue"/>
            <w:noWrap w:val="0"/>
            <w:vAlign w:val="center"/>
          </w:tcPr>
          <w:p w14:paraId="1BE0E109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390" w:type="dxa"/>
            <w:noWrap w:val="0"/>
            <w:vAlign w:val="center"/>
          </w:tcPr>
          <w:p w14:paraId="2AB835C9">
            <w:pPr>
              <w:pStyle w:val="99"/>
            </w:pPr>
            <w:r>
              <w:rPr>
                <w:rFonts w:hint="eastAsia"/>
              </w:rPr>
              <w:t>DATA7</w:t>
            </w:r>
          </w:p>
        </w:tc>
        <w:tc>
          <w:tcPr>
            <w:tcW w:w="600" w:type="dxa"/>
            <w:noWrap w:val="0"/>
            <w:vAlign w:val="center"/>
          </w:tcPr>
          <w:p w14:paraId="062DB54C">
            <w:pPr>
              <w:pStyle w:val="99"/>
            </w:pPr>
          </w:p>
        </w:tc>
        <w:tc>
          <w:tcPr>
            <w:tcW w:w="2010" w:type="dxa"/>
            <w:noWrap w:val="0"/>
            <w:vAlign w:val="center"/>
          </w:tcPr>
          <w:p w14:paraId="01B0D6F0">
            <w:pPr>
              <w:pStyle w:val="99"/>
            </w:pPr>
            <w:r>
              <w:rPr>
                <w:rFonts w:hint="eastAsia"/>
              </w:rPr>
              <w:t>APP组号</w:t>
            </w:r>
          </w:p>
        </w:tc>
        <w:tc>
          <w:tcPr>
            <w:tcW w:w="2660" w:type="dxa"/>
            <w:noWrap w:val="0"/>
            <w:vAlign w:val="center"/>
          </w:tcPr>
          <w:p w14:paraId="0247421D">
            <w:pPr>
              <w:pStyle w:val="99"/>
            </w:pPr>
            <w:r>
              <w:rPr>
                <w:rFonts w:hint="eastAsia"/>
              </w:rPr>
              <w:t>1</w:t>
            </w:r>
          </w:p>
        </w:tc>
        <w:tc>
          <w:tcPr>
            <w:tcW w:w="1539" w:type="dxa"/>
            <w:noWrap w:val="0"/>
            <w:vAlign w:val="center"/>
          </w:tcPr>
          <w:p w14:paraId="585E7F4E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固定为1</w:t>
            </w:r>
          </w:p>
        </w:tc>
      </w:tr>
      <w:tr w14:paraId="769D388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</w:tblPrEx>
        <w:trPr>
          <w:trHeight w:val="367" w:hRule="atLeast"/>
          <w:jc w:val="center"/>
        </w:trPr>
        <w:tc>
          <w:tcPr>
            <w:tcW w:w="985" w:type="dxa"/>
            <w:vMerge w:val="restart"/>
            <w:noWrap w:val="0"/>
            <w:vAlign w:val="center"/>
          </w:tcPr>
          <w:p w14:paraId="7977DD2A">
            <w:pPr>
              <w:spacing w:line="240" w:lineRule="auto"/>
              <w:ind w:firstLine="0" w:firstLineChars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使用</w:t>
            </w:r>
            <w:r>
              <w:rPr>
                <w:sz w:val="21"/>
                <w:szCs w:val="21"/>
              </w:rPr>
              <w:t>说明</w:t>
            </w:r>
          </w:p>
        </w:tc>
        <w:tc>
          <w:tcPr>
            <w:tcW w:w="1390" w:type="dxa"/>
            <w:noWrap w:val="0"/>
            <w:vAlign w:val="center"/>
          </w:tcPr>
          <w:p w14:paraId="32E5ADC2">
            <w:pPr>
              <w:spacing w:line="240" w:lineRule="auto"/>
              <w:ind w:firstLine="0" w:firstLineChars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发送</w:t>
            </w:r>
            <w:r>
              <w:rPr>
                <w:sz w:val="21"/>
                <w:szCs w:val="21"/>
              </w:rPr>
              <w:t>条件</w:t>
            </w:r>
          </w:p>
        </w:tc>
        <w:tc>
          <w:tcPr>
            <w:tcW w:w="6809" w:type="dxa"/>
            <w:gridSpan w:val="4"/>
            <w:noWrap w:val="0"/>
            <w:vAlign w:val="center"/>
          </w:tcPr>
          <w:p w14:paraId="10A33455">
            <w:pPr>
              <w:pStyle w:val="99"/>
            </w:pPr>
            <w:r>
              <w:rPr>
                <w:rFonts w:hint="eastAsia"/>
              </w:rPr>
              <w:t>接收</w:t>
            </w:r>
            <w:r>
              <w:t>到中心机</w:t>
            </w:r>
            <w:r>
              <w:rPr>
                <w:rFonts w:hint="eastAsia"/>
              </w:rPr>
              <w:t>工程参数采集指令（AP-Z002）后20</w:t>
            </w:r>
            <w:r>
              <w:t>ms内返回该帧</w:t>
            </w:r>
          </w:p>
        </w:tc>
      </w:tr>
      <w:tr w14:paraId="430A5EB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7" w:hRule="atLeast"/>
          <w:jc w:val="center"/>
        </w:trPr>
        <w:tc>
          <w:tcPr>
            <w:tcW w:w="985" w:type="dxa"/>
            <w:vMerge w:val="continue"/>
            <w:noWrap w:val="0"/>
            <w:vAlign w:val="center"/>
          </w:tcPr>
          <w:p w14:paraId="534BD604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390" w:type="dxa"/>
            <w:noWrap w:val="0"/>
            <w:vAlign w:val="center"/>
          </w:tcPr>
          <w:p w14:paraId="7D83568C">
            <w:pPr>
              <w:spacing w:line="240" w:lineRule="auto"/>
              <w:ind w:firstLine="0" w:firstLineChars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处理</w:t>
            </w:r>
            <w:r>
              <w:rPr>
                <w:sz w:val="21"/>
                <w:szCs w:val="21"/>
              </w:rPr>
              <w:t>要求</w:t>
            </w:r>
          </w:p>
        </w:tc>
        <w:tc>
          <w:tcPr>
            <w:tcW w:w="6809" w:type="dxa"/>
            <w:gridSpan w:val="4"/>
            <w:noWrap w:val="0"/>
            <w:vAlign w:val="center"/>
          </w:tcPr>
          <w:p w14:paraId="65D75D9A">
            <w:pPr>
              <w:pStyle w:val="99"/>
            </w:pPr>
            <w:r>
              <w:rPr>
                <w:rFonts w:hint="eastAsia"/>
              </w:rPr>
              <w:t>若</w:t>
            </w:r>
            <w:r>
              <w:t>中心机在</w:t>
            </w:r>
            <w:r>
              <w:rPr>
                <w:rFonts w:hint="eastAsia"/>
              </w:rPr>
              <w:t>工程参数采集指令（AP-Z002）发出</w:t>
            </w:r>
            <w:r>
              <w:t>后</w:t>
            </w:r>
            <w:r>
              <w:rPr>
                <w:rFonts w:hint="eastAsia"/>
              </w:rPr>
              <w:t>2</w:t>
            </w:r>
            <w:r>
              <w:t>s内未接收到该帧，则按超时处理</w:t>
            </w:r>
          </w:p>
        </w:tc>
      </w:tr>
    </w:tbl>
    <w:p w14:paraId="0D9FDC57">
      <w:pPr>
        <w:ind w:firstLine="480"/>
        <w:rPr>
          <w:rFonts w:hint="eastAsia"/>
        </w:rPr>
      </w:pPr>
    </w:p>
    <w:p w14:paraId="28AF5370">
      <w:pPr>
        <w:pStyle w:val="6"/>
        <w:spacing w:before="326" w:after="163"/>
        <w:rPr>
          <w:rFonts w:hint="eastAsia"/>
        </w:rPr>
      </w:pPr>
      <w:r>
        <w:rPr>
          <w:rFonts w:hint="eastAsia"/>
        </w:rPr>
        <w:t>工程参数帧8（AP-G008）</w:t>
      </w:r>
    </w:p>
    <w:p w14:paraId="6692A25C">
      <w:pPr>
        <w:pStyle w:val="14"/>
      </w:pPr>
      <w:r>
        <w:rPr>
          <w:rFonts w:hint="eastAsia"/>
        </w:rPr>
        <w:t>表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表 \* ARABIC</w:instrText>
      </w:r>
      <w:r>
        <w:instrText xml:space="preserve"> </w:instrText>
      </w:r>
      <w:r>
        <w:fldChar w:fldCharType="separate"/>
      </w:r>
      <w:r>
        <w:rPr>
          <w:lang/>
        </w:rPr>
        <w:t>34</w:t>
      </w:r>
      <w:r>
        <w:fldChar w:fldCharType="end"/>
      </w:r>
      <w:r>
        <w:t>工程参数帧</w:t>
      </w:r>
      <w:r>
        <w:rPr>
          <w:rFonts w:hint="eastAsia"/>
        </w:rPr>
        <w:t>8</w:t>
      </w:r>
      <w:r>
        <w:t>（</w:t>
      </w:r>
      <w:r>
        <w:rPr>
          <w:rFonts w:hint="eastAsia"/>
        </w:rPr>
        <w:t>AP-G008</w:t>
      </w:r>
      <w:r>
        <w:t>）</w:t>
      </w:r>
    </w:p>
    <w:tbl>
      <w:tblPr>
        <w:tblStyle w:val="43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85"/>
        <w:gridCol w:w="1385"/>
        <w:gridCol w:w="590"/>
        <w:gridCol w:w="2000"/>
        <w:gridCol w:w="2680"/>
        <w:gridCol w:w="1534"/>
      </w:tblGrid>
      <w:tr w14:paraId="6749420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4" w:hRule="atLeast"/>
          <w:jc w:val="center"/>
        </w:trPr>
        <w:tc>
          <w:tcPr>
            <w:tcW w:w="9174" w:type="dxa"/>
            <w:gridSpan w:val="6"/>
            <w:noWrap w:val="0"/>
            <w:vAlign w:val="center"/>
          </w:tcPr>
          <w:p w14:paraId="293A1680">
            <w:pPr>
              <w:spacing w:line="240" w:lineRule="auto"/>
              <w:ind w:firstLine="0" w:firstLineChars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AI处理板</w:t>
            </w:r>
            <w:r>
              <w:rPr>
                <w:sz w:val="21"/>
                <w:szCs w:val="21"/>
              </w:rPr>
              <w:t>工程参数帧</w:t>
            </w:r>
            <w:r>
              <w:rPr>
                <w:rFonts w:hint="eastAsia"/>
                <w:sz w:val="21"/>
                <w:szCs w:val="21"/>
              </w:rPr>
              <w:t>8格式:AP-G008</w:t>
            </w:r>
          </w:p>
        </w:tc>
      </w:tr>
      <w:tr w14:paraId="6D6EEDD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4" w:hRule="atLeast"/>
          <w:jc w:val="center"/>
        </w:trPr>
        <w:tc>
          <w:tcPr>
            <w:tcW w:w="985" w:type="dxa"/>
            <w:noWrap w:val="0"/>
            <w:vAlign w:val="center"/>
          </w:tcPr>
          <w:p w14:paraId="7A499AB3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仲裁域</w:t>
            </w:r>
          </w:p>
        </w:tc>
        <w:tc>
          <w:tcPr>
            <w:tcW w:w="1975" w:type="dxa"/>
            <w:gridSpan w:val="2"/>
            <w:noWrap w:val="0"/>
            <w:vAlign w:val="center"/>
          </w:tcPr>
          <w:p w14:paraId="649C5A12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ID28~21</w:t>
            </w:r>
            <w:r>
              <w:rPr>
                <w:rFonts w:hint="eastAsia"/>
                <w:sz w:val="21"/>
                <w:szCs w:val="21"/>
              </w:rPr>
              <w:t>:C9</w:t>
            </w:r>
            <w:r>
              <w:rPr>
                <w:sz w:val="21"/>
                <w:szCs w:val="21"/>
              </w:rPr>
              <w:t>H</w:t>
            </w:r>
          </w:p>
        </w:tc>
        <w:tc>
          <w:tcPr>
            <w:tcW w:w="2000" w:type="dxa"/>
            <w:noWrap w:val="0"/>
            <w:vAlign w:val="center"/>
          </w:tcPr>
          <w:p w14:paraId="38CC5426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ID20~13</w:t>
            </w:r>
            <w:r>
              <w:rPr>
                <w:rFonts w:hint="eastAsia"/>
                <w:sz w:val="21"/>
                <w:szCs w:val="21"/>
              </w:rPr>
              <w:t>:08</w:t>
            </w:r>
            <w:r>
              <w:rPr>
                <w:sz w:val="21"/>
                <w:szCs w:val="21"/>
              </w:rPr>
              <w:t>H</w:t>
            </w:r>
          </w:p>
        </w:tc>
        <w:tc>
          <w:tcPr>
            <w:tcW w:w="2680" w:type="dxa"/>
            <w:noWrap w:val="0"/>
            <w:vAlign w:val="center"/>
          </w:tcPr>
          <w:p w14:paraId="40B04E03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ID12~ID6</w:t>
            </w:r>
            <w:r>
              <w:rPr>
                <w:rFonts w:hint="eastAsia"/>
                <w:sz w:val="21"/>
                <w:szCs w:val="21"/>
              </w:rPr>
              <w:t>:</w:t>
            </w:r>
          </w:p>
          <w:p w14:paraId="3A053F70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同ID28~ID22</w:t>
            </w:r>
          </w:p>
        </w:tc>
        <w:tc>
          <w:tcPr>
            <w:tcW w:w="1534" w:type="dxa"/>
            <w:noWrap w:val="0"/>
            <w:vAlign w:val="center"/>
          </w:tcPr>
          <w:p w14:paraId="46D3C58B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ID5~0</w:t>
            </w:r>
            <w:r>
              <w:rPr>
                <w:rFonts w:hint="eastAsia"/>
                <w:sz w:val="21"/>
                <w:szCs w:val="21"/>
              </w:rPr>
              <w:t>:</w:t>
            </w:r>
            <w:r>
              <w:rPr>
                <w:sz w:val="21"/>
                <w:szCs w:val="21"/>
              </w:rPr>
              <w:t>00H</w:t>
            </w:r>
          </w:p>
        </w:tc>
      </w:tr>
      <w:tr w14:paraId="3618F83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4" w:hRule="atLeast"/>
          <w:jc w:val="center"/>
        </w:trPr>
        <w:tc>
          <w:tcPr>
            <w:tcW w:w="985" w:type="dxa"/>
            <w:vMerge w:val="restart"/>
            <w:noWrap w:val="0"/>
            <w:vAlign w:val="center"/>
          </w:tcPr>
          <w:p w14:paraId="051955F3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数据域</w:t>
            </w:r>
          </w:p>
        </w:tc>
        <w:tc>
          <w:tcPr>
            <w:tcW w:w="1385" w:type="dxa"/>
            <w:noWrap w:val="0"/>
            <w:vAlign w:val="center"/>
          </w:tcPr>
          <w:p w14:paraId="6B9F8F15">
            <w:pPr>
              <w:pStyle w:val="99"/>
            </w:pPr>
            <w:r>
              <w:t>DATA0</w:t>
            </w:r>
          </w:p>
        </w:tc>
        <w:tc>
          <w:tcPr>
            <w:tcW w:w="590" w:type="dxa"/>
            <w:noWrap w:val="0"/>
            <w:vAlign w:val="center"/>
          </w:tcPr>
          <w:p w14:paraId="2E279ED5">
            <w:pPr>
              <w:pStyle w:val="99"/>
            </w:pPr>
          </w:p>
        </w:tc>
        <w:tc>
          <w:tcPr>
            <w:tcW w:w="2000" w:type="dxa"/>
            <w:noWrap w:val="0"/>
            <w:vAlign w:val="center"/>
          </w:tcPr>
          <w:p w14:paraId="63919F5B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第一个APP ID</w:t>
            </w:r>
          </w:p>
        </w:tc>
        <w:tc>
          <w:tcPr>
            <w:tcW w:w="2680" w:type="dxa"/>
            <w:noWrap w:val="0"/>
            <w:vAlign w:val="center"/>
          </w:tcPr>
          <w:p w14:paraId="7BAD7027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01H：相机数据转换APP</w:t>
            </w:r>
          </w:p>
        </w:tc>
        <w:tc>
          <w:tcPr>
            <w:tcW w:w="1534" w:type="dxa"/>
            <w:noWrap w:val="0"/>
            <w:vAlign w:val="center"/>
          </w:tcPr>
          <w:p w14:paraId="6887F86A">
            <w:pPr>
              <w:pStyle w:val="99"/>
              <w:rPr>
                <w:rFonts w:hint="eastAsia"/>
              </w:rPr>
            </w:pPr>
          </w:p>
        </w:tc>
      </w:tr>
      <w:tr w14:paraId="11EC79D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3" w:hRule="atLeast"/>
          <w:jc w:val="center"/>
        </w:trPr>
        <w:tc>
          <w:tcPr>
            <w:tcW w:w="985" w:type="dxa"/>
            <w:vMerge w:val="continue"/>
            <w:noWrap w:val="0"/>
            <w:vAlign w:val="center"/>
          </w:tcPr>
          <w:p w14:paraId="05D67F9B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385" w:type="dxa"/>
            <w:noWrap w:val="0"/>
            <w:vAlign w:val="center"/>
          </w:tcPr>
          <w:p w14:paraId="08717F8E">
            <w:pPr>
              <w:pStyle w:val="99"/>
              <w:rPr>
                <w:rFonts w:hint="eastAsia"/>
              </w:rPr>
            </w:pPr>
            <w:r>
              <w:t>DATA1</w:t>
            </w:r>
          </w:p>
        </w:tc>
        <w:tc>
          <w:tcPr>
            <w:tcW w:w="590" w:type="dxa"/>
            <w:noWrap w:val="0"/>
            <w:vAlign w:val="center"/>
          </w:tcPr>
          <w:p w14:paraId="553C10B9">
            <w:pPr>
              <w:pStyle w:val="99"/>
              <w:rPr>
                <w:rFonts w:hint="eastAsia"/>
              </w:rPr>
            </w:pPr>
          </w:p>
        </w:tc>
        <w:tc>
          <w:tcPr>
            <w:tcW w:w="2000" w:type="dxa"/>
            <w:noWrap w:val="0"/>
            <w:vAlign w:val="center"/>
          </w:tcPr>
          <w:p w14:paraId="7B4BCD5A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第一个APP版本号</w:t>
            </w:r>
          </w:p>
        </w:tc>
        <w:tc>
          <w:tcPr>
            <w:tcW w:w="2680" w:type="dxa"/>
            <w:noWrap w:val="0"/>
            <w:vAlign w:val="center"/>
          </w:tcPr>
          <w:p w14:paraId="5D2B6348">
            <w:pPr>
              <w:pStyle w:val="99"/>
              <w:rPr>
                <w:rFonts w:hint="eastAsia"/>
              </w:rPr>
            </w:pPr>
          </w:p>
        </w:tc>
        <w:tc>
          <w:tcPr>
            <w:tcW w:w="1534" w:type="dxa"/>
            <w:noWrap w:val="0"/>
            <w:vAlign w:val="center"/>
          </w:tcPr>
          <w:p w14:paraId="59FFDE7F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无符号十六进制</w:t>
            </w:r>
          </w:p>
        </w:tc>
      </w:tr>
      <w:tr w14:paraId="6ACCC57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" w:hRule="atLeast"/>
          <w:jc w:val="center"/>
        </w:trPr>
        <w:tc>
          <w:tcPr>
            <w:tcW w:w="985" w:type="dxa"/>
            <w:vMerge w:val="continue"/>
            <w:noWrap w:val="0"/>
            <w:vAlign w:val="center"/>
          </w:tcPr>
          <w:p w14:paraId="415B99CA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385" w:type="dxa"/>
            <w:noWrap w:val="0"/>
            <w:vAlign w:val="center"/>
          </w:tcPr>
          <w:p w14:paraId="21E320E1">
            <w:pPr>
              <w:pStyle w:val="99"/>
              <w:rPr>
                <w:rFonts w:hint="eastAsia"/>
              </w:rPr>
            </w:pPr>
            <w:r>
              <w:t>DATA2</w:t>
            </w:r>
          </w:p>
        </w:tc>
        <w:tc>
          <w:tcPr>
            <w:tcW w:w="590" w:type="dxa"/>
            <w:noWrap w:val="0"/>
            <w:vAlign w:val="center"/>
          </w:tcPr>
          <w:p w14:paraId="55A51680">
            <w:pPr>
              <w:pStyle w:val="99"/>
              <w:rPr>
                <w:rFonts w:hint="eastAsia"/>
              </w:rPr>
            </w:pPr>
          </w:p>
        </w:tc>
        <w:tc>
          <w:tcPr>
            <w:tcW w:w="2000" w:type="dxa"/>
            <w:noWrap w:val="0"/>
            <w:vAlign w:val="center"/>
          </w:tcPr>
          <w:p w14:paraId="79478A84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第一个APP安装状态</w:t>
            </w:r>
          </w:p>
        </w:tc>
        <w:tc>
          <w:tcPr>
            <w:tcW w:w="2680" w:type="dxa"/>
            <w:noWrap w:val="0"/>
            <w:vAlign w:val="center"/>
          </w:tcPr>
          <w:p w14:paraId="1A44166D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00H=未安装;</w:t>
            </w:r>
          </w:p>
          <w:p w14:paraId="4D62B5F0">
            <w:pPr>
              <w:pStyle w:val="99"/>
              <w:rPr>
                <w:rFonts w:hint="eastAsia" w:eastAsia="等线"/>
                <w:highlight w:val="yellow"/>
              </w:rPr>
            </w:pPr>
            <w:r>
              <w:rPr>
                <w:rFonts w:hint="eastAsia"/>
              </w:rPr>
              <w:t>01H=已安装</w:t>
            </w:r>
          </w:p>
        </w:tc>
        <w:tc>
          <w:tcPr>
            <w:tcW w:w="1534" w:type="dxa"/>
            <w:noWrap w:val="0"/>
            <w:vAlign w:val="center"/>
          </w:tcPr>
          <w:p w14:paraId="67C33A2B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</w:p>
        </w:tc>
      </w:tr>
      <w:tr w14:paraId="2440F36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985" w:type="dxa"/>
            <w:vMerge w:val="continue"/>
            <w:noWrap w:val="0"/>
            <w:vAlign w:val="center"/>
          </w:tcPr>
          <w:p w14:paraId="5C3FFE93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385" w:type="dxa"/>
            <w:noWrap w:val="0"/>
            <w:vAlign w:val="center"/>
          </w:tcPr>
          <w:p w14:paraId="4FF15785">
            <w:pPr>
              <w:pStyle w:val="99"/>
              <w:rPr>
                <w:rFonts w:hint="eastAsia"/>
              </w:rPr>
            </w:pPr>
            <w:r>
              <w:t>DATA</w:t>
            </w:r>
            <w:r>
              <w:rPr>
                <w:rFonts w:hint="eastAsia"/>
              </w:rPr>
              <w:t>3</w:t>
            </w:r>
          </w:p>
        </w:tc>
        <w:tc>
          <w:tcPr>
            <w:tcW w:w="590" w:type="dxa"/>
            <w:noWrap w:val="0"/>
            <w:vAlign w:val="center"/>
          </w:tcPr>
          <w:p w14:paraId="0AFA7DF0">
            <w:pPr>
              <w:pStyle w:val="99"/>
            </w:pPr>
          </w:p>
        </w:tc>
        <w:tc>
          <w:tcPr>
            <w:tcW w:w="2000" w:type="dxa"/>
            <w:noWrap w:val="0"/>
            <w:vAlign w:val="center"/>
          </w:tcPr>
          <w:p w14:paraId="45F24BF6">
            <w:pPr>
              <w:pStyle w:val="99"/>
            </w:pPr>
            <w:r>
              <w:rPr>
                <w:rFonts w:hint="eastAsia"/>
              </w:rPr>
              <w:t>第一个APP运行状态</w:t>
            </w:r>
          </w:p>
        </w:tc>
        <w:tc>
          <w:tcPr>
            <w:tcW w:w="2680" w:type="dxa"/>
            <w:noWrap w:val="0"/>
            <w:vAlign w:val="center"/>
          </w:tcPr>
          <w:p w14:paraId="1A7561E0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00H=未运行;</w:t>
            </w:r>
          </w:p>
          <w:p w14:paraId="2CF8E3CC">
            <w:pPr>
              <w:pStyle w:val="99"/>
            </w:pPr>
            <w:r>
              <w:rPr>
                <w:rFonts w:hint="eastAsia"/>
              </w:rPr>
              <w:t>01H=正在运行</w:t>
            </w:r>
          </w:p>
        </w:tc>
        <w:tc>
          <w:tcPr>
            <w:tcW w:w="1534" w:type="dxa"/>
            <w:noWrap w:val="0"/>
            <w:vAlign w:val="center"/>
          </w:tcPr>
          <w:p w14:paraId="5508ABF6">
            <w:pPr>
              <w:spacing w:line="240" w:lineRule="auto"/>
              <w:ind w:firstLine="0" w:firstLineChars="0"/>
              <w:jc w:val="center"/>
              <w:rPr>
                <w:color w:val="FF0000"/>
                <w:sz w:val="21"/>
                <w:szCs w:val="21"/>
              </w:rPr>
            </w:pPr>
          </w:p>
        </w:tc>
      </w:tr>
      <w:tr w14:paraId="6FED792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985" w:type="dxa"/>
            <w:vMerge w:val="continue"/>
            <w:noWrap w:val="0"/>
            <w:vAlign w:val="center"/>
          </w:tcPr>
          <w:p w14:paraId="101835FA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385" w:type="dxa"/>
            <w:noWrap w:val="0"/>
            <w:vAlign w:val="center"/>
          </w:tcPr>
          <w:p w14:paraId="5F646B03">
            <w:pPr>
              <w:pStyle w:val="99"/>
            </w:pPr>
            <w:r>
              <w:rPr>
                <w:rFonts w:hint="eastAsia"/>
              </w:rPr>
              <w:t>DATA4</w:t>
            </w:r>
          </w:p>
        </w:tc>
        <w:tc>
          <w:tcPr>
            <w:tcW w:w="590" w:type="dxa"/>
            <w:noWrap w:val="0"/>
            <w:vAlign w:val="center"/>
          </w:tcPr>
          <w:p w14:paraId="4755321C">
            <w:pPr>
              <w:pStyle w:val="99"/>
            </w:pPr>
          </w:p>
        </w:tc>
        <w:tc>
          <w:tcPr>
            <w:tcW w:w="2000" w:type="dxa"/>
            <w:noWrap w:val="0"/>
            <w:vAlign w:val="center"/>
          </w:tcPr>
          <w:p w14:paraId="0EB8EC1D">
            <w:pPr>
              <w:pStyle w:val="99"/>
            </w:pPr>
            <w:r>
              <w:rPr>
                <w:rFonts w:hint="eastAsia"/>
              </w:rPr>
              <w:t>第一个APP数据状态</w:t>
            </w:r>
          </w:p>
        </w:tc>
        <w:tc>
          <w:tcPr>
            <w:tcW w:w="2680" w:type="dxa"/>
            <w:noWrap w:val="0"/>
            <w:vAlign w:val="center"/>
          </w:tcPr>
          <w:p w14:paraId="2DC0E10D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00H=无数据;</w:t>
            </w:r>
          </w:p>
          <w:p w14:paraId="72CE5621">
            <w:pPr>
              <w:pStyle w:val="99"/>
            </w:pPr>
            <w:r>
              <w:rPr>
                <w:rFonts w:hint="eastAsia"/>
              </w:rPr>
              <w:t>01H=有数据</w:t>
            </w:r>
          </w:p>
        </w:tc>
        <w:tc>
          <w:tcPr>
            <w:tcW w:w="1534" w:type="dxa"/>
            <w:noWrap w:val="0"/>
            <w:vAlign w:val="center"/>
          </w:tcPr>
          <w:p w14:paraId="347D407F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</w:p>
        </w:tc>
      </w:tr>
      <w:tr w14:paraId="12D124F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  <w:jc w:val="center"/>
        </w:trPr>
        <w:tc>
          <w:tcPr>
            <w:tcW w:w="985" w:type="dxa"/>
            <w:vMerge w:val="continue"/>
            <w:noWrap w:val="0"/>
            <w:vAlign w:val="center"/>
          </w:tcPr>
          <w:p w14:paraId="1B2BB5D5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385" w:type="dxa"/>
            <w:noWrap w:val="0"/>
            <w:vAlign w:val="center"/>
          </w:tcPr>
          <w:p w14:paraId="3EFF5565">
            <w:pPr>
              <w:pStyle w:val="99"/>
            </w:pPr>
            <w:r>
              <w:rPr>
                <w:rFonts w:hint="eastAsia"/>
              </w:rPr>
              <w:t>DATA5</w:t>
            </w:r>
          </w:p>
        </w:tc>
        <w:tc>
          <w:tcPr>
            <w:tcW w:w="590" w:type="dxa"/>
            <w:noWrap w:val="0"/>
            <w:vAlign w:val="center"/>
          </w:tcPr>
          <w:p w14:paraId="70730630">
            <w:pPr>
              <w:pStyle w:val="99"/>
            </w:pPr>
          </w:p>
        </w:tc>
        <w:tc>
          <w:tcPr>
            <w:tcW w:w="2000" w:type="dxa"/>
            <w:noWrap w:val="0"/>
            <w:vAlign w:val="center"/>
          </w:tcPr>
          <w:p w14:paraId="4DBBA0D2">
            <w:pPr>
              <w:pStyle w:val="99"/>
            </w:pPr>
            <w:r>
              <w:rPr>
                <w:rFonts w:hint="eastAsia"/>
              </w:rPr>
              <w:t>第一个APP安装包状态</w:t>
            </w:r>
          </w:p>
        </w:tc>
        <w:tc>
          <w:tcPr>
            <w:tcW w:w="2680" w:type="dxa"/>
            <w:noWrap w:val="0"/>
            <w:vAlign w:val="center"/>
          </w:tcPr>
          <w:p w14:paraId="6BBD5B3E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00H=未上注;</w:t>
            </w:r>
          </w:p>
          <w:p w14:paraId="2F4F1E2F">
            <w:pPr>
              <w:pStyle w:val="99"/>
            </w:pPr>
            <w:r>
              <w:rPr>
                <w:rFonts w:hint="eastAsia"/>
              </w:rPr>
              <w:t>01H=已上注</w:t>
            </w:r>
          </w:p>
        </w:tc>
        <w:tc>
          <w:tcPr>
            <w:tcW w:w="1534" w:type="dxa"/>
            <w:noWrap w:val="0"/>
            <w:vAlign w:val="center"/>
          </w:tcPr>
          <w:p w14:paraId="49E0E1ED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</w:p>
        </w:tc>
      </w:tr>
      <w:tr w14:paraId="1FF8636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  <w:jc w:val="center"/>
        </w:trPr>
        <w:tc>
          <w:tcPr>
            <w:tcW w:w="985" w:type="dxa"/>
            <w:vMerge w:val="continue"/>
            <w:noWrap w:val="0"/>
            <w:vAlign w:val="center"/>
          </w:tcPr>
          <w:p w14:paraId="60D92D44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385" w:type="dxa"/>
            <w:noWrap w:val="0"/>
            <w:vAlign w:val="center"/>
          </w:tcPr>
          <w:p w14:paraId="48377E78">
            <w:pPr>
              <w:pStyle w:val="99"/>
            </w:pPr>
            <w:r>
              <w:rPr>
                <w:rFonts w:hint="eastAsia"/>
              </w:rPr>
              <w:t>DATA6</w:t>
            </w:r>
          </w:p>
        </w:tc>
        <w:tc>
          <w:tcPr>
            <w:tcW w:w="590" w:type="dxa"/>
            <w:noWrap w:val="0"/>
            <w:vAlign w:val="center"/>
          </w:tcPr>
          <w:p w14:paraId="1CE8B2A0">
            <w:pPr>
              <w:pStyle w:val="99"/>
            </w:pPr>
          </w:p>
        </w:tc>
        <w:tc>
          <w:tcPr>
            <w:tcW w:w="2000" w:type="dxa"/>
            <w:noWrap w:val="0"/>
            <w:vAlign w:val="center"/>
          </w:tcPr>
          <w:p w14:paraId="287DA3CF">
            <w:pPr>
              <w:pStyle w:val="99"/>
            </w:pPr>
            <w:r>
              <w:rPr>
                <w:rFonts w:hint="eastAsia"/>
              </w:rPr>
              <w:t>第一个APP更新包状态</w:t>
            </w:r>
          </w:p>
        </w:tc>
        <w:tc>
          <w:tcPr>
            <w:tcW w:w="2680" w:type="dxa"/>
            <w:noWrap w:val="0"/>
            <w:vAlign w:val="center"/>
          </w:tcPr>
          <w:p w14:paraId="0F07F52A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00H=未上注;</w:t>
            </w:r>
          </w:p>
          <w:p w14:paraId="421BE16A">
            <w:pPr>
              <w:pStyle w:val="99"/>
            </w:pPr>
            <w:r>
              <w:rPr>
                <w:rFonts w:hint="eastAsia"/>
              </w:rPr>
              <w:t>01H=已上注</w:t>
            </w:r>
          </w:p>
        </w:tc>
        <w:tc>
          <w:tcPr>
            <w:tcW w:w="1534" w:type="dxa"/>
            <w:noWrap w:val="0"/>
            <w:vAlign w:val="center"/>
          </w:tcPr>
          <w:p w14:paraId="3B1FD541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</w:p>
        </w:tc>
      </w:tr>
      <w:tr w14:paraId="1E6102B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  <w:jc w:val="center"/>
        </w:trPr>
        <w:tc>
          <w:tcPr>
            <w:tcW w:w="985" w:type="dxa"/>
            <w:vMerge w:val="continue"/>
            <w:noWrap w:val="0"/>
            <w:vAlign w:val="center"/>
          </w:tcPr>
          <w:p w14:paraId="1C8E1D17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385" w:type="dxa"/>
            <w:noWrap w:val="0"/>
            <w:vAlign w:val="center"/>
          </w:tcPr>
          <w:p w14:paraId="4A27F883">
            <w:pPr>
              <w:pStyle w:val="99"/>
            </w:pPr>
            <w:r>
              <w:rPr>
                <w:rFonts w:hint="eastAsia"/>
              </w:rPr>
              <w:t>DATA7</w:t>
            </w:r>
          </w:p>
        </w:tc>
        <w:tc>
          <w:tcPr>
            <w:tcW w:w="590" w:type="dxa"/>
            <w:noWrap w:val="0"/>
            <w:vAlign w:val="center"/>
          </w:tcPr>
          <w:p w14:paraId="67B6FD1E">
            <w:pPr>
              <w:pStyle w:val="99"/>
            </w:pPr>
          </w:p>
        </w:tc>
        <w:tc>
          <w:tcPr>
            <w:tcW w:w="2000" w:type="dxa"/>
            <w:noWrap w:val="0"/>
            <w:vAlign w:val="center"/>
          </w:tcPr>
          <w:p w14:paraId="76CB521D">
            <w:pPr>
              <w:pStyle w:val="99"/>
            </w:pPr>
            <w:r>
              <w:rPr>
                <w:rFonts w:hint="eastAsia"/>
              </w:rPr>
              <w:t>保留</w:t>
            </w:r>
          </w:p>
        </w:tc>
        <w:tc>
          <w:tcPr>
            <w:tcW w:w="2680" w:type="dxa"/>
            <w:noWrap w:val="0"/>
            <w:vAlign w:val="center"/>
          </w:tcPr>
          <w:p w14:paraId="1B47CE63">
            <w:pPr>
              <w:pStyle w:val="99"/>
            </w:pPr>
            <w:r>
              <w:rPr>
                <w:rFonts w:hint="eastAsia"/>
              </w:rPr>
              <w:t>A</w:t>
            </w:r>
            <w:r>
              <w:t>AH</w:t>
            </w:r>
          </w:p>
        </w:tc>
        <w:tc>
          <w:tcPr>
            <w:tcW w:w="1534" w:type="dxa"/>
            <w:noWrap w:val="0"/>
            <w:vAlign w:val="center"/>
          </w:tcPr>
          <w:p w14:paraId="79822D75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</w:p>
        </w:tc>
      </w:tr>
      <w:tr w14:paraId="6DEAB3A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7" w:hRule="atLeast"/>
          <w:jc w:val="center"/>
        </w:trPr>
        <w:tc>
          <w:tcPr>
            <w:tcW w:w="985" w:type="dxa"/>
            <w:vMerge w:val="restart"/>
            <w:noWrap w:val="0"/>
            <w:vAlign w:val="center"/>
          </w:tcPr>
          <w:p w14:paraId="2725075A">
            <w:pPr>
              <w:spacing w:line="240" w:lineRule="auto"/>
              <w:ind w:firstLine="0" w:firstLineChars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使用</w:t>
            </w:r>
            <w:r>
              <w:rPr>
                <w:sz w:val="21"/>
                <w:szCs w:val="21"/>
              </w:rPr>
              <w:t>说明</w:t>
            </w:r>
          </w:p>
        </w:tc>
        <w:tc>
          <w:tcPr>
            <w:tcW w:w="1385" w:type="dxa"/>
            <w:noWrap w:val="0"/>
            <w:vAlign w:val="center"/>
          </w:tcPr>
          <w:p w14:paraId="768EEDAB">
            <w:pPr>
              <w:spacing w:line="240" w:lineRule="auto"/>
              <w:ind w:firstLine="0" w:firstLineChars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发送</w:t>
            </w:r>
            <w:r>
              <w:rPr>
                <w:sz w:val="21"/>
                <w:szCs w:val="21"/>
              </w:rPr>
              <w:t>条件</w:t>
            </w:r>
          </w:p>
        </w:tc>
        <w:tc>
          <w:tcPr>
            <w:tcW w:w="6804" w:type="dxa"/>
            <w:gridSpan w:val="4"/>
            <w:noWrap w:val="0"/>
            <w:vAlign w:val="center"/>
          </w:tcPr>
          <w:p w14:paraId="383000E2">
            <w:pPr>
              <w:pStyle w:val="99"/>
            </w:pPr>
            <w:r>
              <w:rPr>
                <w:rFonts w:hint="eastAsia"/>
              </w:rPr>
              <w:t>接收</w:t>
            </w:r>
            <w:r>
              <w:t>到中心机</w:t>
            </w:r>
            <w:r>
              <w:rPr>
                <w:rFonts w:hint="eastAsia"/>
              </w:rPr>
              <w:t>工程参数采集指令（AP-Z002）后20</w:t>
            </w:r>
            <w:r>
              <w:t>ms内返回该帧</w:t>
            </w:r>
          </w:p>
        </w:tc>
      </w:tr>
      <w:tr w14:paraId="69A3AA7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7" w:hRule="atLeast"/>
          <w:jc w:val="center"/>
        </w:trPr>
        <w:tc>
          <w:tcPr>
            <w:tcW w:w="985" w:type="dxa"/>
            <w:vMerge w:val="continue"/>
            <w:noWrap w:val="0"/>
            <w:vAlign w:val="center"/>
          </w:tcPr>
          <w:p w14:paraId="431794D4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385" w:type="dxa"/>
            <w:noWrap w:val="0"/>
            <w:vAlign w:val="center"/>
          </w:tcPr>
          <w:p w14:paraId="26F33534">
            <w:pPr>
              <w:spacing w:line="240" w:lineRule="auto"/>
              <w:ind w:firstLine="0" w:firstLineChars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处理</w:t>
            </w:r>
            <w:r>
              <w:rPr>
                <w:sz w:val="21"/>
                <w:szCs w:val="21"/>
              </w:rPr>
              <w:t>要求</w:t>
            </w:r>
          </w:p>
        </w:tc>
        <w:tc>
          <w:tcPr>
            <w:tcW w:w="6804" w:type="dxa"/>
            <w:gridSpan w:val="4"/>
            <w:noWrap w:val="0"/>
            <w:vAlign w:val="center"/>
          </w:tcPr>
          <w:p w14:paraId="0FBE101F">
            <w:pPr>
              <w:pStyle w:val="99"/>
            </w:pPr>
            <w:r>
              <w:rPr>
                <w:rFonts w:hint="eastAsia"/>
              </w:rPr>
              <w:t>若</w:t>
            </w:r>
            <w:r>
              <w:t>中心机在</w:t>
            </w:r>
            <w:r>
              <w:rPr>
                <w:rFonts w:hint="eastAsia"/>
              </w:rPr>
              <w:t>工程参数采集指令（AP-Z002）发出</w:t>
            </w:r>
            <w:r>
              <w:t>后</w:t>
            </w:r>
            <w:r>
              <w:rPr>
                <w:rFonts w:hint="eastAsia"/>
              </w:rPr>
              <w:t>2</w:t>
            </w:r>
            <w:r>
              <w:t>s内未接收到该帧，则按超时处理</w:t>
            </w:r>
          </w:p>
        </w:tc>
      </w:tr>
    </w:tbl>
    <w:p w14:paraId="438BEA8E">
      <w:pPr>
        <w:ind w:firstLine="480"/>
      </w:pPr>
    </w:p>
    <w:p w14:paraId="3B9AE9BB">
      <w:pPr>
        <w:pStyle w:val="6"/>
        <w:spacing w:before="326" w:after="163"/>
        <w:rPr>
          <w:rFonts w:hint="eastAsia"/>
        </w:rPr>
      </w:pPr>
      <w:r>
        <w:rPr>
          <w:rFonts w:hint="eastAsia"/>
        </w:rPr>
        <w:t>工程参数帧9（AP-G009）</w:t>
      </w:r>
    </w:p>
    <w:p w14:paraId="511D5026">
      <w:pPr>
        <w:pStyle w:val="14"/>
      </w:pPr>
      <w:r>
        <w:rPr>
          <w:rFonts w:hint="eastAsia"/>
        </w:rPr>
        <w:t>表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表 \* ARABIC</w:instrText>
      </w:r>
      <w:r>
        <w:instrText xml:space="preserve"> </w:instrText>
      </w:r>
      <w:r>
        <w:fldChar w:fldCharType="separate"/>
      </w:r>
      <w:r>
        <w:rPr>
          <w:lang/>
        </w:rPr>
        <w:t>35</w:t>
      </w:r>
      <w:r>
        <w:fldChar w:fldCharType="end"/>
      </w:r>
      <w:r>
        <w:t>工程参数帧</w:t>
      </w:r>
      <w:r>
        <w:rPr>
          <w:rFonts w:hint="eastAsia"/>
        </w:rPr>
        <w:t>9</w:t>
      </w:r>
      <w:r>
        <w:t>（</w:t>
      </w:r>
      <w:r>
        <w:rPr>
          <w:rFonts w:hint="eastAsia"/>
        </w:rPr>
        <w:t>AP-G009</w:t>
      </w:r>
      <w:r>
        <w:t>）</w:t>
      </w:r>
    </w:p>
    <w:tbl>
      <w:tblPr>
        <w:tblStyle w:val="43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85"/>
        <w:gridCol w:w="1411"/>
        <w:gridCol w:w="580"/>
        <w:gridCol w:w="2010"/>
        <w:gridCol w:w="2660"/>
        <w:gridCol w:w="1559"/>
      </w:tblGrid>
      <w:tr w14:paraId="3256EE9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4" w:hRule="atLeast"/>
          <w:jc w:val="center"/>
        </w:trPr>
        <w:tc>
          <w:tcPr>
            <w:tcW w:w="9205" w:type="dxa"/>
            <w:gridSpan w:val="6"/>
            <w:noWrap w:val="0"/>
            <w:vAlign w:val="center"/>
          </w:tcPr>
          <w:p w14:paraId="0A5B92E0">
            <w:pPr>
              <w:spacing w:line="240" w:lineRule="auto"/>
              <w:ind w:firstLine="0" w:firstLineChars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AI处理板</w:t>
            </w:r>
            <w:r>
              <w:rPr>
                <w:sz w:val="21"/>
                <w:szCs w:val="21"/>
              </w:rPr>
              <w:t>工程参数帧</w:t>
            </w:r>
            <w:r>
              <w:rPr>
                <w:rFonts w:hint="eastAsia"/>
                <w:sz w:val="21"/>
                <w:szCs w:val="21"/>
              </w:rPr>
              <w:t>9格式:AP-G009</w:t>
            </w:r>
          </w:p>
        </w:tc>
      </w:tr>
      <w:tr w14:paraId="001DEFC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4" w:hRule="atLeast"/>
          <w:jc w:val="center"/>
        </w:trPr>
        <w:tc>
          <w:tcPr>
            <w:tcW w:w="985" w:type="dxa"/>
            <w:noWrap w:val="0"/>
            <w:vAlign w:val="center"/>
          </w:tcPr>
          <w:p w14:paraId="5A8A1093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仲裁域</w:t>
            </w:r>
          </w:p>
        </w:tc>
        <w:tc>
          <w:tcPr>
            <w:tcW w:w="1991" w:type="dxa"/>
            <w:gridSpan w:val="2"/>
            <w:noWrap w:val="0"/>
            <w:vAlign w:val="center"/>
          </w:tcPr>
          <w:p w14:paraId="4F14D76E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ID28~21</w:t>
            </w:r>
            <w:r>
              <w:rPr>
                <w:rFonts w:hint="eastAsia"/>
                <w:sz w:val="21"/>
                <w:szCs w:val="21"/>
              </w:rPr>
              <w:t>:C9</w:t>
            </w:r>
            <w:r>
              <w:rPr>
                <w:sz w:val="21"/>
                <w:szCs w:val="21"/>
              </w:rPr>
              <w:t>H</w:t>
            </w:r>
          </w:p>
        </w:tc>
        <w:tc>
          <w:tcPr>
            <w:tcW w:w="2010" w:type="dxa"/>
            <w:noWrap w:val="0"/>
            <w:vAlign w:val="center"/>
          </w:tcPr>
          <w:p w14:paraId="723DA320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ID20~13</w:t>
            </w:r>
            <w:r>
              <w:rPr>
                <w:rFonts w:hint="eastAsia"/>
                <w:sz w:val="21"/>
                <w:szCs w:val="21"/>
              </w:rPr>
              <w:t>:09</w:t>
            </w:r>
            <w:r>
              <w:rPr>
                <w:sz w:val="21"/>
                <w:szCs w:val="21"/>
              </w:rPr>
              <w:t>H</w:t>
            </w:r>
          </w:p>
        </w:tc>
        <w:tc>
          <w:tcPr>
            <w:tcW w:w="2660" w:type="dxa"/>
            <w:noWrap w:val="0"/>
            <w:vAlign w:val="center"/>
          </w:tcPr>
          <w:p w14:paraId="5291840C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ID12~ID6</w:t>
            </w:r>
            <w:r>
              <w:rPr>
                <w:rFonts w:hint="eastAsia"/>
                <w:sz w:val="21"/>
                <w:szCs w:val="21"/>
              </w:rPr>
              <w:t>:</w:t>
            </w:r>
          </w:p>
          <w:p w14:paraId="551F7DF5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同ID28~ID22</w:t>
            </w:r>
          </w:p>
        </w:tc>
        <w:tc>
          <w:tcPr>
            <w:tcW w:w="1559" w:type="dxa"/>
            <w:noWrap w:val="0"/>
            <w:vAlign w:val="center"/>
          </w:tcPr>
          <w:p w14:paraId="2BC08FE0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ID5~0</w:t>
            </w:r>
            <w:r>
              <w:rPr>
                <w:rFonts w:hint="eastAsia"/>
                <w:sz w:val="21"/>
                <w:szCs w:val="21"/>
              </w:rPr>
              <w:t>:</w:t>
            </w:r>
            <w:r>
              <w:rPr>
                <w:sz w:val="21"/>
                <w:szCs w:val="21"/>
              </w:rPr>
              <w:t>00H</w:t>
            </w:r>
          </w:p>
        </w:tc>
      </w:tr>
      <w:tr w14:paraId="0A747BC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4" w:hRule="atLeast"/>
          <w:jc w:val="center"/>
        </w:trPr>
        <w:tc>
          <w:tcPr>
            <w:tcW w:w="985" w:type="dxa"/>
            <w:vMerge w:val="restart"/>
            <w:noWrap w:val="0"/>
            <w:vAlign w:val="center"/>
          </w:tcPr>
          <w:p w14:paraId="06EAC05C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数据域</w:t>
            </w:r>
          </w:p>
        </w:tc>
        <w:tc>
          <w:tcPr>
            <w:tcW w:w="1411" w:type="dxa"/>
            <w:noWrap w:val="0"/>
            <w:vAlign w:val="center"/>
          </w:tcPr>
          <w:p w14:paraId="67F18D4B">
            <w:pPr>
              <w:pStyle w:val="99"/>
              <w:rPr>
                <w:rFonts w:hint="eastAsia"/>
              </w:rPr>
            </w:pPr>
            <w:r>
              <w:t>DATA0</w:t>
            </w:r>
          </w:p>
        </w:tc>
        <w:tc>
          <w:tcPr>
            <w:tcW w:w="580" w:type="dxa"/>
            <w:noWrap w:val="0"/>
            <w:vAlign w:val="center"/>
          </w:tcPr>
          <w:p w14:paraId="1D106B92">
            <w:pPr>
              <w:pStyle w:val="99"/>
            </w:pPr>
          </w:p>
        </w:tc>
        <w:tc>
          <w:tcPr>
            <w:tcW w:w="2010" w:type="dxa"/>
            <w:noWrap w:val="0"/>
            <w:vAlign w:val="center"/>
          </w:tcPr>
          <w:p w14:paraId="0CD1DCF7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预留</w:t>
            </w:r>
          </w:p>
        </w:tc>
        <w:tc>
          <w:tcPr>
            <w:tcW w:w="2660" w:type="dxa"/>
            <w:noWrap w:val="0"/>
            <w:vAlign w:val="center"/>
          </w:tcPr>
          <w:p w14:paraId="119FFFB3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AAH</w:t>
            </w:r>
          </w:p>
        </w:tc>
        <w:tc>
          <w:tcPr>
            <w:tcW w:w="1559" w:type="dxa"/>
            <w:noWrap w:val="0"/>
            <w:vAlign w:val="top"/>
          </w:tcPr>
          <w:p w14:paraId="54DE8574">
            <w:pPr>
              <w:pStyle w:val="99"/>
              <w:rPr>
                <w:rFonts w:hint="eastAsia"/>
              </w:rPr>
            </w:pPr>
          </w:p>
        </w:tc>
      </w:tr>
      <w:tr w14:paraId="6143024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4" w:hRule="atLeast"/>
          <w:jc w:val="center"/>
        </w:trPr>
        <w:tc>
          <w:tcPr>
            <w:tcW w:w="985" w:type="dxa"/>
            <w:vMerge w:val="continue"/>
            <w:noWrap w:val="0"/>
            <w:vAlign w:val="center"/>
          </w:tcPr>
          <w:p w14:paraId="6DFA2913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411" w:type="dxa"/>
            <w:noWrap w:val="0"/>
            <w:vAlign w:val="top"/>
          </w:tcPr>
          <w:p w14:paraId="5493A26A">
            <w:pPr>
              <w:pStyle w:val="99"/>
              <w:rPr>
                <w:rFonts w:hint="eastAsia"/>
              </w:rPr>
            </w:pPr>
            <w:r>
              <w:t>DATA</w:t>
            </w:r>
            <w:r>
              <w:rPr>
                <w:rFonts w:hint="eastAsia"/>
              </w:rPr>
              <w:t>1</w:t>
            </w:r>
          </w:p>
        </w:tc>
        <w:tc>
          <w:tcPr>
            <w:tcW w:w="580" w:type="dxa"/>
            <w:noWrap w:val="0"/>
            <w:vAlign w:val="center"/>
          </w:tcPr>
          <w:p w14:paraId="4F22AF29">
            <w:pPr>
              <w:pStyle w:val="99"/>
            </w:pPr>
          </w:p>
        </w:tc>
        <w:tc>
          <w:tcPr>
            <w:tcW w:w="2010" w:type="dxa"/>
            <w:noWrap w:val="0"/>
            <w:vAlign w:val="center"/>
          </w:tcPr>
          <w:p w14:paraId="0B0A5F13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预留</w:t>
            </w:r>
          </w:p>
        </w:tc>
        <w:tc>
          <w:tcPr>
            <w:tcW w:w="2660" w:type="dxa"/>
            <w:noWrap w:val="0"/>
            <w:vAlign w:val="center"/>
          </w:tcPr>
          <w:p w14:paraId="67F58B63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AAH</w:t>
            </w:r>
          </w:p>
        </w:tc>
        <w:tc>
          <w:tcPr>
            <w:tcW w:w="1559" w:type="dxa"/>
            <w:noWrap w:val="0"/>
            <w:vAlign w:val="center"/>
          </w:tcPr>
          <w:p w14:paraId="16E51745">
            <w:pPr>
              <w:pStyle w:val="99"/>
              <w:jc w:val="both"/>
              <w:rPr>
                <w:rFonts w:hint="eastAsia"/>
              </w:rPr>
            </w:pPr>
          </w:p>
        </w:tc>
      </w:tr>
      <w:tr w14:paraId="66EBF58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4" w:hRule="atLeast"/>
          <w:jc w:val="center"/>
        </w:trPr>
        <w:tc>
          <w:tcPr>
            <w:tcW w:w="985" w:type="dxa"/>
            <w:vMerge w:val="continue"/>
            <w:noWrap w:val="0"/>
            <w:vAlign w:val="center"/>
          </w:tcPr>
          <w:p w14:paraId="26878A67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411" w:type="dxa"/>
            <w:noWrap w:val="0"/>
            <w:vAlign w:val="top"/>
          </w:tcPr>
          <w:p w14:paraId="00339CF9">
            <w:pPr>
              <w:pStyle w:val="99"/>
              <w:rPr>
                <w:rFonts w:hint="eastAsia"/>
              </w:rPr>
            </w:pPr>
            <w:r>
              <w:t>DATA</w:t>
            </w:r>
            <w:r>
              <w:rPr>
                <w:rFonts w:hint="eastAsia"/>
              </w:rPr>
              <w:t>2</w:t>
            </w:r>
          </w:p>
        </w:tc>
        <w:tc>
          <w:tcPr>
            <w:tcW w:w="580" w:type="dxa"/>
            <w:noWrap w:val="0"/>
            <w:vAlign w:val="center"/>
          </w:tcPr>
          <w:p w14:paraId="517EF968">
            <w:pPr>
              <w:pStyle w:val="99"/>
            </w:pPr>
          </w:p>
        </w:tc>
        <w:tc>
          <w:tcPr>
            <w:tcW w:w="2010" w:type="dxa"/>
            <w:noWrap w:val="0"/>
            <w:vAlign w:val="center"/>
          </w:tcPr>
          <w:p w14:paraId="1A4DD8AD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预留</w:t>
            </w:r>
          </w:p>
        </w:tc>
        <w:tc>
          <w:tcPr>
            <w:tcW w:w="2660" w:type="dxa"/>
            <w:noWrap w:val="0"/>
            <w:vAlign w:val="center"/>
          </w:tcPr>
          <w:p w14:paraId="084B0612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AAH</w:t>
            </w:r>
          </w:p>
        </w:tc>
        <w:tc>
          <w:tcPr>
            <w:tcW w:w="1559" w:type="dxa"/>
            <w:noWrap w:val="0"/>
            <w:vAlign w:val="center"/>
          </w:tcPr>
          <w:p w14:paraId="1732923B">
            <w:pPr>
              <w:pStyle w:val="99"/>
              <w:jc w:val="both"/>
              <w:rPr>
                <w:rFonts w:hint="eastAsia"/>
              </w:rPr>
            </w:pPr>
          </w:p>
        </w:tc>
      </w:tr>
      <w:tr w14:paraId="1C16594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3" w:hRule="atLeast"/>
          <w:jc w:val="center"/>
        </w:trPr>
        <w:tc>
          <w:tcPr>
            <w:tcW w:w="985" w:type="dxa"/>
            <w:vMerge w:val="continue"/>
            <w:noWrap w:val="0"/>
            <w:vAlign w:val="center"/>
          </w:tcPr>
          <w:p w14:paraId="1992CAEB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411" w:type="dxa"/>
            <w:noWrap w:val="0"/>
            <w:vAlign w:val="center"/>
          </w:tcPr>
          <w:p w14:paraId="5F28A453">
            <w:pPr>
              <w:pStyle w:val="99"/>
              <w:rPr>
                <w:rFonts w:hint="eastAsia"/>
              </w:rPr>
            </w:pPr>
            <w:r>
              <w:t>DATA</w:t>
            </w:r>
            <w:r>
              <w:rPr>
                <w:rFonts w:hint="eastAsia"/>
              </w:rPr>
              <w:t>3</w:t>
            </w:r>
          </w:p>
        </w:tc>
        <w:tc>
          <w:tcPr>
            <w:tcW w:w="580" w:type="dxa"/>
            <w:noWrap w:val="0"/>
            <w:vAlign w:val="center"/>
          </w:tcPr>
          <w:p w14:paraId="280EB89F">
            <w:pPr>
              <w:pStyle w:val="99"/>
            </w:pPr>
          </w:p>
        </w:tc>
        <w:tc>
          <w:tcPr>
            <w:tcW w:w="2010" w:type="dxa"/>
            <w:noWrap w:val="0"/>
            <w:vAlign w:val="top"/>
          </w:tcPr>
          <w:p w14:paraId="3D31AE3F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第一个APP处理结果4</w:t>
            </w:r>
          </w:p>
        </w:tc>
        <w:tc>
          <w:tcPr>
            <w:tcW w:w="2660" w:type="dxa"/>
            <w:noWrap w:val="0"/>
            <w:vAlign w:val="center"/>
          </w:tcPr>
          <w:p w14:paraId="25D3B654">
            <w:pPr>
              <w:pStyle w:val="99"/>
              <w:rPr>
                <w:rFonts w:hint="eastAsia" w:eastAsia="等线"/>
                <w:highlight w:val="yellow"/>
              </w:rPr>
            </w:pPr>
            <w:r>
              <w:rPr>
                <w:rFonts w:hint="eastAsia" w:eastAsia="等线"/>
              </w:rPr>
              <w:t>AAH</w:t>
            </w:r>
          </w:p>
        </w:tc>
        <w:tc>
          <w:tcPr>
            <w:tcW w:w="1559" w:type="dxa"/>
            <w:noWrap w:val="0"/>
            <w:vAlign w:val="top"/>
          </w:tcPr>
          <w:p w14:paraId="5E00920C">
            <w:pPr>
              <w:pStyle w:val="99"/>
              <w:rPr>
                <w:rFonts w:hint="eastAsia" w:eastAsia="等线"/>
                <w:highlight w:val="yellow"/>
              </w:rPr>
            </w:pPr>
          </w:p>
        </w:tc>
      </w:tr>
      <w:tr w14:paraId="4BD0343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" w:hRule="atLeast"/>
          <w:jc w:val="center"/>
        </w:trPr>
        <w:tc>
          <w:tcPr>
            <w:tcW w:w="985" w:type="dxa"/>
            <w:vMerge w:val="continue"/>
            <w:noWrap w:val="0"/>
            <w:vAlign w:val="center"/>
          </w:tcPr>
          <w:p w14:paraId="55D5F699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411" w:type="dxa"/>
            <w:noWrap w:val="0"/>
            <w:vAlign w:val="center"/>
          </w:tcPr>
          <w:p w14:paraId="57E14C5A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DATA4</w:t>
            </w:r>
          </w:p>
        </w:tc>
        <w:tc>
          <w:tcPr>
            <w:tcW w:w="580" w:type="dxa"/>
            <w:noWrap w:val="0"/>
            <w:vAlign w:val="center"/>
          </w:tcPr>
          <w:p w14:paraId="1FC59A38">
            <w:pPr>
              <w:pStyle w:val="99"/>
              <w:rPr>
                <w:rFonts w:hint="eastAsia"/>
              </w:rPr>
            </w:pPr>
          </w:p>
        </w:tc>
        <w:tc>
          <w:tcPr>
            <w:tcW w:w="2010" w:type="dxa"/>
            <w:noWrap w:val="0"/>
            <w:vAlign w:val="top"/>
          </w:tcPr>
          <w:p w14:paraId="257B4C53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第一个APP处理结果5</w:t>
            </w:r>
          </w:p>
        </w:tc>
        <w:tc>
          <w:tcPr>
            <w:tcW w:w="2660" w:type="dxa"/>
            <w:noWrap w:val="0"/>
            <w:vAlign w:val="center"/>
          </w:tcPr>
          <w:p w14:paraId="0E87239B">
            <w:pPr>
              <w:pStyle w:val="99"/>
              <w:rPr>
                <w:rFonts w:hint="eastAsia"/>
              </w:rPr>
            </w:pPr>
            <w:r>
              <w:rPr>
                <w:rFonts w:hint="eastAsia" w:eastAsia="等线"/>
              </w:rPr>
              <w:t>AAH</w:t>
            </w:r>
          </w:p>
        </w:tc>
        <w:tc>
          <w:tcPr>
            <w:tcW w:w="1559" w:type="dxa"/>
            <w:noWrap w:val="0"/>
            <w:vAlign w:val="top"/>
          </w:tcPr>
          <w:p w14:paraId="0F0FF084">
            <w:pPr>
              <w:pStyle w:val="99"/>
              <w:rPr>
                <w:rFonts w:hint="eastAsia"/>
              </w:rPr>
            </w:pPr>
          </w:p>
        </w:tc>
      </w:tr>
      <w:tr w14:paraId="6AE7B1C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985" w:type="dxa"/>
            <w:vMerge w:val="continue"/>
            <w:noWrap w:val="0"/>
            <w:vAlign w:val="center"/>
          </w:tcPr>
          <w:p w14:paraId="68491022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411" w:type="dxa"/>
            <w:noWrap w:val="0"/>
            <w:vAlign w:val="center"/>
          </w:tcPr>
          <w:p w14:paraId="3E0A2381">
            <w:pPr>
              <w:pStyle w:val="99"/>
            </w:pPr>
            <w:r>
              <w:rPr>
                <w:rFonts w:hint="eastAsia"/>
              </w:rPr>
              <w:t>DATA5</w:t>
            </w:r>
          </w:p>
        </w:tc>
        <w:tc>
          <w:tcPr>
            <w:tcW w:w="580" w:type="dxa"/>
            <w:noWrap w:val="0"/>
            <w:vAlign w:val="center"/>
          </w:tcPr>
          <w:p w14:paraId="199FD8A4">
            <w:pPr>
              <w:pStyle w:val="99"/>
            </w:pPr>
          </w:p>
        </w:tc>
        <w:tc>
          <w:tcPr>
            <w:tcW w:w="2010" w:type="dxa"/>
            <w:noWrap w:val="0"/>
            <w:vAlign w:val="top"/>
          </w:tcPr>
          <w:p w14:paraId="7D86985E">
            <w:pPr>
              <w:pStyle w:val="99"/>
            </w:pPr>
            <w:r>
              <w:rPr>
                <w:rFonts w:hint="eastAsia"/>
              </w:rPr>
              <w:t>第一个APP处理结果6</w:t>
            </w:r>
          </w:p>
        </w:tc>
        <w:tc>
          <w:tcPr>
            <w:tcW w:w="2660" w:type="dxa"/>
            <w:noWrap w:val="0"/>
            <w:vAlign w:val="center"/>
          </w:tcPr>
          <w:p w14:paraId="57FAFB5F">
            <w:pPr>
              <w:pStyle w:val="99"/>
            </w:pPr>
            <w:r>
              <w:rPr>
                <w:rFonts w:hint="eastAsia" w:eastAsia="等线"/>
              </w:rPr>
              <w:t>AAH</w:t>
            </w:r>
          </w:p>
        </w:tc>
        <w:tc>
          <w:tcPr>
            <w:tcW w:w="1559" w:type="dxa"/>
            <w:noWrap w:val="0"/>
            <w:vAlign w:val="top"/>
          </w:tcPr>
          <w:p w14:paraId="2A636F33">
            <w:pPr>
              <w:pStyle w:val="99"/>
            </w:pPr>
          </w:p>
        </w:tc>
      </w:tr>
      <w:tr w14:paraId="0A4E4BB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985" w:type="dxa"/>
            <w:vMerge w:val="continue"/>
            <w:noWrap w:val="0"/>
            <w:vAlign w:val="center"/>
          </w:tcPr>
          <w:p w14:paraId="790CE0F3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411" w:type="dxa"/>
            <w:noWrap w:val="0"/>
            <w:vAlign w:val="center"/>
          </w:tcPr>
          <w:p w14:paraId="134ED9E6">
            <w:pPr>
              <w:pStyle w:val="99"/>
            </w:pPr>
            <w:r>
              <w:rPr>
                <w:rFonts w:hint="eastAsia"/>
              </w:rPr>
              <w:t>DATA6</w:t>
            </w:r>
          </w:p>
        </w:tc>
        <w:tc>
          <w:tcPr>
            <w:tcW w:w="580" w:type="dxa"/>
            <w:noWrap w:val="0"/>
            <w:vAlign w:val="center"/>
          </w:tcPr>
          <w:p w14:paraId="1A694560">
            <w:pPr>
              <w:pStyle w:val="99"/>
            </w:pPr>
          </w:p>
        </w:tc>
        <w:tc>
          <w:tcPr>
            <w:tcW w:w="2010" w:type="dxa"/>
            <w:noWrap w:val="0"/>
            <w:vAlign w:val="top"/>
          </w:tcPr>
          <w:p w14:paraId="37E6ACCB">
            <w:pPr>
              <w:pStyle w:val="99"/>
            </w:pPr>
            <w:r>
              <w:rPr>
                <w:rFonts w:hint="eastAsia"/>
              </w:rPr>
              <w:t>第一个APP处理结果7</w:t>
            </w:r>
          </w:p>
        </w:tc>
        <w:tc>
          <w:tcPr>
            <w:tcW w:w="2660" w:type="dxa"/>
            <w:noWrap w:val="0"/>
            <w:vAlign w:val="center"/>
          </w:tcPr>
          <w:p w14:paraId="79862945">
            <w:pPr>
              <w:pStyle w:val="99"/>
            </w:pPr>
            <w:r>
              <w:rPr>
                <w:rFonts w:hint="eastAsia" w:eastAsia="等线"/>
              </w:rPr>
              <w:t>AAH</w:t>
            </w:r>
          </w:p>
        </w:tc>
        <w:tc>
          <w:tcPr>
            <w:tcW w:w="1559" w:type="dxa"/>
            <w:noWrap w:val="0"/>
            <w:vAlign w:val="top"/>
          </w:tcPr>
          <w:p w14:paraId="5721B9BC">
            <w:pPr>
              <w:pStyle w:val="99"/>
            </w:pPr>
          </w:p>
        </w:tc>
      </w:tr>
      <w:tr w14:paraId="4BF6CC2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  <w:jc w:val="center"/>
        </w:trPr>
        <w:tc>
          <w:tcPr>
            <w:tcW w:w="985" w:type="dxa"/>
            <w:vMerge w:val="continue"/>
            <w:noWrap w:val="0"/>
            <w:vAlign w:val="center"/>
          </w:tcPr>
          <w:p w14:paraId="72411BDB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411" w:type="dxa"/>
            <w:noWrap w:val="0"/>
            <w:vAlign w:val="center"/>
          </w:tcPr>
          <w:p w14:paraId="4AD9BAC2">
            <w:pPr>
              <w:pStyle w:val="99"/>
            </w:pPr>
            <w:r>
              <w:rPr>
                <w:rFonts w:hint="eastAsia"/>
              </w:rPr>
              <w:t>DATA7</w:t>
            </w:r>
          </w:p>
        </w:tc>
        <w:tc>
          <w:tcPr>
            <w:tcW w:w="580" w:type="dxa"/>
            <w:noWrap w:val="0"/>
            <w:vAlign w:val="center"/>
          </w:tcPr>
          <w:p w14:paraId="5D94F645">
            <w:pPr>
              <w:pStyle w:val="99"/>
            </w:pPr>
          </w:p>
        </w:tc>
        <w:tc>
          <w:tcPr>
            <w:tcW w:w="2010" w:type="dxa"/>
            <w:noWrap w:val="0"/>
            <w:vAlign w:val="top"/>
          </w:tcPr>
          <w:p w14:paraId="6FEB1470">
            <w:pPr>
              <w:pStyle w:val="99"/>
            </w:pPr>
            <w:r>
              <w:rPr>
                <w:rFonts w:hint="eastAsia"/>
              </w:rPr>
              <w:t>第一个APP处理结果8</w:t>
            </w:r>
          </w:p>
        </w:tc>
        <w:tc>
          <w:tcPr>
            <w:tcW w:w="2660" w:type="dxa"/>
            <w:noWrap w:val="0"/>
            <w:vAlign w:val="center"/>
          </w:tcPr>
          <w:p w14:paraId="47D70C69">
            <w:pPr>
              <w:pStyle w:val="99"/>
            </w:pPr>
            <w:r>
              <w:rPr>
                <w:rFonts w:hint="eastAsia" w:eastAsia="等线"/>
              </w:rPr>
              <w:t>AAH</w:t>
            </w:r>
          </w:p>
        </w:tc>
        <w:tc>
          <w:tcPr>
            <w:tcW w:w="1559" w:type="dxa"/>
            <w:noWrap w:val="0"/>
            <w:vAlign w:val="top"/>
          </w:tcPr>
          <w:p w14:paraId="2E1BF2D2">
            <w:pPr>
              <w:pStyle w:val="99"/>
            </w:pPr>
          </w:p>
        </w:tc>
      </w:tr>
      <w:tr w14:paraId="3AAD048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7" w:hRule="atLeast"/>
          <w:jc w:val="center"/>
        </w:trPr>
        <w:tc>
          <w:tcPr>
            <w:tcW w:w="985" w:type="dxa"/>
            <w:vMerge w:val="restart"/>
            <w:noWrap w:val="0"/>
            <w:vAlign w:val="center"/>
          </w:tcPr>
          <w:p w14:paraId="6294B06F">
            <w:pPr>
              <w:spacing w:line="240" w:lineRule="auto"/>
              <w:ind w:firstLine="0" w:firstLineChars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使用</w:t>
            </w:r>
            <w:r>
              <w:rPr>
                <w:sz w:val="21"/>
                <w:szCs w:val="21"/>
              </w:rPr>
              <w:t>说明</w:t>
            </w:r>
          </w:p>
        </w:tc>
        <w:tc>
          <w:tcPr>
            <w:tcW w:w="1411" w:type="dxa"/>
            <w:noWrap w:val="0"/>
            <w:vAlign w:val="center"/>
          </w:tcPr>
          <w:p w14:paraId="0CD9738C">
            <w:pPr>
              <w:spacing w:line="240" w:lineRule="auto"/>
              <w:ind w:firstLine="0" w:firstLineChars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发送</w:t>
            </w:r>
            <w:r>
              <w:rPr>
                <w:sz w:val="21"/>
                <w:szCs w:val="21"/>
              </w:rPr>
              <w:t>条件</w:t>
            </w:r>
          </w:p>
        </w:tc>
        <w:tc>
          <w:tcPr>
            <w:tcW w:w="6809" w:type="dxa"/>
            <w:gridSpan w:val="4"/>
            <w:noWrap w:val="0"/>
            <w:vAlign w:val="center"/>
          </w:tcPr>
          <w:p w14:paraId="517D9131">
            <w:pPr>
              <w:pStyle w:val="99"/>
            </w:pPr>
            <w:r>
              <w:rPr>
                <w:rFonts w:hint="eastAsia"/>
              </w:rPr>
              <w:t>接收</w:t>
            </w:r>
            <w:r>
              <w:t>到中心机</w:t>
            </w:r>
            <w:r>
              <w:rPr>
                <w:rFonts w:hint="eastAsia"/>
              </w:rPr>
              <w:t>工程参数采集指令（AP-Z002）后20</w:t>
            </w:r>
            <w:r>
              <w:t>ms内返回该帧</w:t>
            </w:r>
          </w:p>
        </w:tc>
      </w:tr>
      <w:tr w14:paraId="013FEB0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7" w:hRule="atLeast"/>
          <w:jc w:val="center"/>
        </w:trPr>
        <w:tc>
          <w:tcPr>
            <w:tcW w:w="985" w:type="dxa"/>
            <w:vMerge w:val="continue"/>
            <w:noWrap w:val="0"/>
            <w:vAlign w:val="center"/>
          </w:tcPr>
          <w:p w14:paraId="262DDFC6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411" w:type="dxa"/>
            <w:noWrap w:val="0"/>
            <w:vAlign w:val="center"/>
          </w:tcPr>
          <w:p w14:paraId="6EFE68C0">
            <w:pPr>
              <w:spacing w:line="240" w:lineRule="auto"/>
              <w:ind w:firstLine="0" w:firstLineChars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处理</w:t>
            </w:r>
            <w:r>
              <w:rPr>
                <w:sz w:val="21"/>
                <w:szCs w:val="21"/>
              </w:rPr>
              <w:t>要求</w:t>
            </w:r>
          </w:p>
        </w:tc>
        <w:tc>
          <w:tcPr>
            <w:tcW w:w="6809" w:type="dxa"/>
            <w:gridSpan w:val="4"/>
            <w:noWrap w:val="0"/>
            <w:vAlign w:val="center"/>
          </w:tcPr>
          <w:p w14:paraId="10D76C48">
            <w:pPr>
              <w:pStyle w:val="99"/>
            </w:pPr>
            <w:r>
              <w:rPr>
                <w:rFonts w:hint="eastAsia"/>
              </w:rPr>
              <w:t>若</w:t>
            </w:r>
            <w:r>
              <w:t>中心机在</w:t>
            </w:r>
            <w:r>
              <w:rPr>
                <w:rFonts w:hint="eastAsia"/>
              </w:rPr>
              <w:t>工程参数采集指令（AP-Z002）发出</w:t>
            </w:r>
            <w:r>
              <w:t>后</w:t>
            </w:r>
            <w:r>
              <w:rPr>
                <w:rFonts w:hint="eastAsia"/>
              </w:rPr>
              <w:t>2</w:t>
            </w:r>
            <w:r>
              <w:t>s内未接收到该帧，则按超时处理</w:t>
            </w:r>
          </w:p>
        </w:tc>
      </w:tr>
    </w:tbl>
    <w:p w14:paraId="02522077">
      <w:pPr>
        <w:ind w:firstLine="480"/>
      </w:pPr>
    </w:p>
    <w:p w14:paraId="46E61EA6">
      <w:pPr>
        <w:pStyle w:val="6"/>
        <w:spacing w:before="326" w:after="163"/>
        <w:rPr>
          <w:rFonts w:hint="eastAsia"/>
        </w:rPr>
      </w:pPr>
      <w:r>
        <w:rPr>
          <w:rFonts w:hint="eastAsia"/>
        </w:rPr>
        <w:t>工程参数帧10（AP-G010）</w:t>
      </w:r>
    </w:p>
    <w:p w14:paraId="6E065704">
      <w:pPr>
        <w:pStyle w:val="14"/>
      </w:pPr>
      <w:r>
        <w:rPr>
          <w:rFonts w:hint="eastAsia"/>
        </w:rPr>
        <w:t>表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表 \* ARABIC</w:instrText>
      </w:r>
      <w:r>
        <w:instrText xml:space="preserve"> </w:instrText>
      </w:r>
      <w:r>
        <w:fldChar w:fldCharType="separate"/>
      </w:r>
      <w:r>
        <w:rPr>
          <w:lang/>
        </w:rPr>
        <w:t>36</w:t>
      </w:r>
      <w:r>
        <w:fldChar w:fldCharType="end"/>
      </w:r>
      <w:r>
        <w:t>工程参数帧</w:t>
      </w:r>
      <w:r>
        <w:rPr>
          <w:rFonts w:hint="eastAsia"/>
        </w:rPr>
        <w:t>10</w:t>
      </w:r>
      <w:r>
        <w:t>（</w:t>
      </w:r>
      <w:r>
        <w:rPr>
          <w:rFonts w:hint="eastAsia"/>
        </w:rPr>
        <w:t>AP-G010</w:t>
      </w:r>
      <w:r>
        <w:t>）</w:t>
      </w:r>
    </w:p>
    <w:tbl>
      <w:tblPr>
        <w:tblStyle w:val="43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85"/>
        <w:gridCol w:w="1411"/>
        <w:gridCol w:w="580"/>
        <w:gridCol w:w="2010"/>
        <w:gridCol w:w="2660"/>
        <w:gridCol w:w="1559"/>
      </w:tblGrid>
      <w:tr w14:paraId="2AF137C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4" w:hRule="atLeast"/>
          <w:jc w:val="center"/>
        </w:trPr>
        <w:tc>
          <w:tcPr>
            <w:tcW w:w="9205" w:type="dxa"/>
            <w:gridSpan w:val="6"/>
            <w:noWrap w:val="0"/>
            <w:vAlign w:val="center"/>
          </w:tcPr>
          <w:p w14:paraId="105670EA">
            <w:pPr>
              <w:spacing w:line="240" w:lineRule="auto"/>
              <w:ind w:firstLine="0" w:firstLineChars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AI处理板</w:t>
            </w:r>
            <w:r>
              <w:rPr>
                <w:sz w:val="21"/>
                <w:szCs w:val="21"/>
              </w:rPr>
              <w:t>工程参数帧</w:t>
            </w:r>
            <w:r>
              <w:rPr>
                <w:rFonts w:hint="eastAsia"/>
                <w:sz w:val="21"/>
                <w:szCs w:val="21"/>
              </w:rPr>
              <w:t>10格式:AP-G010</w:t>
            </w:r>
          </w:p>
        </w:tc>
      </w:tr>
      <w:tr w14:paraId="14C4537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4" w:hRule="atLeast"/>
          <w:jc w:val="center"/>
        </w:trPr>
        <w:tc>
          <w:tcPr>
            <w:tcW w:w="985" w:type="dxa"/>
            <w:noWrap w:val="0"/>
            <w:vAlign w:val="center"/>
          </w:tcPr>
          <w:p w14:paraId="3F169A85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仲裁域</w:t>
            </w:r>
          </w:p>
        </w:tc>
        <w:tc>
          <w:tcPr>
            <w:tcW w:w="1991" w:type="dxa"/>
            <w:gridSpan w:val="2"/>
            <w:noWrap w:val="0"/>
            <w:vAlign w:val="center"/>
          </w:tcPr>
          <w:p w14:paraId="2A097B9E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ID28~21</w:t>
            </w:r>
            <w:r>
              <w:rPr>
                <w:rFonts w:hint="eastAsia"/>
                <w:sz w:val="21"/>
                <w:szCs w:val="21"/>
              </w:rPr>
              <w:t>:C9</w:t>
            </w:r>
            <w:r>
              <w:rPr>
                <w:sz w:val="21"/>
                <w:szCs w:val="21"/>
              </w:rPr>
              <w:t>H</w:t>
            </w:r>
          </w:p>
        </w:tc>
        <w:tc>
          <w:tcPr>
            <w:tcW w:w="2010" w:type="dxa"/>
            <w:noWrap w:val="0"/>
            <w:vAlign w:val="center"/>
          </w:tcPr>
          <w:p w14:paraId="13832409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ID20~13</w:t>
            </w:r>
            <w:r>
              <w:rPr>
                <w:rFonts w:hint="eastAsia"/>
                <w:sz w:val="21"/>
                <w:szCs w:val="21"/>
              </w:rPr>
              <w:t>:0A</w:t>
            </w:r>
            <w:r>
              <w:rPr>
                <w:sz w:val="21"/>
                <w:szCs w:val="21"/>
              </w:rPr>
              <w:t>H</w:t>
            </w:r>
          </w:p>
        </w:tc>
        <w:tc>
          <w:tcPr>
            <w:tcW w:w="2660" w:type="dxa"/>
            <w:noWrap w:val="0"/>
            <w:vAlign w:val="center"/>
          </w:tcPr>
          <w:p w14:paraId="634B3D2B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ID12~ID6</w:t>
            </w:r>
            <w:r>
              <w:rPr>
                <w:rFonts w:hint="eastAsia"/>
                <w:sz w:val="21"/>
                <w:szCs w:val="21"/>
              </w:rPr>
              <w:t>:</w:t>
            </w:r>
          </w:p>
          <w:p w14:paraId="5E298CE7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同ID28~ID22</w:t>
            </w:r>
          </w:p>
        </w:tc>
        <w:tc>
          <w:tcPr>
            <w:tcW w:w="1559" w:type="dxa"/>
            <w:noWrap w:val="0"/>
            <w:vAlign w:val="center"/>
          </w:tcPr>
          <w:p w14:paraId="6EB3AB9E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ID5~0</w:t>
            </w:r>
            <w:r>
              <w:rPr>
                <w:rFonts w:hint="eastAsia"/>
                <w:sz w:val="21"/>
                <w:szCs w:val="21"/>
              </w:rPr>
              <w:t>:</w:t>
            </w:r>
            <w:r>
              <w:rPr>
                <w:sz w:val="21"/>
                <w:szCs w:val="21"/>
              </w:rPr>
              <w:t>00H</w:t>
            </w:r>
          </w:p>
        </w:tc>
      </w:tr>
      <w:tr w14:paraId="66D0881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4" w:hRule="atLeast"/>
          <w:jc w:val="center"/>
        </w:trPr>
        <w:tc>
          <w:tcPr>
            <w:tcW w:w="985" w:type="dxa"/>
            <w:vMerge w:val="restart"/>
            <w:noWrap w:val="0"/>
            <w:vAlign w:val="center"/>
          </w:tcPr>
          <w:p w14:paraId="38A156A9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数据域</w:t>
            </w:r>
          </w:p>
        </w:tc>
        <w:tc>
          <w:tcPr>
            <w:tcW w:w="1411" w:type="dxa"/>
            <w:noWrap w:val="0"/>
            <w:vAlign w:val="center"/>
          </w:tcPr>
          <w:p w14:paraId="7CD0C716">
            <w:pPr>
              <w:pStyle w:val="99"/>
              <w:rPr>
                <w:rFonts w:hint="eastAsia"/>
              </w:rPr>
            </w:pPr>
            <w:r>
              <w:t>DATA0</w:t>
            </w:r>
          </w:p>
        </w:tc>
        <w:tc>
          <w:tcPr>
            <w:tcW w:w="580" w:type="dxa"/>
            <w:noWrap w:val="0"/>
            <w:vAlign w:val="center"/>
          </w:tcPr>
          <w:p w14:paraId="3EC42853">
            <w:pPr>
              <w:pStyle w:val="99"/>
            </w:pPr>
          </w:p>
        </w:tc>
        <w:tc>
          <w:tcPr>
            <w:tcW w:w="2010" w:type="dxa"/>
            <w:noWrap w:val="0"/>
            <w:vAlign w:val="center"/>
          </w:tcPr>
          <w:p w14:paraId="6BCE528E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第一个APP处理结果9</w:t>
            </w:r>
          </w:p>
        </w:tc>
        <w:tc>
          <w:tcPr>
            <w:tcW w:w="2660" w:type="dxa"/>
            <w:noWrap w:val="0"/>
            <w:vAlign w:val="center"/>
          </w:tcPr>
          <w:p w14:paraId="59BC3713">
            <w:pPr>
              <w:pStyle w:val="99"/>
              <w:rPr>
                <w:rFonts w:hint="eastAsia"/>
              </w:rPr>
            </w:pPr>
            <w:r>
              <w:rPr>
                <w:rFonts w:hint="eastAsia" w:eastAsia="等线"/>
              </w:rPr>
              <w:t>AAH</w:t>
            </w:r>
          </w:p>
        </w:tc>
        <w:tc>
          <w:tcPr>
            <w:tcW w:w="1559" w:type="dxa"/>
            <w:noWrap w:val="0"/>
            <w:vAlign w:val="center"/>
          </w:tcPr>
          <w:p w14:paraId="498B72B9">
            <w:pPr>
              <w:pStyle w:val="99"/>
              <w:jc w:val="both"/>
              <w:rPr>
                <w:rFonts w:hint="eastAsia"/>
              </w:rPr>
            </w:pPr>
          </w:p>
        </w:tc>
      </w:tr>
      <w:tr w14:paraId="5248918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4" w:hRule="atLeast"/>
          <w:jc w:val="center"/>
        </w:trPr>
        <w:tc>
          <w:tcPr>
            <w:tcW w:w="985" w:type="dxa"/>
            <w:vMerge w:val="continue"/>
            <w:noWrap w:val="0"/>
            <w:vAlign w:val="center"/>
          </w:tcPr>
          <w:p w14:paraId="5C6FF4F5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411" w:type="dxa"/>
            <w:noWrap w:val="0"/>
            <w:vAlign w:val="top"/>
          </w:tcPr>
          <w:p w14:paraId="04770201">
            <w:pPr>
              <w:pStyle w:val="99"/>
              <w:rPr>
                <w:rFonts w:hint="eastAsia"/>
              </w:rPr>
            </w:pPr>
            <w:r>
              <w:t>DATA</w:t>
            </w:r>
            <w:r>
              <w:rPr>
                <w:rFonts w:hint="eastAsia"/>
              </w:rPr>
              <w:t>1</w:t>
            </w:r>
          </w:p>
        </w:tc>
        <w:tc>
          <w:tcPr>
            <w:tcW w:w="580" w:type="dxa"/>
            <w:noWrap w:val="0"/>
            <w:vAlign w:val="center"/>
          </w:tcPr>
          <w:p w14:paraId="42EAB5E3">
            <w:pPr>
              <w:pStyle w:val="99"/>
            </w:pPr>
          </w:p>
        </w:tc>
        <w:tc>
          <w:tcPr>
            <w:tcW w:w="2010" w:type="dxa"/>
            <w:noWrap w:val="0"/>
            <w:vAlign w:val="top"/>
          </w:tcPr>
          <w:p w14:paraId="7E31921C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第一个APP处理结果10</w:t>
            </w:r>
          </w:p>
        </w:tc>
        <w:tc>
          <w:tcPr>
            <w:tcW w:w="2660" w:type="dxa"/>
            <w:noWrap w:val="0"/>
            <w:vAlign w:val="center"/>
          </w:tcPr>
          <w:p w14:paraId="6D9EABFA">
            <w:pPr>
              <w:pStyle w:val="99"/>
              <w:rPr>
                <w:rFonts w:hint="eastAsia"/>
              </w:rPr>
            </w:pPr>
            <w:r>
              <w:rPr>
                <w:rFonts w:hint="eastAsia" w:eastAsia="等线"/>
              </w:rPr>
              <w:t>AAH</w:t>
            </w:r>
          </w:p>
        </w:tc>
        <w:tc>
          <w:tcPr>
            <w:tcW w:w="1559" w:type="dxa"/>
            <w:noWrap w:val="0"/>
            <w:vAlign w:val="top"/>
          </w:tcPr>
          <w:p w14:paraId="2CE50EA2">
            <w:pPr>
              <w:pStyle w:val="99"/>
              <w:rPr>
                <w:rFonts w:hint="eastAsia"/>
              </w:rPr>
            </w:pPr>
          </w:p>
        </w:tc>
      </w:tr>
      <w:tr w14:paraId="61937C4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4" w:hRule="atLeast"/>
          <w:jc w:val="center"/>
        </w:trPr>
        <w:tc>
          <w:tcPr>
            <w:tcW w:w="985" w:type="dxa"/>
            <w:vMerge w:val="continue"/>
            <w:noWrap w:val="0"/>
            <w:vAlign w:val="center"/>
          </w:tcPr>
          <w:p w14:paraId="09AF6827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411" w:type="dxa"/>
            <w:noWrap w:val="0"/>
            <w:vAlign w:val="top"/>
          </w:tcPr>
          <w:p w14:paraId="7E3198AF">
            <w:pPr>
              <w:pStyle w:val="99"/>
              <w:rPr>
                <w:rFonts w:hint="eastAsia"/>
              </w:rPr>
            </w:pPr>
            <w:r>
              <w:t>DATA</w:t>
            </w:r>
            <w:r>
              <w:rPr>
                <w:rFonts w:hint="eastAsia"/>
              </w:rPr>
              <w:t>2</w:t>
            </w:r>
          </w:p>
        </w:tc>
        <w:tc>
          <w:tcPr>
            <w:tcW w:w="580" w:type="dxa"/>
            <w:noWrap w:val="0"/>
            <w:vAlign w:val="center"/>
          </w:tcPr>
          <w:p w14:paraId="63FCA3FA">
            <w:pPr>
              <w:pStyle w:val="99"/>
            </w:pPr>
          </w:p>
        </w:tc>
        <w:tc>
          <w:tcPr>
            <w:tcW w:w="2010" w:type="dxa"/>
            <w:noWrap w:val="0"/>
            <w:vAlign w:val="top"/>
          </w:tcPr>
          <w:p w14:paraId="2C7E10E2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第一个APP处理结果11</w:t>
            </w:r>
          </w:p>
        </w:tc>
        <w:tc>
          <w:tcPr>
            <w:tcW w:w="2660" w:type="dxa"/>
            <w:noWrap w:val="0"/>
            <w:vAlign w:val="center"/>
          </w:tcPr>
          <w:p w14:paraId="421F1611">
            <w:pPr>
              <w:pStyle w:val="99"/>
              <w:rPr>
                <w:rFonts w:hint="eastAsia"/>
              </w:rPr>
            </w:pPr>
            <w:r>
              <w:rPr>
                <w:rFonts w:hint="eastAsia" w:eastAsia="等线"/>
              </w:rPr>
              <w:t>AAH</w:t>
            </w:r>
          </w:p>
        </w:tc>
        <w:tc>
          <w:tcPr>
            <w:tcW w:w="1559" w:type="dxa"/>
            <w:noWrap w:val="0"/>
            <w:vAlign w:val="top"/>
          </w:tcPr>
          <w:p w14:paraId="3D24BA79">
            <w:pPr>
              <w:pStyle w:val="99"/>
              <w:rPr>
                <w:rFonts w:hint="eastAsia"/>
              </w:rPr>
            </w:pPr>
          </w:p>
        </w:tc>
      </w:tr>
      <w:tr w14:paraId="33FBAB6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3" w:hRule="atLeast"/>
          <w:jc w:val="center"/>
        </w:trPr>
        <w:tc>
          <w:tcPr>
            <w:tcW w:w="985" w:type="dxa"/>
            <w:vMerge w:val="continue"/>
            <w:noWrap w:val="0"/>
            <w:vAlign w:val="center"/>
          </w:tcPr>
          <w:p w14:paraId="476AF5C1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411" w:type="dxa"/>
            <w:noWrap w:val="0"/>
            <w:vAlign w:val="center"/>
          </w:tcPr>
          <w:p w14:paraId="43B22595">
            <w:pPr>
              <w:pStyle w:val="99"/>
              <w:rPr>
                <w:rFonts w:hint="eastAsia"/>
              </w:rPr>
            </w:pPr>
            <w:r>
              <w:t>DATA</w:t>
            </w:r>
            <w:r>
              <w:rPr>
                <w:rFonts w:hint="eastAsia"/>
              </w:rPr>
              <w:t>3</w:t>
            </w:r>
          </w:p>
        </w:tc>
        <w:tc>
          <w:tcPr>
            <w:tcW w:w="580" w:type="dxa"/>
            <w:noWrap w:val="0"/>
            <w:vAlign w:val="center"/>
          </w:tcPr>
          <w:p w14:paraId="34DC3FDC">
            <w:pPr>
              <w:pStyle w:val="99"/>
            </w:pPr>
          </w:p>
        </w:tc>
        <w:tc>
          <w:tcPr>
            <w:tcW w:w="2010" w:type="dxa"/>
            <w:noWrap w:val="0"/>
            <w:vAlign w:val="top"/>
          </w:tcPr>
          <w:p w14:paraId="264C84FB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第一个APP处理结果12</w:t>
            </w:r>
          </w:p>
        </w:tc>
        <w:tc>
          <w:tcPr>
            <w:tcW w:w="2660" w:type="dxa"/>
            <w:noWrap w:val="0"/>
            <w:vAlign w:val="center"/>
          </w:tcPr>
          <w:p w14:paraId="70F62B81">
            <w:pPr>
              <w:pStyle w:val="99"/>
              <w:rPr>
                <w:rFonts w:hint="eastAsia" w:eastAsia="等线"/>
                <w:highlight w:val="yellow"/>
              </w:rPr>
            </w:pPr>
            <w:r>
              <w:rPr>
                <w:rFonts w:hint="eastAsia" w:eastAsia="等线"/>
              </w:rPr>
              <w:t>AAH</w:t>
            </w:r>
          </w:p>
        </w:tc>
        <w:tc>
          <w:tcPr>
            <w:tcW w:w="1559" w:type="dxa"/>
            <w:noWrap w:val="0"/>
            <w:vAlign w:val="top"/>
          </w:tcPr>
          <w:p w14:paraId="46A8AEC9">
            <w:pPr>
              <w:pStyle w:val="99"/>
              <w:rPr>
                <w:rFonts w:hint="eastAsia" w:eastAsia="等线"/>
                <w:highlight w:val="yellow"/>
              </w:rPr>
            </w:pPr>
          </w:p>
        </w:tc>
      </w:tr>
      <w:tr w14:paraId="5EDEB71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" w:hRule="atLeast"/>
          <w:jc w:val="center"/>
        </w:trPr>
        <w:tc>
          <w:tcPr>
            <w:tcW w:w="985" w:type="dxa"/>
            <w:vMerge w:val="continue"/>
            <w:noWrap w:val="0"/>
            <w:vAlign w:val="center"/>
          </w:tcPr>
          <w:p w14:paraId="554C735A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411" w:type="dxa"/>
            <w:noWrap w:val="0"/>
            <w:vAlign w:val="center"/>
          </w:tcPr>
          <w:p w14:paraId="4A8EC60B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DATA4</w:t>
            </w:r>
          </w:p>
        </w:tc>
        <w:tc>
          <w:tcPr>
            <w:tcW w:w="580" w:type="dxa"/>
            <w:noWrap w:val="0"/>
            <w:vAlign w:val="center"/>
          </w:tcPr>
          <w:p w14:paraId="5804EF54">
            <w:pPr>
              <w:pStyle w:val="99"/>
              <w:rPr>
                <w:rFonts w:hint="eastAsia"/>
              </w:rPr>
            </w:pPr>
          </w:p>
        </w:tc>
        <w:tc>
          <w:tcPr>
            <w:tcW w:w="2010" w:type="dxa"/>
            <w:noWrap w:val="0"/>
            <w:vAlign w:val="top"/>
          </w:tcPr>
          <w:p w14:paraId="13324042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第一个APP处理结果13</w:t>
            </w:r>
          </w:p>
        </w:tc>
        <w:tc>
          <w:tcPr>
            <w:tcW w:w="2660" w:type="dxa"/>
            <w:noWrap w:val="0"/>
            <w:vAlign w:val="center"/>
          </w:tcPr>
          <w:p w14:paraId="0842B9E9">
            <w:pPr>
              <w:pStyle w:val="99"/>
              <w:rPr>
                <w:rFonts w:hint="eastAsia"/>
              </w:rPr>
            </w:pPr>
            <w:r>
              <w:rPr>
                <w:rFonts w:hint="eastAsia" w:eastAsia="等线"/>
              </w:rPr>
              <w:t>AAH</w:t>
            </w:r>
          </w:p>
        </w:tc>
        <w:tc>
          <w:tcPr>
            <w:tcW w:w="1559" w:type="dxa"/>
            <w:noWrap w:val="0"/>
            <w:vAlign w:val="top"/>
          </w:tcPr>
          <w:p w14:paraId="58783830">
            <w:pPr>
              <w:pStyle w:val="99"/>
              <w:rPr>
                <w:rFonts w:hint="eastAsia"/>
              </w:rPr>
            </w:pPr>
          </w:p>
        </w:tc>
      </w:tr>
      <w:tr w14:paraId="41FCD42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985" w:type="dxa"/>
            <w:vMerge w:val="continue"/>
            <w:noWrap w:val="0"/>
            <w:vAlign w:val="center"/>
          </w:tcPr>
          <w:p w14:paraId="08A54257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411" w:type="dxa"/>
            <w:noWrap w:val="0"/>
            <w:vAlign w:val="center"/>
          </w:tcPr>
          <w:p w14:paraId="64FD858B">
            <w:pPr>
              <w:pStyle w:val="99"/>
            </w:pPr>
            <w:r>
              <w:rPr>
                <w:rFonts w:hint="eastAsia"/>
              </w:rPr>
              <w:t>DATA5</w:t>
            </w:r>
          </w:p>
        </w:tc>
        <w:tc>
          <w:tcPr>
            <w:tcW w:w="580" w:type="dxa"/>
            <w:noWrap w:val="0"/>
            <w:vAlign w:val="center"/>
          </w:tcPr>
          <w:p w14:paraId="78767A7B">
            <w:pPr>
              <w:pStyle w:val="99"/>
            </w:pPr>
          </w:p>
        </w:tc>
        <w:tc>
          <w:tcPr>
            <w:tcW w:w="2010" w:type="dxa"/>
            <w:noWrap w:val="0"/>
            <w:vAlign w:val="top"/>
          </w:tcPr>
          <w:p w14:paraId="77C0DDDF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第一个APP处理结果14</w:t>
            </w:r>
          </w:p>
        </w:tc>
        <w:tc>
          <w:tcPr>
            <w:tcW w:w="2660" w:type="dxa"/>
            <w:noWrap w:val="0"/>
            <w:vAlign w:val="center"/>
          </w:tcPr>
          <w:p w14:paraId="4E33BFC3">
            <w:pPr>
              <w:pStyle w:val="99"/>
            </w:pPr>
            <w:r>
              <w:rPr>
                <w:rFonts w:hint="eastAsia" w:eastAsia="等线"/>
              </w:rPr>
              <w:t>AAH</w:t>
            </w:r>
          </w:p>
        </w:tc>
        <w:tc>
          <w:tcPr>
            <w:tcW w:w="1559" w:type="dxa"/>
            <w:noWrap w:val="0"/>
            <w:vAlign w:val="top"/>
          </w:tcPr>
          <w:p w14:paraId="230B2ABA">
            <w:pPr>
              <w:pStyle w:val="99"/>
            </w:pPr>
          </w:p>
        </w:tc>
      </w:tr>
      <w:tr w14:paraId="1796051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985" w:type="dxa"/>
            <w:vMerge w:val="continue"/>
            <w:noWrap w:val="0"/>
            <w:vAlign w:val="center"/>
          </w:tcPr>
          <w:p w14:paraId="56CE15E1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411" w:type="dxa"/>
            <w:noWrap w:val="0"/>
            <w:vAlign w:val="center"/>
          </w:tcPr>
          <w:p w14:paraId="51A16A50">
            <w:pPr>
              <w:pStyle w:val="99"/>
            </w:pPr>
            <w:r>
              <w:rPr>
                <w:rFonts w:hint="eastAsia"/>
              </w:rPr>
              <w:t>DATA6</w:t>
            </w:r>
          </w:p>
        </w:tc>
        <w:tc>
          <w:tcPr>
            <w:tcW w:w="580" w:type="dxa"/>
            <w:noWrap w:val="0"/>
            <w:vAlign w:val="center"/>
          </w:tcPr>
          <w:p w14:paraId="213C9812">
            <w:pPr>
              <w:pStyle w:val="99"/>
            </w:pPr>
          </w:p>
        </w:tc>
        <w:tc>
          <w:tcPr>
            <w:tcW w:w="2010" w:type="dxa"/>
            <w:noWrap w:val="0"/>
            <w:vAlign w:val="top"/>
          </w:tcPr>
          <w:p w14:paraId="16CE3C28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第一个APP处理结果15</w:t>
            </w:r>
          </w:p>
        </w:tc>
        <w:tc>
          <w:tcPr>
            <w:tcW w:w="2660" w:type="dxa"/>
            <w:noWrap w:val="0"/>
            <w:vAlign w:val="center"/>
          </w:tcPr>
          <w:p w14:paraId="4D11772F">
            <w:pPr>
              <w:pStyle w:val="99"/>
            </w:pPr>
            <w:r>
              <w:rPr>
                <w:rFonts w:hint="eastAsia" w:eastAsia="等线"/>
              </w:rPr>
              <w:t>AAH</w:t>
            </w:r>
          </w:p>
        </w:tc>
        <w:tc>
          <w:tcPr>
            <w:tcW w:w="1559" w:type="dxa"/>
            <w:noWrap w:val="0"/>
            <w:vAlign w:val="top"/>
          </w:tcPr>
          <w:p w14:paraId="2AB9FD7E">
            <w:pPr>
              <w:pStyle w:val="99"/>
            </w:pPr>
          </w:p>
        </w:tc>
      </w:tr>
      <w:tr w14:paraId="28051AC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  <w:jc w:val="center"/>
        </w:trPr>
        <w:tc>
          <w:tcPr>
            <w:tcW w:w="985" w:type="dxa"/>
            <w:vMerge w:val="continue"/>
            <w:noWrap w:val="0"/>
            <w:vAlign w:val="center"/>
          </w:tcPr>
          <w:p w14:paraId="41870686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411" w:type="dxa"/>
            <w:noWrap w:val="0"/>
            <w:vAlign w:val="center"/>
          </w:tcPr>
          <w:p w14:paraId="0E9F3C9F">
            <w:pPr>
              <w:pStyle w:val="99"/>
            </w:pPr>
            <w:r>
              <w:rPr>
                <w:rFonts w:hint="eastAsia"/>
              </w:rPr>
              <w:t>DATA7</w:t>
            </w:r>
          </w:p>
        </w:tc>
        <w:tc>
          <w:tcPr>
            <w:tcW w:w="580" w:type="dxa"/>
            <w:noWrap w:val="0"/>
            <w:vAlign w:val="center"/>
          </w:tcPr>
          <w:p w14:paraId="4758367E">
            <w:pPr>
              <w:pStyle w:val="99"/>
            </w:pPr>
          </w:p>
        </w:tc>
        <w:tc>
          <w:tcPr>
            <w:tcW w:w="2010" w:type="dxa"/>
            <w:noWrap w:val="0"/>
            <w:vAlign w:val="top"/>
          </w:tcPr>
          <w:p w14:paraId="3C9EFA06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第一个APP处理结果16</w:t>
            </w:r>
          </w:p>
        </w:tc>
        <w:tc>
          <w:tcPr>
            <w:tcW w:w="2660" w:type="dxa"/>
            <w:noWrap w:val="0"/>
            <w:vAlign w:val="center"/>
          </w:tcPr>
          <w:p w14:paraId="4C791262">
            <w:pPr>
              <w:pStyle w:val="99"/>
            </w:pPr>
            <w:r>
              <w:rPr>
                <w:rFonts w:hint="eastAsia" w:eastAsia="等线"/>
              </w:rPr>
              <w:t>AAH</w:t>
            </w:r>
          </w:p>
        </w:tc>
        <w:tc>
          <w:tcPr>
            <w:tcW w:w="1559" w:type="dxa"/>
            <w:noWrap w:val="0"/>
            <w:vAlign w:val="top"/>
          </w:tcPr>
          <w:p w14:paraId="5A5E1F2D">
            <w:pPr>
              <w:pStyle w:val="99"/>
            </w:pPr>
          </w:p>
        </w:tc>
      </w:tr>
      <w:tr w14:paraId="420290D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7" w:hRule="atLeast"/>
          <w:jc w:val="center"/>
        </w:trPr>
        <w:tc>
          <w:tcPr>
            <w:tcW w:w="985" w:type="dxa"/>
            <w:vMerge w:val="restart"/>
            <w:noWrap w:val="0"/>
            <w:vAlign w:val="center"/>
          </w:tcPr>
          <w:p w14:paraId="6F4799B8">
            <w:pPr>
              <w:spacing w:line="240" w:lineRule="auto"/>
              <w:ind w:firstLine="0" w:firstLineChars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使用</w:t>
            </w:r>
            <w:r>
              <w:rPr>
                <w:sz w:val="21"/>
                <w:szCs w:val="21"/>
              </w:rPr>
              <w:t>说明</w:t>
            </w:r>
          </w:p>
        </w:tc>
        <w:tc>
          <w:tcPr>
            <w:tcW w:w="1411" w:type="dxa"/>
            <w:noWrap w:val="0"/>
            <w:vAlign w:val="center"/>
          </w:tcPr>
          <w:p w14:paraId="07D1247F">
            <w:pPr>
              <w:spacing w:line="240" w:lineRule="auto"/>
              <w:ind w:firstLine="0" w:firstLineChars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发送</w:t>
            </w:r>
            <w:r>
              <w:rPr>
                <w:sz w:val="21"/>
                <w:szCs w:val="21"/>
              </w:rPr>
              <w:t>条件</w:t>
            </w:r>
          </w:p>
        </w:tc>
        <w:tc>
          <w:tcPr>
            <w:tcW w:w="6809" w:type="dxa"/>
            <w:gridSpan w:val="4"/>
            <w:noWrap w:val="0"/>
            <w:vAlign w:val="center"/>
          </w:tcPr>
          <w:p w14:paraId="46D05502">
            <w:pPr>
              <w:pStyle w:val="99"/>
            </w:pPr>
            <w:r>
              <w:rPr>
                <w:rFonts w:hint="eastAsia"/>
              </w:rPr>
              <w:t>接收</w:t>
            </w:r>
            <w:r>
              <w:t>到中心机</w:t>
            </w:r>
            <w:r>
              <w:rPr>
                <w:rFonts w:hint="eastAsia"/>
              </w:rPr>
              <w:t>工程参数采集指令（AP-Z002）后20</w:t>
            </w:r>
            <w:r>
              <w:t>ms内返回该帧</w:t>
            </w:r>
          </w:p>
        </w:tc>
      </w:tr>
      <w:tr w14:paraId="55DC2E9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7" w:hRule="atLeast"/>
          <w:jc w:val="center"/>
        </w:trPr>
        <w:tc>
          <w:tcPr>
            <w:tcW w:w="985" w:type="dxa"/>
            <w:vMerge w:val="continue"/>
            <w:noWrap w:val="0"/>
            <w:vAlign w:val="center"/>
          </w:tcPr>
          <w:p w14:paraId="1E89A3FD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411" w:type="dxa"/>
            <w:noWrap w:val="0"/>
            <w:vAlign w:val="center"/>
          </w:tcPr>
          <w:p w14:paraId="3AF26B70">
            <w:pPr>
              <w:spacing w:line="240" w:lineRule="auto"/>
              <w:ind w:firstLine="0" w:firstLineChars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处理</w:t>
            </w:r>
            <w:r>
              <w:rPr>
                <w:sz w:val="21"/>
                <w:szCs w:val="21"/>
              </w:rPr>
              <w:t>要求</w:t>
            </w:r>
          </w:p>
        </w:tc>
        <w:tc>
          <w:tcPr>
            <w:tcW w:w="6809" w:type="dxa"/>
            <w:gridSpan w:val="4"/>
            <w:noWrap w:val="0"/>
            <w:vAlign w:val="center"/>
          </w:tcPr>
          <w:p w14:paraId="392E7759">
            <w:pPr>
              <w:pStyle w:val="99"/>
            </w:pPr>
            <w:r>
              <w:rPr>
                <w:rFonts w:hint="eastAsia"/>
              </w:rPr>
              <w:t>若</w:t>
            </w:r>
            <w:r>
              <w:t>中心机在</w:t>
            </w:r>
            <w:r>
              <w:rPr>
                <w:rFonts w:hint="eastAsia"/>
              </w:rPr>
              <w:t>工程参数采集指令（AP-Z002）发出</w:t>
            </w:r>
            <w:r>
              <w:t>后</w:t>
            </w:r>
            <w:r>
              <w:rPr>
                <w:rFonts w:hint="eastAsia"/>
              </w:rPr>
              <w:t>2</w:t>
            </w:r>
            <w:r>
              <w:t>s内未接收到该帧，则按超时处理</w:t>
            </w:r>
          </w:p>
        </w:tc>
      </w:tr>
    </w:tbl>
    <w:p w14:paraId="58EEF0EA">
      <w:pPr>
        <w:ind w:firstLine="480"/>
        <w:rPr>
          <w:rFonts w:hint="eastAsia"/>
        </w:rPr>
      </w:pPr>
    </w:p>
    <w:p w14:paraId="109C9055">
      <w:pPr>
        <w:pStyle w:val="6"/>
        <w:spacing w:before="326" w:after="163"/>
        <w:rPr>
          <w:rFonts w:hint="eastAsia"/>
        </w:rPr>
      </w:pPr>
      <w:r>
        <w:rPr>
          <w:rFonts w:hint="eastAsia"/>
        </w:rPr>
        <w:t>工程参数帧11（AP-G011）</w:t>
      </w:r>
    </w:p>
    <w:p w14:paraId="0E5F6BE7">
      <w:pPr>
        <w:pStyle w:val="14"/>
        <w:keepNext/>
      </w:pPr>
      <w:r>
        <w:rPr>
          <w:rFonts w:hint="eastAsia"/>
        </w:rPr>
        <w:t>表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表 \* ARABIC</w:instrText>
      </w:r>
      <w:r>
        <w:instrText xml:space="preserve"> </w:instrText>
      </w:r>
      <w:r>
        <w:fldChar w:fldCharType="separate"/>
      </w:r>
      <w:r>
        <w:rPr>
          <w:lang/>
        </w:rPr>
        <w:t>37</w:t>
      </w:r>
      <w:r>
        <w:fldChar w:fldCharType="end"/>
      </w:r>
      <w:r>
        <w:t>工程参数帧</w:t>
      </w:r>
      <w:r>
        <w:rPr>
          <w:rFonts w:hint="eastAsia"/>
        </w:rPr>
        <w:t>11</w:t>
      </w:r>
      <w:r>
        <w:t>（</w:t>
      </w:r>
      <w:r>
        <w:rPr>
          <w:rFonts w:hint="eastAsia"/>
        </w:rPr>
        <w:t>AP-G011</w:t>
      </w:r>
      <w:r>
        <w:t>）</w:t>
      </w:r>
    </w:p>
    <w:tbl>
      <w:tblPr>
        <w:tblStyle w:val="43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85"/>
        <w:gridCol w:w="1375"/>
        <w:gridCol w:w="610"/>
        <w:gridCol w:w="2000"/>
        <w:gridCol w:w="2660"/>
        <w:gridCol w:w="1544"/>
      </w:tblGrid>
      <w:tr w14:paraId="2C84841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4" w:hRule="atLeast"/>
          <w:jc w:val="center"/>
        </w:trPr>
        <w:tc>
          <w:tcPr>
            <w:tcW w:w="9174" w:type="dxa"/>
            <w:gridSpan w:val="6"/>
            <w:noWrap w:val="0"/>
            <w:vAlign w:val="center"/>
          </w:tcPr>
          <w:p w14:paraId="1D6C63E6">
            <w:pPr>
              <w:spacing w:line="240" w:lineRule="auto"/>
              <w:ind w:firstLine="0" w:firstLineChars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AI处理板</w:t>
            </w:r>
            <w:r>
              <w:rPr>
                <w:sz w:val="21"/>
                <w:szCs w:val="21"/>
              </w:rPr>
              <w:t>工程参数帧</w:t>
            </w:r>
            <w:r>
              <w:rPr>
                <w:rFonts w:hint="eastAsia"/>
                <w:sz w:val="21"/>
                <w:szCs w:val="21"/>
              </w:rPr>
              <w:t>11格式:AP-G011</w:t>
            </w:r>
          </w:p>
        </w:tc>
      </w:tr>
      <w:tr w14:paraId="5484748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4" w:hRule="atLeast"/>
          <w:jc w:val="center"/>
        </w:trPr>
        <w:tc>
          <w:tcPr>
            <w:tcW w:w="985" w:type="dxa"/>
            <w:noWrap w:val="0"/>
            <w:vAlign w:val="center"/>
          </w:tcPr>
          <w:p w14:paraId="31A53823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仲裁域</w:t>
            </w:r>
          </w:p>
        </w:tc>
        <w:tc>
          <w:tcPr>
            <w:tcW w:w="1985" w:type="dxa"/>
            <w:gridSpan w:val="2"/>
            <w:noWrap w:val="0"/>
            <w:vAlign w:val="center"/>
          </w:tcPr>
          <w:p w14:paraId="4B132AFF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ID28~21</w:t>
            </w:r>
            <w:r>
              <w:rPr>
                <w:rFonts w:hint="eastAsia"/>
                <w:sz w:val="21"/>
                <w:szCs w:val="21"/>
              </w:rPr>
              <w:t>:C9</w:t>
            </w:r>
            <w:r>
              <w:rPr>
                <w:sz w:val="21"/>
                <w:szCs w:val="21"/>
              </w:rPr>
              <w:t>H</w:t>
            </w:r>
          </w:p>
        </w:tc>
        <w:tc>
          <w:tcPr>
            <w:tcW w:w="2000" w:type="dxa"/>
            <w:noWrap w:val="0"/>
            <w:vAlign w:val="center"/>
          </w:tcPr>
          <w:p w14:paraId="69C6B464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ID20~13</w:t>
            </w:r>
            <w:r>
              <w:rPr>
                <w:rFonts w:hint="eastAsia"/>
                <w:sz w:val="21"/>
                <w:szCs w:val="21"/>
              </w:rPr>
              <w:t>:0B</w:t>
            </w:r>
            <w:r>
              <w:rPr>
                <w:sz w:val="21"/>
                <w:szCs w:val="21"/>
              </w:rPr>
              <w:t>H</w:t>
            </w:r>
          </w:p>
        </w:tc>
        <w:tc>
          <w:tcPr>
            <w:tcW w:w="2660" w:type="dxa"/>
            <w:noWrap w:val="0"/>
            <w:vAlign w:val="center"/>
          </w:tcPr>
          <w:p w14:paraId="77B64040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ID12~ID6</w:t>
            </w:r>
            <w:r>
              <w:rPr>
                <w:rFonts w:hint="eastAsia"/>
                <w:sz w:val="21"/>
                <w:szCs w:val="21"/>
              </w:rPr>
              <w:t>:</w:t>
            </w:r>
          </w:p>
          <w:p w14:paraId="110E2A40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同ID28~ID22</w:t>
            </w:r>
          </w:p>
        </w:tc>
        <w:tc>
          <w:tcPr>
            <w:tcW w:w="1544" w:type="dxa"/>
            <w:noWrap w:val="0"/>
            <w:vAlign w:val="center"/>
          </w:tcPr>
          <w:p w14:paraId="02927573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ID5~0</w:t>
            </w:r>
            <w:r>
              <w:rPr>
                <w:rFonts w:hint="eastAsia"/>
                <w:sz w:val="21"/>
                <w:szCs w:val="21"/>
              </w:rPr>
              <w:t>:</w:t>
            </w:r>
            <w:r>
              <w:rPr>
                <w:sz w:val="21"/>
                <w:szCs w:val="21"/>
              </w:rPr>
              <w:t>00H</w:t>
            </w:r>
          </w:p>
        </w:tc>
      </w:tr>
      <w:tr w14:paraId="3F06FD2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4" w:hRule="atLeast"/>
          <w:jc w:val="center"/>
        </w:trPr>
        <w:tc>
          <w:tcPr>
            <w:tcW w:w="985" w:type="dxa"/>
            <w:vMerge w:val="restart"/>
            <w:noWrap w:val="0"/>
            <w:vAlign w:val="center"/>
          </w:tcPr>
          <w:p w14:paraId="35ACF567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数据域</w:t>
            </w:r>
          </w:p>
        </w:tc>
        <w:tc>
          <w:tcPr>
            <w:tcW w:w="1375" w:type="dxa"/>
            <w:noWrap w:val="0"/>
            <w:vAlign w:val="center"/>
          </w:tcPr>
          <w:p w14:paraId="0885E51B">
            <w:pPr>
              <w:pStyle w:val="99"/>
            </w:pPr>
            <w:r>
              <w:t>DATA0</w:t>
            </w:r>
          </w:p>
        </w:tc>
        <w:tc>
          <w:tcPr>
            <w:tcW w:w="610" w:type="dxa"/>
            <w:noWrap w:val="0"/>
            <w:vAlign w:val="center"/>
          </w:tcPr>
          <w:p w14:paraId="30228FC7">
            <w:pPr>
              <w:pStyle w:val="99"/>
            </w:pPr>
          </w:p>
        </w:tc>
        <w:tc>
          <w:tcPr>
            <w:tcW w:w="2000" w:type="dxa"/>
            <w:noWrap w:val="0"/>
            <w:vAlign w:val="center"/>
          </w:tcPr>
          <w:p w14:paraId="6AE71061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第二个APP ID</w:t>
            </w:r>
          </w:p>
        </w:tc>
        <w:tc>
          <w:tcPr>
            <w:tcW w:w="2660" w:type="dxa"/>
            <w:noWrap w:val="0"/>
            <w:vAlign w:val="center"/>
          </w:tcPr>
          <w:p w14:paraId="081E9ECE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02H：船舶信息融合提取APP</w:t>
            </w:r>
          </w:p>
        </w:tc>
        <w:tc>
          <w:tcPr>
            <w:tcW w:w="1544" w:type="dxa"/>
            <w:noWrap w:val="0"/>
            <w:vAlign w:val="center"/>
          </w:tcPr>
          <w:p w14:paraId="44300AD8">
            <w:pPr>
              <w:pStyle w:val="99"/>
              <w:rPr>
                <w:rFonts w:hint="eastAsia"/>
              </w:rPr>
            </w:pPr>
          </w:p>
        </w:tc>
      </w:tr>
      <w:tr w14:paraId="2E355BA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3" w:hRule="atLeast"/>
          <w:jc w:val="center"/>
        </w:trPr>
        <w:tc>
          <w:tcPr>
            <w:tcW w:w="985" w:type="dxa"/>
            <w:vMerge w:val="continue"/>
            <w:noWrap w:val="0"/>
            <w:vAlign w:val="center"/>
          </w:tcPr>
          <w:p w14:paraId="532DE216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375" w:type="dxa"/>
            <w:noWrap w:val="0"/>
            <w:vAlign w:val="center"/>
          </w:tcPr>
          <w:p w14:paraId="32B95E8A">
            <w:pPr>
              <w:pStyle w:val="99"/>
              <w:rPr>
                <w:rFonts w:hint="eastAsia"/>
              </w:rPr>
            </w:pPr>
            <w:r>
              <w:t>DATA1</w:t>
            </w:r>
          </w:p>
        </w:tc>
        <w:tc>
          <w:tcPr>
            <w:tcW w:w="610" w:type="dxa"/>
            <w:noWrap w:val="0"/>
            <w:vAlign w:val="center"/>
          </w:tcPr>
          <w:p w14:paraId="149F3F21">
            <w:pPr>
              <w:pStyle w:val="99"/>
              <w:rPr>
                <w:rFonts w:hint="eastAsia"/>
              </w:rPr>
            </w:pPr>
          </w:p>
        </w:tc>
        <w:tc>
          <w:tcPr>
            <w:tcW w:w="2000" w:type="dxa"/>
            <w:noWrap w:val="0"/>
            <w:vAlign w:val="center"/>
          </w:tcPr>
          <w:p w14:paraId="7E6DEDCB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第二个APP版本号</w:t>
            </w:r>
          </w:p>
        </w:tc>
        <w:tc>
          <w:tcPr>
            <w:tcW w:w="2660" w:type="dxa"/>
            <w:noWrap w:val="0"/>
            <w:vAlign w:val="center"/>
          </w:tcPr>
          <w:p w14:paraId="3C960A15">
            <w:pPr>
              <w:pStyle w:val="99"/>
              <w:rPr>
                <w:rFonts w:hint="eastAsia"/>
              </w:rPr>
            </w:pPr>
          </w:p>
        </w:tc>
        <w:tc>
          <w:tcPr>
            <w:tcW w:w="1544" w:type="dxa"/>
            <w:noWrap w:val="0"/>
            <w:vAlign w:val="center"/>
          </w:tcPr>
          <w:p w14:paraId="356E4E67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 xml:space="preserve">无符号十六进制 </w:t>
            </w:r>
          </w:p>
        </w:tc>
      </w:tr>
      <w:tr w14:paraId="2436ED4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" w:hRule="atLeast"/>
          <w:jc w:val="center"/>
        </w:trPr>
        <w:tc>
          <w:tcPr>
            <w:tcW w:w="985" w:type="dxa"/>
            <w:vMerge w:val="continue"/>
            <w:noWrap w:val="0"/>
            <w:vAlign w:val="center"/>
          </w:tcPr>
          <w:p w14:paraId="6AA3FABF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375" w:type="dxa"/>
            <w:noWrap w:val="0"/>
            <w:vAlign w:val="center"/>
          </w:tcPr>
          <w:p w14:paraId="1B8B5AAB">
            <w:pPr>
              <w:pStyle w:val="99"/>
              <w:rPr>
                <w:rFonts w:hint="eastAsia"/>
              </w:rPr>
            </w:pPr>
            <w:r>
              <w:t>DATA2</w:t>
            </w:r>
          </w:p>
        </w:tc>
        <w:tc>
          <w:tcPr>
            <w:tcW w:w="610" w:type="dxa"/>
            <w:noWrap w:val="0"/>
            <w:vAlign w:val="center"/>
          </w:tcPr>
          <w:p w14:paraId="21E08DDB">
            <w:pPr>
              <w:pStyle w:val="99"/>
              <w:rPr>
                <w:rFonts w:hint="eastAsia"/>
              </w:rPr>
            </w:pPr>
          </w:p>
        </w:tc>
        <w:tc>
          <w:tcPr>
            <w:tcW w:w="2000" w:type="dxa"/>
            <w:noWrap w:val="0"/>
            <w:vAlign w:val="center"/>
          </w:tcPr>
          <w:p w14:paraId="52CF9836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第二个APP安装状态</w:t>
            </w:r>
          </w:p>
        </w:tc>
        <w:tc>
          <w:tcPr>
            <w:tcW w:w="2660" w:type="dxa"/>
            <w:noWrap w:val="0"/>
            <w:vAlign w:val="center"/>
          </w:tcPr>
          <w:p w14:paraId="7B1C348C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00H=未安装;</w:t>
            </w:r>
          </w:p>
          <w:p w14:paraId="63CCBA5B">
            <w:pPr>
              <w:pStyle w:val="99"/>
              <w:rPr>
                <w:rFonts w:hint="eastAsia" w:eastAsia="等线"/>
                <w:highlight w:val="yellow"/>
              </w:rPr>
            </w:pPr>
            <w:r>
              <w:rPr>
                <w:rFonts w:hint="eastAsia"/>
              </w:rPr>
              <w:t>01H=已安装</w:t>
            </w:r>
          </w:p>
        </w:tc>
        <w:tc>
          <w:tcPr>
            <w:tcW w:w="1544" w:type="dxa"/>
            <w:noWrap w:val="0"/>
            <w:vAlign w:val="center"/>
          </w:tcPr>
          <w:p w14:paraId="2C495220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</w:p>
        </w:tc>
      </w:tr>
      <w:tr w14:paraId="6BBC578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985" w:type="dxa"/>
            <w:vMerge w:val="continue"/>
            <w:noWrap w:val="0"/>
            <w:vAlign w:val="center"/>
          </w:tcPr>
          <w:p w14:paraId="20AE6E4E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375" w:type="dxa"/>
            <w:noWrap w:val="0"/>
            <w:vAlign w:val="center"/>
          </w:tcPr>
          <w:p w14:paraId="66D6E969">
            <w:pPr>
              <w:pStyle w:val="99"/>
              <w:rPr>
                <w:rFonts w:hint="eastAsia"/>
              </w:rPr>
            </w:pPr>
            <w:r>
              <w:t>DATA</w:t>
            </w:r>
            <w:r>
              <w:rPr>
                <w:rFonts w:hint="eastAsia"/>
              </w:rPr>
              <w:t>3</w:t>
            </w:r>
          </w:p>
        </w:tc>
        <w:tc>
          <w:tcPr>
            <w:tcW w:w="610" w:type="dxa"/>
            <w:noWrap w:val="0"/>
            <w:vAlign w:val="center"/>
          </w:tcPr>
          <w:p w14:paraId="3CFB0480">
            <w:pPr>
              <w:pStyle w:val="99"/>
            </w:pPr>
          </w:p>
        </w:tc>
        <w:tc>
          <w:tcPr>
            <w:tcW w:w="2000" w:type="dxa"/>
            <w:noWrap w:val="0"/>
            <w:vAlign w:val="center"/>
          </w:tcPr>
          <w:p w14:paraId="73530344">
            <w:pPr>
              <w:pStyle w:val="99"/>
            </w:pPr>
            <w:r>
              <w:rPr>
                <w:rFonts w:hint="eastAsia"/>
              </w:rPr>
              <w:t>第二个APP运行状态</w:t>
            </w:r>
          </w:p>
        </w:tc>
        <w:tc>
          <w:tcPr>
            <w:tcW w:w="2660" w:type="dxa"/>
            <w:noWrap w:val="0"/>
            <w:vAlign w:val="center"/>
          </w:tcPr>
          <w:p w14:paraId="378BECF7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00H=未运行;</w:t>
            </w:r>
          </w:p>
          <w:p w14:paraId="00D1FCA1">
            <w:pPr>
              <w:pStyle w:val="99"/>
            </w:pPr>
            <w:r>
              <w:rPr>
                <w:rFonts w:hint="eastAsia"/>
              </w:rPr>
              <w:t>01H=正在运行</w:t>
            </w:r>
          </w:p>
        </w:tc>
        <w:tc>
          <w:tcPr>
            <w:tcW w:w="1544" w:type="dxa"/>
            <w:noWrap w:val="0"/>
            <w:vAlign w:val="center"/>
          </w:tcPr>
          <w:p w14:paraId="1E5285A1">
            <w:pPr>
              <w:spacing w:line="240" w:lineRule="auto"/>
              <w:ind w:firstLine="0" w:firstLineChars="0"/>
              <w:jc w:val="center"/>
              <w:rPr>
                <w:color w:val="FF0000"/>
                <w:sz w:val="21"/>
                <w:szCs w:val="21"/>
              </w:rPr>
            </w:pPr>
          </w:p>
        </w:tc>
      </w:tr>
      <w:tr w14:paraId="7EC961A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985" w:type="dxa"/>
            <w:vMerge w:val="continue"/>
            <w:noWrap w:val="0"/>
            <w:vAlign w:val="center"/>
          </w:tcPr>
          <w:p w14:paraId="04CFF9D6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375" w:type="dxa"/>
            <w:noWrap w:val="0"/>
            <w:vAlign w:val="center"/>
          </w:tcPr>
          <w:p w14:paraId="65258A75">
            <w:pPr>
              <w:pStyle w:val="99"/>
            </w:pPr>
            <w:r>
              <w:rPr>
                <w:rFonts w:hint="eastAsia"/>
              </w:rPr>
              <w:t>DATA4</w:t>
            </w:r>
          </w:p>
        </w:tc>
        <w:tc>
          <w:tcPr>
            <w:tcW w:w="610" w:type="dxa"/>
            <w:noWrap w:val="0"/>
            <w:vAlign w:val="center"/>
          </w:tcPr>
          <w:p w14:paraId="1326E066">
            <w:pPr>
              <w:pStyle w:val="99"/>
            </w:pPr>
          </w:p>
        </w:tc>
        <w:tc>
          <w:tcPr>
            <w:tcW w:w="2000" w:type="dxa"/>
            <w:noWrap w:val="0"/>
            <w:vAlign w:val="center"/>
          </w:tcPr>
          <w:p w14:paraId="30CF4D92">
            <w:pPr>
              <w:pStyle w:val="99"/>
            </w:pPr>
            <w:r>
              <w:rPr>
                <w:rFonts w:hint="eastAsia"/>
              </w:rPr>
              <w:t>第二个APP数据状态</w:t>
            </w:r>
          </w:p>
        </w:tc>
        <w:tc>
          <w:tcPr>
            <w:tcW w:w="2660" w:type="dxa"/>
            <w:noWrap w:val="0"/>
            <w:vAlign w:val="center"/>
          </w:tcPr>
          <w:p w14:paraId="6EAA1405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00H=无数据;</w:t>
            </w:r>
          </w:p>
          <w:p w14:paraId="76ACC63E">
            <w:pPr>
              <w:pStyle w:val="99"/>
            </w:pPr>
            <w:r>
              <w:rPr>
                <w:rFonts w:hint="eastAsia"/>
              </w:rPr>
              <w:t>01H=有数据</w:t>
            </w:r>
          </w:p>
        </w:tc>
        <w:tc>
          <w:tcPr>
            <w:tcW w:w="1544" w:type="dxa"/>
            <w:noWrap w:val="0"/>
            <w:vAlign w:val="center"/>
          </w:tcPr>
          <w:p w14:paraId="5CC8C48C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</w:p>
        </w:tc>
      </w:tr>
      <w:tr w14:paraId="0D171E8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  <w:jc w:val="center"/>
        </w:trPr>
        <w:tc>
          <w:tcPr>
            <w:tcW w:w="985" w:type="dxa"/>
            <w:vMerge w:val="continue"/>
            <w:noWrap w:val="0"/>
            <w:vAlign w:val="center"/>
          </w:tcPr>
          <w:p w14:paraId="50E7CC87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375" w:type="dxa"/>
            <w:noWrap w:val="0"/>
            <w:vAlign w:val="center"/>
          </w:tcPr>
          <w:p w14:paraId="307F7215">
            <w:pPr>
              <w:pStyle w:val="99"/>
            </w:pPr>
            <w:r>
              <w:rPr>
                <w:rFonts w:hint="eastAsia"/>
              </w:rPr>
              <w:t>DATA5</w:t>
            </w:r>
          </w:p>
        </w:tc>
        <w:tc>
          <w:tcPr>
            <w:tcW w:w="610" w:type="dxa"/>
            <w:noWrap w:val="0"/>
            <w:vAlign w:val="center"/>
          </w:tcPr>
          <w:p w14:paraId="49311998">
            <w:pPr>
              <w:pStyle w:val="99"/>
            </w:pPr>
          </w:p>
        </w:tc>
        <w:tc>
          <w:tcPr>
            <w:tcW w:w="2000" w:type="dxa"/>
            <w:noWrap w:val="0"/>
            <w:vAlign w:val="center"/>
          </w:tcPr>
          <w:p w14:paraId="6D0C5440">
            <w:pPr>
              <w:pStyle w:val="99"/>
            </w:pPr>
            <w:r>
              <w:rPr>
                <w:rFonts w:hint="eastAsia"/>
              </w:rPr>
              <w:t>第二个APP安装包状态</w:t>
            </w:r>
          </w:p>
        </w:tc>
        <w:tc>
          <w:tcPr>
            <w:tcW w:w="2660" w:type="dxa"/>
            <w:noWrap w:val="0"/>
            <w:vAlign w:val="center"/>
          </w:tcPr>
          <w:p w14:paraId="26A335ED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00H=未上注;</w:t>
            </w:r>
          </w:p>
          <w:p w14:paraId="08074F58">
            <w:pPr>
              <w:pStyle w:val="99"/>
            </w:pPr>
            <w:r>
              <w:rPr>
                <w:rFonts w:hint="eastAsia"/>
              </w:rPr>
              <w:t>01H=已上注</w:t>
            </w:r>
          </w:p>
        </w:tc>
        <w:tc>
          <w:tcPr>
            <w:tcW w:w="1544" w:type="dxa"/>
            <w:noWrap w:val="0"/>
            <w:vAlign w:val="center"/>
          </w:tcPr>
          <w:p w14:paraId="043AF2AE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</w:p>
        </w:tc>
      </w:tr>
      <w:tr w14:paraId="7002550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  <w:jc w:val="center"/>
        </w:trPr>
        <w:tc>
          <w:tcPr>
            <w:tcW w:w="985" w:type="dxa"/>
            <w:vMerge w:val="continue"/>
            <w:noWrap w:val="0"/>
            <w:vAlign w:val="center"/>
          </w:tcPr>
          <w:p w14:paraId="59F4F2F7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375" w:type="dxa"/>
            <w:noWrap w:val="0"/>
            <w:vAlign w:val="center"/>
          </w:tcPr>
          <w:p w14:paraId="1A8FA881">
            <w:pPr>
              <w:pStyle w:val="99"/>
            </w:pPr>
            <w:r>
              <w:rPr>
                <w:rFonts w:hint="eastAsia"/>
              </w:rPr>
              <w:t>DATA6</w:t>
            </w:r>
          </w:p>
        </w:tc>
        <w:tc>
          <w:tcPr>
            <w:tcW w:w="610" w:type="dxa"/>
            <w:noWrap w:val="0"/>
            <w:vAlign w:val="center"/>
          </w:tcPr>
          <w:p w14:paraId="2D0CE0B0">
            <w:pPr>
              <w:pStyle w:val="99"/>
            </w:pPr>
          </w:p>
        </w:tc>
        <w:tc>
          <w:tcPr>
            <w:tcW w:w="2000" w:type="dxa"/>
            <w:noWrap w:val="0"/>
            <w:vAlign w:val="center"/>
          </w:tcPr>
          <w:p w14:paraId="3783134F">
            <w:pPr>
              <w:pStyle w:val="99"/>
            </w:pPr>
            <w:r>
              <w:rPr>
                <w:rFonts w:hint="eastAsia"/>
              </w:rPr>
              <w:t>第二个APP更新包状态</w:t>
            </w:r>
          </w:p>
        </w:tc>
        <w:tc>
          <w:tcPr>
            <w:tcW w:w="2660" w:type="dxa"/>
            <w:noWrap w:val="0"/>
            <w:vAlign w:val="center"/>
          </w:tcPr>
          <w:p w14:paraId="6022E708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00H=未上注;</w:t>
            </w:r>
          </w:p>
          <w:p w14:paraId="59852A42">
            <w:pPr>
              <w:pStyle w:val="99"/>
            </w:pPr>
            <w:r>
              <w:rPr>
                <w:rFonts w:hint="eastAsia"/>
              </w:rPr>
              <w:t>01H=已上注</w:t>
            </w:r>
          </w:p>
        </w:tc>
        <w:tc>
          <w:tcPr>
            <w:tcW w:w="1544" w:type="dxa"/>
            <w:noWrap w:val="0"/>
            <w:vAlign w:val="center"/>
          </w:tcPr>
          <w:p w14:paraId="1B59AFE3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</w:p>
        </w:tc>
      </w:tr>
      <w:tr w14:paraId="77B98C1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  <w:jc w:val="center"/>
        </w:trPr>
        <w:tc>
          <w:tcPr>
            <w:tcW w:w="985" w:type="dxa"/>
            <w:vMerge w:val="continue"/>
            <w:noWrap w:val="0"/>
            <w:vAlign w:val="center"/>
          </w:tcPr>
          <w:p w14:paraId="3CD1CD8E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375" w:type="dxa"/>
            <w:noWrap w:val="0"/>
            <w:vAlign w:val="center"/>
          </w:tcPr>
          <w:p w14:paraId="2C887FE2">
            <w:pPr>
              <w:pStyle w:val="99"/>
            </w:pPr>
            <w:r>
              <w:rPr>
                <w:rFonts w:hint="eastAsia"/>
              </w:rPr>
              <w:t>DATA7</w:t>
            </w:r>
          </w:p>
        </w:tc>
        <w:tc>
          <w:tcPr>
            <w:tcW w:w="610" w:type="dxa"/>
            <w:noWrap w:val="0"/>
            <w:vAlign w:val="center"/>
          </w:tcPr>
          <w:p w14:paraId="0CD3D426">
            <w:pPr>
              <w:pStyle w:val="99"/>
            </w:pPr>
          </w:p>
        </w:tc>
        <w:tc>
          <w:tcPr>
            <w:tcW w:w="2000" w:type="dxa"/>
            <w:noWrap w:val="0"/>
            <w:vAlign w:val="center"/>
          </w:tcPr>
          <w:p w14:paraId="35695F00">
            <w:pPr>
              <w:pStyle w:val="99"/>
            </w:pPr>
            <w:r>
              <w:rPr>
                <w:rFonts w:hint="eastAsia"/>
              </w:rPr>
              <w:t>保留</w:t>
            </w:r>
          </w:p>
        </w:tc>
        <w:tc>
          <w:tcPr>
            <w:tcW w:w="2660" w:type="dxa"/>
            <w:noWrap w:val="0"/>
            <w:vAlign w:val="center"/>
          </w:tcPr>
          <w:p w14:paraId="2128AFDA">
            <w:pPr>
              <w:pStyle w:val="99"/>
            </w:pPr>
            <w:r>
              <w:rPr>
                <w:rFonts w:hint="eastAsia"/>
              </w:rPr>
              <w:t>A</w:t>
            </w:r>
            <w:r>
              <w:t>AH</w:t>
            </w:r>
          </w:p>
        </w:tc>
        <w:tc>
          <w:tcPr>
            <w:tcW w:w="1544" w:type="dxa"/>
            <w:noWrap w:val="0"/>
            <w:vAlign w:val="center"/>
          </w:tcPr>
          <w:p w14:paraId="7C0CB708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</w:p>
        </w:tc>
      </w:tr>
      <w:tr w14:paraId="106DE28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7" w:hRule="atLeast"/>
          <w:jc w:val="center"/>
        </w:trPr>
        <w:tc>
          <w:tcPr>
            <w:tcW w:w="985" w:type="dxa"/>
            <w:vMerge w:val="restart"/>
            <w:noWrap w:val="0"/>
            <w:vAlign w:val="center"/>
          </w:tcPr>
          <w:p w14:paraId="1BEA9226">
            <w:pPr>
              <w:spacing w:line="240" w:lineRule="auto"/>
              <w:ind w:firstLine="0" w:firstLineChars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使用</w:t>
            </w:r>
            <w:r>
              <w:rPr>
                <w:sz w:val="21"/>
                <w:szCs w:val="21"/>
              </w:rPr>
              <w:t>说明</w:t>
            </w:r>
          </w:p>
        </w:tc>
        <w:tc>
          <w:tcPr>
            <w:tcW w:w="1375" w:type="dxa"/>
            <w:noWrap w:val="0"/>
            <w:vAlign w:val="center"/>
          </w:tcPr>
          <w:p w14:paraId="471642D5">
            <w:pPr>
              <w:spacing w:line="240" w:lineRule="auto"/>
              <w:ind w:firstLine="0" w:firstLineChars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发送</w:t>
            </w:r>
            <w:r>
              <w:rPr>
                <w:sz w:val="21"/>
                <w:szCs w:val="21"/>
              </w:rPr>
              <w:t>条件</w:t>
            </w:r>
          </w:p>
        </w:tc>
        <w:tc>
          <w:tcPr>
            <w:tcW w:w="6814" w:type="dxa"/>
            <w:gridSpan w:val="4"/>
            <w:noWrap w:val="0"/>
            <w:vAlign w:val="center"/>
          </w:tcPr>
          <w:p w14:paraId="3505CD59">
            <w:pPr>
              <w:pStyle w:val="99"/>
            </w:pPr>
            <w:r>
              <w:rPr>
                <w:rFonts w:hint="eastAsia"/>
              </w:rPr>
              <w:t>接收</w:t>
            </w:r>
            <w:r>
              <w:t>到中心机</w:t>
            </w:r>
            <w:r>
              <w:rPr>
                <w:rFonts w:hint="eastAsia"/>
              </w:rPr>
              <w:t>工程参数采集指令（AP-Z002）后20</w:t>
            </w:r>
            <w:r>
              <w:t>ms内返回该帧</w:t>
            </w:r>
          </w:p>
        </w:tc>
      </w:tr>
      <w:tr w14:paraId="310E9EE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7" w:hRule="atLeast"/>
          <w:jc w:val="center"/>
        </w:trPr>
        <w:tc>
          <w:tcPr>
            <w:tcW w:w="985" w:type="dxa"/>
            <w:vMerge w:val="continue"/>
            <w:noWrap w:val="0"/>
            <w:vAlign w:val="center"/>
          </w:tcPr>
          <w:p w14:paraId="340C7C2D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375" w:type="dxa"/>
            <w:noWrap w:val="0"/>
            <w:vAlign w:val="center"/>
          </w:tcPr>
          <w:p w14:paraId="1B6B21D3">
            <w:pPr>
              <w:spacing w:line="240" w:lineRule="auto"/>
              <w:ind w:firstLine="0" w:firstLineChars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处理</w:t>
            </w:r>
            <w:r>
              <w:rPr>
                <w:sz w:val="21"/>
                <w:szCs w:val="21"/>
              </w:rPr>
              <w:t>要求</w:t>
            </w:r>
          </w:p>
        </w:tc>
        <w:tc>
          <w:tcPr>
            <w:tcW w:w="6814" w:type="dxa"/>
            <w:gridSpan w:val="4"/>
            <w:noWrap w:val="0"/>
            <w:vAlign w:val="center"/>
          </w:tcPr>
          <w:p w14:paraId="10813EC3">
            <w:pPr>
              <w:pStyle w:val="99"/>
            </w:pPr>
            <w:r>
              <w:rPr>
                <w:rFonts w:hint="eastAsia"/>
              </w:rPr>
              <w:t>若</w:t>
            </w:r>
            <w:r>
              <w:t>中心机在</w:t>
            </w:r>
            <w:r>
              <w:rPr>
                <w:rFonts w:hint="eastAsia"/>
              </w:rPr>
              <w:t>工程参数采集指令（AP-Z002）发出</w:t>
            </w:r>
            <w:r>
              <w:t>后</w:t>
            </w:r>
            <w:r>
              <w:rPr>
                <w:rFonts w:hint="eastAsia"/>
              </w:rPr>
              <w:t>2</w:t>
            </w:r>
            <w:r>
              <w:t>s内未接收到该帧，则按超时处理</w:t>
            </w:r>
          </w:p>
        </w:tc>
      </w:tr>
    </w:tbl>
    <w:p w14:paraId="19EA50A5">
      <w:pPr>
        <w:ind w:firstLine="480"/>
      </w:pPr>
    </w:p>
    <w:p w14:paraId="5DB63CB2">
      <w:pPr>
        <w:pStyle w:val="6"/>
        <w:spacing w:before="326" w:after="163"/>
        <w:rPr>
          <w:rFonts w:hint="eastAsia"/>
        </w:rPr>
      </w:pPr>
      <w:r>
        <w:rPr>
          <w:rFonts w:hint="eastAsia"/>
        </w:rPr>
        <w:t>工程参数帧12（AP-G012）</w:t>
      </w:r>
    </w:p>
    <w:p w14:paraId="779465B3">
      <w:pPr>
        <w:pStyle w:val="14"/>
      </w:pPr>
      <w:r>
        <w:rPr>
          <w:rFonts w:hint="eastAsia"/>
        </w:rPr>
        <w:t>表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表 \* ARABIC</w:instrText>
      </w:r>
      <w:r>
        <w:instrText xml:space="preserve"> </w:instrText>
      </w:r>
      <w:r>
        <w:fldChar w:fldCharType="separate"/>
      </w:r>
      <w:r>
        <w:rPr>
          <w:lang/>
        </w:rPr>
        <w:t>38</w:t>
      </w:r>
      <w:r>
        <w:fldChar w:fldCharType="end"/>
      </w:r>
      <w:r>
        <w:t>工程参数帧</w:t>
      </w:r>
      <w:r>
        <w:rPr>
          <w:rFonts w:hint="eastAsia"/>
        </w:rPr>
        <w:t>12</w:t>
      </w:r>
      <w:r>
        <w:t>（</w:t>
      </w:r>
      <w:r>
        <w:rPr>
          <w:rFonts w:hint="eastAsia"/>
        </w:rPr>
        <w:t>AP-G012</w:t>
      </w:r>
      <w:r>
        <w:t>）</w:t>
      </w:r>
    </w:p>
    <w:tbl>
      <w:tblPr>
        <w:tblStyle w:val="43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85"/>
        <w:gridCol w:w="1411"/>
        <w:gridCol w:w="580"/>
        <w:gridCol w:w="2010"/>
        <w:gridCol w:w="2660"/>
        <w:gridCol w:w="1559"/>
      </w:tblGrid>
      <w:tr w14:paraId="5D4AD73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4" w:hRule="atLeast"/>
          <w:jc w:val="center"/>
        </w:trPr>
        <w:tc>
          <w:tcPr>
            <w:tcW w:w="9205" w:type="dxa"/>
            <w:gridSpan w:val="6"/>
            <w:noWrap w:val="0"/>
            <w:vAlign w:val="center"/>
          </w:tcPr>
          <w:p w14:paraId="1FB444A0">
            <w:pPr>
              <w:spacing w:line="240" w:lineRule="auto"/>
              <w:ind w:firstLine="0" w:firstLineChars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AI处理板</w:t>
            </w:r>
            <w:r>
              <w:rPr>
                <w:sz w:val="21"/>
                <w:szCs w:val="21"/>
              </w:rPr>
              <w:t>工程参数帧</w:t>
            </w:r>
            <w:r>
              <w:rPr>
                <w:rFonts w:hint="eastAsia"/>
                <w:sz w:val="21"/>
                <w:szCs w:val="21"/>
              </w:rPr>
              <w:t>12格式:AP-G012</w:t>
            </w:r>
          </w:p>
        </w:tc>
      </w:tr>
      <w:tr w14:paraId="6D4963F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4" w:hRule="atLeast"/>
          <w:jc w:val="center"/>
        </w:trPr>
        <w:tc>
          <w:tcPr>
            <w:tcW w:w="985" w:type="dxa"/>
            <w:noWrap w:val="0"/>
            <w:vAlign w:val="center"/>
          </w:tcPr>
          <w:p w14:paraId="1293ED14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仲裁域</w:t>
            </w:r>
          </w:p>
        </w:tc>
        <w:tc>
          <w:tcPr>
            <w:tcW w:w="1991" w:type="dxa"/>
            <w:gridSpan w:val="2"/>
            <w:noWrap w:val="0"/>
            <w:vAlign w:val="center"/>
          </w:tcPr>
          <w:p w14:paraId="7B4E86B8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ID28~21</w:t>
            </w:r>
            <w:r>
              <w:rPr>
                <w:rFonts w:hint="eastAsia"/>
                <w:sz w:val="21"/>
                <w:szCs w:val="21"/>
              </w:rPr>
              <w:t>:C9</w:t>
            </w:r>
            <w:r>
              <w:rPr>
                <w:sz w:val="21"/>
                <w:szCs w:val="21"/>
              </w:rPr>
              <w:t>H</w:t>
            </w:r>
          </w:p>
        </w:tc>
        <w:tc>
          <w:tcPr>
            <w:tcW w:w="2010" w:type="dxa"/>
            <w:noWrap w:val="0"/>
            <w:vAlign w:val="center"/>
          </w:tcPr>
          <w:p w14:paraId="42E911F6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ID20~13</w:t>
            </w:r>
            <w:r>
              <w:rPr>
                <w:rFonts w:hint="eastAsia"/>
                <w:sz w:val="21"/>
                <w:szCs w:val="21"/>
              </w:rPr>
              <w:t>:0C</w:t>
            </w:r>
            <w:r>
              <w:rPr>
                <w:sz w:val="21"/>
                <w:szCs w:val="21"/>
              </w:rPr>
              <w:t>H</w:t>
            </w:r>
          </w:p>
        </w:tc>
        <w:tc>
          <w:tcPr>
            <w:tcW w:w="2660" w:type="dxa"/>
            <w:noWrap w:val="0"/>
            <w:vAlign w:val="center"/>
          </w:tcPr>
          <w:p w14:paraId="70E513FA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ID12~ID6</w:t>
            </w:r>
            <w:r>
              <w:rPr>
                <w:rFonts w:hint="eastAsia"/>
                <w:sz w:val="21"/>
                <w:szCs w:val="21"/>
              </w:rPr>
              <w:t>:</w:t>
            </w:r>
          </w:p>
          <w:p w14:paraId="33217256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同ID28~ID22</w:t>
            </w:r>
          </w:p>
        </w:tc>
        <w:tc>
          <w:tcPr>
            <w:tcW w:w="1559" w:type="dxa"/>
            <w:noWrap w:val="0"/>
            <w:vAlign w:val="center"/>
          </w:tcPr>
          <w:p w14:paraId="7B657F4C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ID5~0</w:t>
            </w:r>
            <w:r>
              <w:rPr>
                <w:rFonts w:hint="eastAsia"/>
                <w:sz w:val="21"/>
                <w:szCs w:val="21"/>
              </w:rPr>
              <w:t>:</w:t>
            </w:r>
            <w:r>
              <w:rPr>
                <w:sz w:val="21"/>
                <w:szCs w:val="21"/>
              </w:rPr>
              <w:t>00H</w:t>
            </w:r>
          </w:p>
        </w:tc>
      </w:tr>
      <w:tr w14:paraId="4F48E16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4" w:hRule="atLeast"/>
          <w:jc w:val="center"/>
        </w:trPr>
        <w:tc>
          <w:tcPr>
            <w:tcW w:w="985" w:type="dxa"/>
            <w:vMerge w:val="restart"/>
            <w:noWrap w:val="0"/>
            <w:vAlign w:val="center"/>
          </w:tcPr>
          <w:p w14:paraId="0579CBEA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数据域</w:t>
            </w:r>
          </w:p>
        </w:tc>
        <w:tc>
          <w:tcPr>
            <w:tcW w:w="1411" w:type="dxa"/>
            <w:noWrap w:val="0"/>
            <w:vAlign w:val="center"/>
          </w:tcPr>
          <w:p w14:paraId="6C1F76CD">
            <w:pPr>
              <w:pStyle w:val="99"/>
              <w:rPr>
                <w:rFonts w:hint="eastAsia"/>
              </w:rPr>
            </w:pPr>
            <w:r>
              <w:t>DATA0</w:t>
            </w:r>
          </w:p>
        </w:tc>
        <w:tc>
          <w:tcPr>
            <w:tcW w:w="580" w:type="dxa"/>
            <w:noWrap w:val="0"/>
            <w:vAlign w:val="center"/>
          </w:tcPr>
          <w:p w14:paraId="43FB319B">
            <w:pPr>
              <w:pStyle w:val="99"/>
            </w:pPr>
          </w:p>
        </w:tc>
        <w:tc>
          <w:tcPr>
            <w:tcW w:w="2010" w:type="dxa"/>
            <w:noWrap w:val="0"/>
            <w:vAlign w:val="center"/>
          </w:tcPr>
          <w:p w14:paraId="2EBD7078">
            <w:pPr>
              <w:pStyle w:val="99"/>
            </w:pPr>
            <w:r>
              <w:rPr>
                <w:rFonts w:hint="eastAsia"/>
              </w:rPr>
              <w:t>船舶信息融合提取</w:t>
            </w:r>
          </w:p>
          <w:p w14:paraId="2F74EF88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APP工作状态</w:t>
            </w:r>
          </w:p>
        </w:tc>
        <w:tc>
          <w:tcPr>
            <w:tcW w:w="2660" w:type="dxa"/>
            <w:noWrap w:val="0"/>
            <w:vAlign w:val="center"/>
          </w:tcPr>
          <w:p w14:paraId="5D4ACEF9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00H=待命;</w:t>
            </w:r>
          </w:p>
          <w:p w14:paraId="4D520703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01H= AIS数据接收异常;</w:t>
            </w:r>
          </w:p>
          <w:p w14:paraId="4B12FAF0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02H= AIS数据处理完成;</w:t>
            </w:r>
          </w:p>
          <w:p w14:paraId="1EAB8E2A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03H=任务规划运行异常;</w:t>
            </w:r>
          </w:p>
          <w:p w14:paraId="6B1975D5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04H=任务规划完成;</w:t>
            </w:r>
          </w:p>
          <w:p w14:paraId="10B480F0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05H=图像识别运行异常;</w:t>
            </w:r>
          </w:p>
          <w:p w14:paraId="78791A01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06H=图像识别与匹配完成;</w:t>
            </w:r>
          </w:p>
        </w:tc>
        <w:tc>
          <w:tcPr>
            <w:tcW w:w="1559" w:type="dxa"/>
            <w:noWrap w:val="0"/>
            <w:vAlign w:val="top"/>
          </w:tcPr>
          <w:p w14:paraId="7F960EB6">
            <w:pPr>
              <w:pStyle w:val="99"/>
              <w:rPr>
                <w:rFonts w:hint="eastAsia"/>
              </w:rPr>
            </w:pPr>
          </w:p>
        </w:tc>
      </w:tr>
      <w:tr w14:paraId="1CB8452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4" w:hRule="atLeast"/>
          <w:jc w:val="center"/>
        </w:trPr>
        <w:tc>
          <w:tcPr>
            <w:tcW w:w="985" w:type="dxa"/>
            <w:vMerge w:val="continue"/>
            <w:noWrap w:val="0"/>
            <w:vAlign w:val="center"/>
          </w:tcPr>
          <w:p w14:paraId="78B07B3A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411" w:type="dxa"/>
            <w:noWrap w:val="0"/>
            <w:vAlign w:val="center"/>
          </w:tcPr>
          <w:p w14:paraId="6C052C06">
            <w:pPr>
              <w:pStyle w:val="99"/>
              <w:rPr>
                <w:rFonts w:hint="eastAsia"/>
              </w:rPr>
            </w:pPr>
            <w:r>
              <w:t>DATA</w:t>
            </w:r>
            <w:r>
              <w:rPr>
                <w:rFonts w:hint="eastAsia"/>
              </w:rPr>
              <w:t>1</w:t>
            </w:r>
          </w:p>
        </w:tc>
        <w:tc>
          <w:tcPr>
            <w:tcW w:w="580" w:type="dxa"/>
            <w:noWrap w:val="0"/>
            <w:vAlign w:val="center"/>
          </w:tcPr>
          <w:p w14:paraId="6E844633">
            <w:pPr>
              <w:pStyle w:val="99"/>
            </w:pPr>
          </w:p>
        </w:tc>
        <w:tc>
          <w:tcPr>
            <w:tcW w:w="2010" w:type="dxa"/>
            <w:noWrap w:val="0"/>
            <w:vAlign w:val="center"/>
          </w:tcPr>
          <w:p w14:paraId="10CC546A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是否有成像需求</w:t>
            </w:r>
          </w:p>
        </w:tc>
        <w:tc>
          <w:tcPr>
            <w:tcW w:w="2660" w:type="dxa"/>
            <w:noWrap w:val="0"/>
            <w:vAlign w:val="center"/>
          </w:tcPr>
          <w:p w14:paraId="4515F531">
            <w:pPr>
              <w:pStyle w:val="41"/>
              <w:spacing w:after="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00H=否;</w:t>
            </w:r>
          </w:p>
          <w:p w14:paraId="640639C5">
            <w:pPr>
              <w:pStyle w:val="41"/>
              <w:spacing w:after="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01H=是；</w:t>
            </w:r>
          </w:p>
          <w:p w14:paraId="20974398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02H=未发现敏感目标</w:t>
            </w:r>
          </w:p>
        </w:tc>
        <w:tc>
          <w:tcPr>
            <w:tcW w:w="1559" w:type="dxa"/>
            <w:noWrap w:val="0"/>
            <w:vAlign w:val="center"/>
          </w:tcPr>
          <w:p w14:paraId="0305B03F">
            <w:pPr>
              <w:pStyle w:val="99"/>
              <w:jc w:val="both"/>
              <w:rPr>
                <w:rFonts w:hint="eastAsia"/>
              </w:rPr>
            </w:pPr>
          </w:p>
        </w:tc>
      </w:tr>
      <w:tr w14:paraId="680531E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4" w:hRule="atLeast"/>
          <w:jc w:val="center"/>
        </w:trPr>
        <w:tc>
          <w:tcPr>
            <w:tcW w:w="985" w:type="dxa"/>
            <w:vMerge w:val="continue"/>
            <w:noWrap w:val="0"/>
            <w:vAlign w:val="center"/>
          </w:tcPr>
          <w:p w14:paraId="5C1AE0F9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411" w:type="dxa"/>
            <w:noWrap w:val="0"/>
            <w:vAlign w:val="center"/>
          </w:tcPr>
          <w:p w14:paraId="49533E00">
            <w:pPr>
              <w:pStyle w:val="99"/>
              <w:rPr>
                <w:rFonts w:hint="eastAsia"/>
              </w:rPr>
            </w:pPr>
            <w:r>
              <w:t>DATA</w:t>
            </w:r>
            <w:r>
              <w:rPr>
                <w:rFonts w:hint="eastAsia"/>
              </w:rPr>
              <w:t>2</w:t>
            </w:r>
          </w:p>
        </w:tc>
        <w:tc>
          <w:tcPr>
            <w:tcW w:w="580" w:type="dxa"/>
            <w:noWrap w:val="0"/>
            <w:vAlign w:val="center"/>
          </w:tcPr>
          <w:p w14:paraId="25A3ECB6">
            <w:pPr>
              <w:pStyle w:val="99"/>
            </w:pPr>
          </w:p>
        </w:tc>
        <w:tc>
          <w:tcPr>
            <w:tcW w:w="2010" w:type="dxa"/>
            <w:noWrap w:val="0"/>
            <w:vAlign w:val="center"/>
          </w:tcPr>
          <w:p w14:paraId="787C68FC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是否有结果图像</w:t>
            </w:r>
          </w:p>
        </w:tc>
        <w:tc>
          <w:tcPr>
            <w:tcW w:w="2660" w:type="dxa"/>
            <w:noWrap w:val="0"/>
            <w:vAlign w:val="center"/>
          </w:tcPr>
          <w:p w14:paraId="74E4385B">
            <w:pPr>
              <w:pStyle w:val="41"/>
              <w:spacing w:after="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00H=否;</w:t>
            </w:r>
          </w:p>
          <w:p w14:paraId="4919A0F9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01H=是</w:t>
            </w:r>
          </w:p>
        </w:tc>
        <w:tc>
          <w:tcPr>
            <w:tcW w:w="1559" w:type="dxa"/>
            <w:noWrap w:val="0"/>
            <w:vAlign w:val="top"/>
          </w:tcPr>
          <w:p w14:paraId="5BC983BD">
            <w:pPr>
              <w:pStyle w:val="99"/>
              <w:rPr>
                <w:rFonts w:hint="eastAsia"/>
              </w:rPr>
            </w:pPr>
          </w:p>
        </w:tc>
      </w:tr>
      <w:tr w14:paraId="55F941C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3" w:hRule="atLeast"/>
          <w:jc w:val="center"/>
        </w:trPr>
        <w:tc>
          <w:tcPr>
            <w:tcW w:w="985" w:type="dxa"/>
            <w:vMerge w:val="continue"/>
            <w:noWrap w:val="0"/>
            <w:vAlign w:val="center"/>
          </w:tcPr>
          <w:p w14:paraId="4391746B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411" w:type="dxa"/>
            <w:noWrap w:val="0"/>
            <w:vAlign w:val="center"/>
          </w:tcPr>
          <w:p w14:paraId="737A4E4F">
            <w:pPr>
              <w:pStyle w:val="99"/>
              <w:rPr>
                <w:rFonts w:hint="eastAsia"/>
              </w:rPr>
            </w:pPr>
            <w:r>
              <w:t>DATA</w:t>
            </w:r>
            <w:r>
              <w:rPr>
                <w:rFonts w:hint="eastAsia"/>
              </w:rPr>
              <w:t>3</w:t>
            </w:r>
          </w:p>
        </w:tc>
        <w:tc>
          <w:tcPr>
            <w:tcW w:w="580" w:type="dxa"/>
            <w:noWrap w:val="0"/>
            <w:vAlign w:val="center"/>
          </w:tcPr>
          <w:p w14:paraId="4221F462">
            <w:pPr>
              <w:pStyle w:val="99"/>
            </w:pPr>
          </w:p>
        </w:tc>
        <w:tc>
          <w:tcPr>
            <w:tcW w:w="2010" w:type="dxa"/>
            <w:noWrap w:val="0"/>
            <w:vAlign w:val="center"/>
          </w:tcPr>
          <w:p w14:paraId="279BBBD7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是否有AIS数据需要下传</w:t>
            </w:r>
          </w:p>
        </w:tc>
        <w:tc>
          <w:tcPr>
            <w:tcW w:w="2660" w:type="dxa"/>
            <w:noWrap w:val="0"/>
            <w:vAlign w:val="center"/>
          </w:tcPr>
          <w:p w14:paraId="286890B6">
            <w:pPr>
              <w:pStyle w:val="41"/>
              <w:spacing w:after="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00H=否;</w:t>
            </w:r>
          </w:p>
          <w:p w14:paraId="2E036E67">
            <w:pPr>
              <w:pStyle w:val="99"/>
              <w:rPr>
                <w:rFonts w:hint="eastAsia" w:eastAsia="等线"/>
                <w:highlight w:val="yellow"/>
              </w:rPr>
            </w:pPr>
            <w:r>
              <w:rPr>
                <w:rFonts w:hint="eastAsia"/>
              </w:rPr>
              <w:t>01H=是</w:t>
            </w:r>
          </w:p>
        </w:tc>
        <w:tc>
          <w:tcPr>
            <w:tcW w:w="1559" w:type="dxa"/>
            <w:noWrap w:val="0"/>
            <w:vAlign w:val="top"/>
          </w:tcPr>
          <w:p w14:paraId="61822BC5">
            <w:pPr>
              <w:pStyle w:val="99"/>
              <w:rPr>
                <w:rFonts w:hint="eastAsia" w:eastAsia="等线"/>
                <w:highlight w:val="yellow"/>
              </w:rPr>
            </w:pPr>
          </w:p>
        </w:tc>
      </w:tr>
      <w:tr w14:paraId="601084F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" w:hRule="atLeast"/>
          <w:jc w:val="center"/>
        </w:trPr>
        <w:tc>
          <w:tcPr>
            <w:tcW w:w="985" w:type="dxa"/>
            <w:vMerge w:val="continue"/>
            <w:noWrap w:val="0"/>
            <w:vAlign w:val="center"/>
          </w:tcPr>
          <w:p w14:paraId="448E0EC4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411" w:type="dxa"/>
            <w:noWrap w:val="0"/>
            <w:vAlign w:val="center"/>
          </w:tcPr>
          <w:p w14:paraId="49A90E03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DATA4~7</w:t>
            </w:r>
          </w:p>
        </w:tc>
        <w:tc>
          <w:tcPr>
            <w:tcW w:w="580" w:type="dxa"/>
            <w:noWrap w:val="0"/>
            <w:vAlign w:val="center"/>
          </w:tcPr>
          <w:p w14:paraId="61A8E4D4">
            <w:pPr>
              <w:pStyle w:val="99"/>
              <w:rPr>
                <w:rFonts w:hint="eastAsia"/>
              </w:rPr>
            </w:pPr>
          </w:p>
        </w:tc>
        <w:tc>
          <w:tcPr>
            <w:tcW w:w="2010" w:type="dxa"/>
            <w:noWrap w:val="0"/>
            <w:vAlign w:val="center"/>
          </w:tcPr>
          <w:p w14:paraId="4678E3EA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船舶唯一识别码（MMSI）</w:t>
            </w:r>
          </w:p>
        </w:tc>
        <w:tc>
          <w:tcPr>
            <w:tcW w:w="2660" w:type="dxa"/>
            <w:noWrap w:val="0"/>
            <w:vAlign w:val="center"/>
          </w:tcPr>
          <w:p w14:paraId="1939C955">
            <w:pPr>
              <w:pStyle w:val="99"/>
              <w:rPr>
                <w:rFonts w:hint="eastAsia"/>
              </w:rPr>
            </w:pPr>
          </w:p>
        </w:tc>
        <w:tc>
          <w:tcPr>
            <w:tcW w:w="1559" w:type="dxa"/>
            <w:noWrap w:val="0"/>
            <w:vAlign w:val="center"/>
          </w:tcPr>
          <w:p w14:paraId="35090952">
            <w:pPr>
              <w:pStyle w:val="99"/>
              <w:jc w:val="both"/>
              <w:rPr>
                <w:rFonts w:hint="eastAsia"/>
              </w:rPr>
            </w:pPr>
            <w:r>
              <w:rPr>
                <w:rFonts w:hint="eastAsia"/>
              </w:rPr>
              <w:t>无符号十六进制，范围：0~</w:t>
            </w:r>
            <w:r>
              <w:t xml:space="preserve"> 4294967295</w:t>
            </w:r>
          </w:p>
        </w:tc>
      </w:tr>
      <w:tr w14:paraId="79D72BF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7" w:hRule="atLeast"/>
          <w:jc w:val="center"/>
        </w:trPr>
        <w:tc>
          <w:tcPr>
            <w:tcW w:w="985" w:type="dxa"/>
            <w:vMerge w:val="restart"/>
            <w:noWrap w:val="0"/>
            <w:vAlign w:val="center"/>
          </w:tcPr>
          <w:p w14:paraId="5F59FE30">
            <w:pPr>
              <w:spacing w:line="240" w:lineRule="auto"/>
              <w:ind w:firstLine="0" w:firstLineChars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使用</w:t>
            </w:r>
            <w:r>
              <w:rPr>
                <w:sz w:val="21"/>
                <w:szCs w:val="21"/>
              </w:rPr>
              <w:t>说明</w:t>
            </w:r>
          </w:p>
        </w:tc>
        <w:tc>
          <w:tcPr>
            <w:tcW w:w="1411" w:type="dxa"/>
            <w:noWrap w:val="0"/>
            <w:vAlign w:val="center"/>
          </w:tcPr>
          <w:p w14:paraId="73564403">
            <w:pPr>
              <w:spacing w:line="240" w:lineRule="auto"/>
              <w:ind w:firstLine="0" w:firstLineChars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发送</w:t>
            </w:r>
            <w:r>
              <w:rPr>
                <w:sz w:val="21"/>
                <w:szCs w:val="21"/>
              </w:rPr>
              <w:t>条件</w:t>
            </w:r>
          </w:p>
        </w:tc>
        <w:tc>
          <w:tcPr>
            <w:tcW w:w="6809" w:type="dxa"/>
            <w:gridSpan w:val="4"/>
            <w:noWrap w:val="0"/>
            <w:vAlign w:val="center"/>
          </w:tcPr>
          <w:p w14:paraId="4E66471B">
            <w:pPr>
              <w:pStyle w:val="99"/>
            </w:pPr>
            <w:r>
              <w:rPr>
                <w:rFonts w:hint="eastAsia"/>
              </w:rPr>
              <w:t>接收</w:t>
            </w:r>
            <w:r>
              <w:t>到中心机</w:t>
            </w:r>
            <w:r>
              <w:rPr>
                <w:rFonts w:hint="eastAsia"/>
              </w:rPr>
              <w:t>工程参数采集指令（AP-Z002）后20</w:t>
            </w:r>
            <w:r>
              <w:t>ms内返回该帧</w:t>
            </w:r>
          </w:p>
        </w:tc>
      </w:tr>
      <w:tr w14:paraId="7D4645F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7" w:hRule="atLeast"/>
          <w:jc w:val="center"/>
        </w:trPr>
        <w:tc>
          <w:tcPr>
            <w:tcW w:w="985" w:type="dxa"/>
            <w:vMerge w:val="continue"/>
            <w:noWrap w:val="0"/>
            <w:vAlign w:val="center"/>
          </w:tcPr>
          <w:p w14:paraId="3F7F5862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411" w:type="dxa"/>
            <w:noWrap w:val="0"/>
            <w:vAlign w:val="center"/>
          </w:tcPr>
          <w:p w14:paraId="1C35D084">
            <w:pPr>
              <w:spacing w:line="240" w:lineRule="auto"/>
              <w:ind w:firstLine="0" w:firstLineChars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处理</w:t>
            </w:r>
            <w:r>
              <w:rPr>
                <w:sz w:val="21"/>
                <w:szCs w:val="21"/>
              </w:rPr>
              <w:t>要求</w:t>
            </w:r>
          </w:p>
        </w:tc>
        <w:tc>
          <w:tcPr>
            <w:tcW w:w="6809" w:type="dxa"/>
            <w:gridSpan w:val="4"/>
            <w:noWrap w:val="0"/>
            <w:vAlign w:val="center"/>
          </w:tcPr>
          <w:p w14:paraId="61AF95A2">
            <w:pPr>
              <w:pStyle w:val="99"/>
            </w:pPr>
            <w:r>
              <w:rPr>
                <w:rFonts w:hint="eastAsia"/>
              </w:rPr>
              <w:t>若</w:t>
            </w:r>
            <w:r>
              <w:t>中心机在</w:t>
            </w:r>
            <w:r>
              <w:rPr>
                <w:rFonts w:hint="eastAsia"/>
              </w:rPr>
              <w:t>工程参数采集指令（AP-Z002）发出</w:t>
            </w:r>
            <w:r>
              <w:t>后</w:t>
            </w:r>
            <w:r>
              <w:rPr>
                <w:rFonts w:hint="eastAsia"/>
              </w:rPr>
              <w:t>2</w:t>
            </w:r>
            <w:r>
              <w:t>s内未接收到该帧，则按超时处理</w:t>
            </w:r>
          </w:p>
        </w:tc>
      </w:tr>
    </w:tbl>
    <w:p w14:paraId="32E7C2AF">
      <w:pPr>
        <w:ind w:firstLine="480"/>
      </w:pPr>
    </w:p>
    <w:p w14:paraId="01D45185">
      <w:pPr>
        <w:pStyle w:val="6"/>
        <w:spacing w:before="326" w:after="163"/>
        <w:rPr>
          <w:rFonts w:hint="eastAsia"/>
        </w:rPr>
      </w:pPr>
      <w:r>
        <w:rPr>
          <w:rFonts w:hint="eastAsia"/>
        </w:rPr>
        <w:t>工程参数帧13（AP-G013）</w:t>
      </w:r>
    </w:p>
    <w:p w14:paraId="682C6C45">
      <w:pPr>
        <w:pStyle w:val="14"/>
      </w:pPr>
      <w:r>
        <w:rPr>
          <w:rFonts w:hint="eastAsia"/>
        </w:rPr>
        <w:t>表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表 \* ARABIC</w:instrText>
      </w:r>
      <w:r>
        <w:instrText xml:space="preserve"> </w:instrText>
      </w:r>
      <w:r>
        <w:fldChar w:fldCharType="separate"/>
      </w:r>
      <w:r>
        <w:rPr>
          <w:lang/>
        </w:rPr>
        <w:t>39</w:t>
      </w:r>
      <w:r>
        <w:fldChar w:fldCharType="end"/>
      </w:r>
      <w:r>
        <w:t>工程参数帧</w:t>
      </w:r>
      <w:r>
        <w:rPr>
          <w:rFonts w:hint="eastAsia"/>
        </w:rPr>
        <w:t>13</w:t>
      </w:r>
      <w:r>
        <w:t>（</w:t>
      </w:r>
      <w:r>
        <w:rPr>
          <w:rFonts w:hint="eastAsia"/>
        </w:rPr>
        <w:t>AP-G013</w:t>
      </w:r>
      <w:r>
        <w:t>）</w:t>
      </w:r>
    </w:p>
    <w:tbl>
      <w:tblPr>
        <w:tblStyle w:val="43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85"/>
        <w:gridCol w:w="1411"/>
        <w:gridCol w:w="580"/>
        <w:gridCol w:w="2010"/>
        <w:gridCol w:w="2660"/>
        <w:gridCol w:w="1559"/>
      </w:tblGrid>
      <w:tr w14:paraId="0954A16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4" w:hRule="atLeast"/>
          <w:jc w:val="center"/>
        </w:trPr>
        <w:tc>
          <w:tcPr>
            <w:tcW w:w="9205" w:type="dxa"/>
            <w:gridSpan w:val="6"/>
            <w:noWrap w:val="0"/>
            <w:vAlign w:val="center"/>
          </w:tcPr>
          <w:p w14:paraId="3364B01D">
            <w:pPr>
              <w:spacing w:line="240" w:lineRule="auto"/>
              <w:ind w:firstLine="0" w:firstLineChars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AI处理板</w:t>
            </w:r>
            <w:r>
              <w:rPr>
                <w:sz w:val="21"/>
                <w:szCs w:val="21"/>
              </w:rPr>
              <w:t>工程参数帧</w:t>
            </w:r>
            <w:r>
              <w:rPr>
                <w:rFonts w:hint="eastAsia"/>
                <w:sz w:val="21"/>
                <w:szCs w:val="21"/>
              </w:rPr>
              <w:t>13格式:AP-G013</w:t>
            </w:r>
          </w:p>
        </w:tc>
      </w:tr>
      <w:tr w14:paraId="5E37064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4" w:hRule="atLeast"/>
          <w:jc w:val="center"/>
        </w:trPr>
        <w:tc>
          <w:tcPr>
            <w:tcW w:w="985" w:type="dxa"/>
            <w:noWrap w:val="0"/>
            <w:vAlign w:val="center"/>
          </w:tcPr>
          <w:p w14:paraId="3DB06E47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仲裁域</w:t>
            </w:r>
          </w:p>
        </w:tc>
        <w:tc>
          <w:tcPr>
            <w:tcW w:w="1991" w:type="dxa"/>
            <w:gridSpan w:val="2"/>
            <w:noWrap w:val="0"/>
            <w:vAlign w:val="center"/>
          </w:tcPr>
          <w:p w14:paraId="0FEB0544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ID28~21</w:t>
            </w:r>
            <w:r>
              <w:rPr>
                <w:rFonts w:hint="eastAsia"/>
                <w:sz w:val="21"/>
                <w:szCs w:val="21"/>
              </w:rPr>
              <w:t>:C9</w:t>
            </w:r>
            <w:r>
              <w:rPr>
                <w:sz w:val="21"/>
                <w:szCs w:val="21"/>
              </w:rPr>
              <w:t>H</w:t>
            </w:r>
          </w:p>
        </w:tc>
        <w:tc>
          <w:tcPr>
            <w:tcW w:w="2010" w:type="dxa"/>
            <w:noWrap w:val="0"/>
            <w:vAlign w:val="center"/>
          </w:tcPr>
          <w:p w14:paraId="34FAF9AA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ID20~13</w:t>
            </w:r>
            <w:r>
              <w:rPr>
                <w:rFonts w:hint="eastAsia"/>
                <w:sz w:val="21"/>
                <w:szCs w:val="21"/>
              </w:rPr>
              <w:t>:0D</w:t>
            </w:r>
            <w:r>
              <w:rPr>
                <w:sz w:val="21"/>
                <w:szCs w:val="21"/>
              </w:rPr>
              <w:t>H</w:t>
            </w:r>
          </w:p>
        </w:tc>
        <w:tc>
          <w:tcPr>
            <w:tcW w:w="2660" w:type="dxa"/>
            <w:noWrap w:val="0"/>
            <w:vAlign w:val="center"/>
          </w:tcPr>
          <w:p w14:paraId="077059A6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ID12~ID6</w:t>
            </w:r>
            <w:r>
              <w:rPr>
                <w:rFonts w:hint="eastAsia"/>
                <w:sz w:val="21"/>
                <w:szCs w:val="21"/>
              </w:rPr>
              <w:t>:</w:t>
            </w:r>
          </w:p>
          <w:p w14:paraId="559B3CB8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同ID28~ID22</w:t>
            </w:r>
          </w:p>
        </w:tc>
        <w:tc>
          <w:tcPr>
            <w:tcW w:w="1559" w:type="dxa"/>
            <w:noWrap w:val="0"/>
            <w:vAlign w:val="center"/>
          </w:tcPr>
          <w:p w14:paraId="64451DD1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ID5~0</w:t>
            </w:r>
            <w:r>
              <w:rPr>
                <w:rFonts w:hint="eastAsia"/>
                <w:sz w:val="21"/>
                <w:szCs w:val="21"/>
              </w:rPr>
              <w:t>:</w:t>
            </w:r>
            <w:r>
              <w:rPr>
                <w:sz w:val="21"/>
                <w:szCs w:val="21"/>
              </w:rPr>
              <w:t>00H</w:t>
            </w:r>
          </w:p>
        </w:tc>
      </w:tr>
      <w:tr w14:paraId="10E4FDE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4" w:hRule="atLeast"/>
          <w:jc w:val="center"/>
        </w:trPr>
        <w:tc>
          <w:tcPr>
            <w:tcW w:w="985" w:type="dxa"/>
            <w:vMerge w:val="restart"/>
            <w:noWrap w:val="0"/>
            <w:vAlign w:val="center"/>
          </w:tcPr>
          <w:p w14:paraId="0BFA4127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数据域</w:t>
            </w:r>
          </w:p>
        </w:tc>
        <w:tc>
          <w:tcPr>
            <w:tcW w:w="1411" w:type="dxa"/>
            <w:noWrap w:val="0"/>
            <w:vAlign w:val="center"/>
          </w:tcPr>
          <w:p w14:paraId="3F909BAE">
            <w:pPr>
              <w:pStyle w:val="99"/>
              <w:rPr>
                <w:rFonts w:hint="eastAsia"/>
              </w:rPr>
            </w:pPr>
            <w:r>
              <w:t>DATA0</w:t>
            </w:r>
            <w:r>
              <w:rPr>
                <w:rFonts w:hint="eastAsia"/>
              </w:rPr>
              <w:t>~3</w:t>
            </w:r>
          </w:p>
        </w:tc>
        <w:tc>
          <w:tcPr>
            <w:tcW w:w="580" w:type="dxa"/>
            <w:noWrap w:val="0"/>
            <w:vAlign w:val="center"/>
          </w:tcPr>
          <w:p w14:paraId="754AE93B">
            <w:pPr>
              <w:pStyle w:val="99"/>
            </w:pPr>
          </w:p>
        </w:tc>
        <w:tc>
          <w:tcPr>
            <w:tcW w:w="2010" w:type="dxa"/>
            <w:noWrap w:val="0"/>
            <w:vAlign w:val="center"/>
          </w:tcPr>
          <w:p w14:paraId="1DDA8420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AIS-经度</w:t>
            </w:r>
          </w:p>
        </w:tc>
        <w:tc>
          <w:tcPr>
            <w:tcW w:w="2660" w:type="dxa"/>
            <w:noWrap w:val="0"/>
            <w:vAlign w:val="center"/>
          </w:tcPr>
          <w:p w14:paraId="161ECAEF">
            <w:pPr>
              <w:pStyle w:val="99"/>
              <w:rPr>
                <w:rFonts w:hint="eastAsia"/>
              </w:rPr>
            </w:pPr>
          </w:p>
        </w:tc>
        <w:tc>
          <w:tcPr>
            <w:tcW w:w="1559" w:type="dxa"/>
            <w:noWrap w:val="0"/>
            <w:vAlign w:val="center"/>
          </w:tcPr>
          <w:p w14:paraId="71AF1A2E">
            <w:pPr>
              <w:pStyle w:val="99"/>
              <w:jc w:val="both"/>
              <w:rPr>
                <w:rFonts w:hint="eastAsia"/>
              </w:rPr>
            </w:pPr>
            <w:r>
              <w:rPr>
                <w:rFonts w:hint="eastAsia"/>
              </w:rPr>
              <w:t>有符号十六进制，计算公式：value*10</w:t>
            </w:r>
            <w:r>
              <w:rPr>
                <w:rFonts w:hint="eastAsia"/>
                <w:vertAlign w:val="superscript"/>
              </w:rPr>
              <w:t>-6</w:t>
            </w:r>
            <w:r>
              <w:rPr>
                <w:rFonts w:hint="eastAsia"/>
              </w:rPr>
              <w:t>，单位：°，范围：±180，FFFFFFFFH=无效</w:t>
            </w:r>
          </w:p>
        </w:tc>
      </w:tr>
      <w:tr w14:paraId="268037E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</w:tblPrEx>
        <w:trPr>
          <w:trHeight w:val="194" w:hRule="atLeast"/>
          <w:jc w:val="center"/>
        </w:trPr>
        <w:tc>
          <w:tcPr>
            <w:tcW w:w="985" w:type="dxa"/>
            <w:vMerge w:val="continue"/>
            <w:noWrap w:val="0"/>
            <w:vAlign w:val="center"/>
          </w:tcPr>
          <w:p w14:paraId="7CF8815E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411" w:type="dxa"/>
            <w:noWrap w:val="0"/>
            <w:vAlign w:val="center"/>
          </w:tcPr>
          <w:p w14:paraId="5E8DED1B">
            <w:pPr>
              <w:pStyle w:val="99"/>
              <w:rPr>
                <w:rFonts w:hint="eastAsia"/>
              </w:rPr>
            </w:pPr>
            <w:r>
              <w:t>DATA</w:t>
            </w:r>
            <w:r>
              <w:rPr>
                <w:rFonts w:hint="eastAsia"/>
              </w:rPr>
              <w:t>4~7</w:t>
            </w:r>
          </w:p>
        </w:tc>
        <w:tc>
          <w:tcPr>
            <w:tcW w:w="580" w:type="dxa"/>
            <w:noWrap w:val="0"/>
            <w:vAlign w:val="center"/>
          </w:tcPr>
          <w:p w14:paraId="60FAA98F">
            <w:pPr>
              <w:pStyle w:val="99"/>
            </w:pPr>
          </w:p>
        </w:tc>
        <w:tc>
          <w:tcPr>
            <w:tcW w:w="2010" w:type="dxa"/>
            <w:noWrap w:val="0"/>
            <w:vAlign w:val="center"/>
          </w:tcPr>
          <w:p w14:paraId="009F0E0E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AIS-纬度</w:t>
            </w:r>
          </w:p>
        </w:tc>
        <w:tc>
          <w:tcPr>
            <w:tcW w:w="2660" w:type="dxa"/>
            <w:noWrap w:val="0"/>
            <w:vAlign w:val="center"/>
          </w:tcPr>
          <w:p w14:paraId="4BE650FE">
            <w:pPr>
              <w:pStyle w:val="99"/>
              <w:rPr>
                <w:rFonts w:hint="eastAsia"/>
              </w:rPr>
            </w:pPr>
          </w:p>
        </w:tc>
        <w:tc>
          <w:tcPr>
            <w:tcW w:w="1559" w:type="dxa"/>
            <w:noWrap w:val="0"/>
            <w:vAlign w:val="center"/>
          </w:tcPr>
          <w:p w14:paraId="6E82340E">
            <w:pPr>
              <w:pStyle w:val="99"/>
              <w:jc w:val="both"/>
              <w:rPr>
                <w:rFonts w:hint="eastAsia"/>
              </w:rPr>
            </w:pPr>
            <w:r>
              <w:rPr>
                <w:rFonts w:hint="eastAsia"/>
              </w:rPr>
              <w:t>有符号十六进制，计算公式：value*10</w:t>
            </w:r>
            <w:r>
              <w:rPr>
                <w:rFonts w:hint="eastAsia"/>
                <w:vertAlign w:val="superscript"/>
              </w:rPr>
              <w:t>-6</w:t>
            </w:r>
            <w:r>
              <w:rPr>
                <w:rFonts w:hint="eastAsia"/>
              </w:rPr>
              <w:t>，单位：°，范围：±90，FFFFFFFFH=无效</w:t>
            </w:r>
          </w:p>
        </w:tc>
      </w:tr>
      <w:tr w14:paraId="05446BF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7" w:hRule="atLeast"/>
          <w:jc w:val="center"/>
        </w:trPr>
        <w:tc>
          <w:tcPr>
            <w:tcW w:w="985" w:type="dxa"/>
            <w:vMerge w:val="restart"/>
            <w:noWrap w:val="0"/>
            <w:vAlign w:val="center"/>
          </w:tcPr>
          <w:p w14:paraId="7F2A6FD3">
            <w:pPr>
              <w:spacing w:line="240" w:lineRule="auto"/>
              <w:ind w:firstLine="0" w:firstLineChars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使用</w:t>
            </w:r>
            <w:r>
              <w:rPr>
                <w:sz w:val="21"/>
                <w:szCs w:val="21"/>
              </w:rPr>
              <w:t>说明</w:t>
            </w:r>
          </w:p>
        </w:tc>
        <w:tc>
          <w:tcPr>
            <w:tcW w:w="1411" w:type="dxa"/>
            <w:noWrap w:val="0"/>
            <w:vAlign w:val="center"/>
          </w:tcPr>
          <w:p w14:paraId="66DC4430">
            <w:pPr>
              <w:spacing w:line="240" w:lineRule="auto"/>
              <w:ind w:firstLine="0" w:firstLineChars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发送</w:t>
            </w:r>
            <w:r>
              <w:rPr>
                <w:sz w:val="21"/>
                <w:szCs w:val="21"/>
              </w:rPr>
              <w:t>条件</w:t>
            </w:r>
          </w:p>
        </w:tc>
        <w:tc>
          <w:tcPr>
            <w:tcW w:w="6809" w:type="dxa"/>
            <w:gridSpan w:val="4"/>
            <w:noWrap w:val="0"/>
            <w:vAlign w:val="center"/>
          </w:tcPr>
          <w:p w14:paraId="2CD6A0B8">
            <w:pPr>
              <w:pStyle w:val="99"/>
            </w:pPr>
            <w:r>
              <w:rPr>
                <w:rFonts w:hint="eastAsia"/>
              </w:rPr>
              <w:t>接收</w:t>
            </w:r>
            <w:r>
              <w:t>到中心机</w:t>
            </w:r>
            <w:r>
              <w:rPr>
                <w:rFonts w:hint="eastAsia"/>
              </w:rPr>
              <w:t>工程参数采集指令（AP-Z002）后20</w:t>
            </w:r>
            <w:r>
              <w:t>ms内返回该帧</w:t>
            </w:r>
          </w:p>
        </w:tc>
      </w:tr>
      <w:tr w14:paraId="2DAB5F0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7" w:hRule="atLeast"/>
          <w:jc w:val="center"/>
        </w:trPr>
        <w:tc>
          <w:tcPr>
            <w:tcW w:w="985" w:type="dxa"/>
            <w:vMerge w:val="continue"/>
            <w:noWrap w:val="0"/>
            <w:vAlign w:val="center"/>
          </w:tcPr>
          <w:p w14:paraId="1E64C634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411" w:type="dxa"/>
            <w:noWrap w:val="0"/>
            <w:vAlign w:val="center"/>
          </w:tcPr>
          <w:p w14:paraId="7B64F60A">
            <w:pPr>
              <w:spacing w:line="240" w:lineRule="auto"/>
              <w:ind w:firstLine="0" w:firstLineChars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处理</w:t>
            </w:r>
            <w:r>
              <w:rPr>
                <w:sz w:val="21"/>
                <w:szCs w:val="21"/>
              </w:rPr>
              <w:t>要求</w:t>
            </w:r>
          </w:p>
        </w:tc>
        <w:tc>
          <w:tcPr>
            <w:tcW w:w="6809" w:type="dxa"/>
            <w:gridSpan w:val="4"/>
            <w:noWrap w:val="0"/>
            <w:vAlign w:val="center"/>
          </w:tcPr>
          <w:p w14:paraId="556A5FCF">
            <w:pPr>
              <w:pStyle w:val="99"/>
            </w:pPr>
            <w:r>
              <w:rPr>
                <w:rFonts w:hint="eastAsia"/>
              </w:rPr>
              <w:t>若</w:t>
            </w:r>
            <w:r>
              <w:t>中心机在</w:t>
            </w:r>
            <w:r>
              <w:rPr>
                <w:rFonts w:hint="eastAsia"/>
              </w:rPr>
              <w:t>工程参数采集指令（AP-Z002）发出</w:t>
            </w:r>
            <w:r>
              <w:t>后</w:t>
            </w:r>
            <w:r>
              <w:rPr>
                <w:rFonts w:hint="eastAsia"/>
              </w:rPr>
              <w:t>2</w:t>
            </w:r>
            <w:r>
              <w:t>s内未接收到该帧，则按超时处理</w:t>
            </w:r>
          </w:p>
        </w:tc>
      </w:tr>
    </w:tbl>
    <w:p w14:paraId="2791B045">
      <w:pPr>
        <w:ind w:firstLine="0" w:firstLineChars="0"/>
      </w:pPr>
    </w:p>
    <w:p w14:paraId="519BAB72">
      <w:pPr>
        <w:pStyle w:val="6"/>
        <w:spacing w:before="326" w:after="163"/>
        <w:rPr>
          <w:rFonts w:hint="eastAsia"/>
        </w:rPr>
      </w:pPr>
      <w:r>
        <w:rPr>
          <w:rFonts w:hint="eastAsia"/>
        </w:rPr>
        <w:t>工程参数帧14（AP-G014）</w:t>
      </w:r>
    </w:p>
    <w:p w14:paraId="1AA689F0">
      <w:pPr>
        <w:pStyle w:val="14"/>
      </w:pPr>
      <w:r>
        <w:rPr>
          <w:rFonts w:hint="eastAsia"/>
        </w:rPr>
        <w:t>表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表 \* ARABIC</w:instrText>
      </w:r>
      <w:r>
        <w:instrText xml:space="preserve"> </w:instrText>
      </w:r>
      <w:r>
        <w:fldChar w:fldCharType="separate"/>
      </w:r>
      <w:r>
        <w:rPr>
          <w:lang/>
        </w:rPr>
        <w:t>40</w:t>
      </w:r>
      <w:r>
        <w:fldChar w:fldCharType="end"/>
      </w:r>
      <w:r>
        <w:t>工程参数帧</w:t>
      </w:r>
      <w:r>
        <w:rPr>
          <w:rFonts w:hint="eastAsia"/>
        </w:rPr>
        <w:t>14</w:t>
      </w:r>
      <w:r>
        <w:t>（</w:t>
      </w:r>
      <w:r>
        <w:rPr>
          <w:rFonts w:hint="eastAsia"/>
        </w:rPr>
        <w:t>AP-G014</w:t>
      </w:r>
      <w:r>
        <w:t>）</w:t>
      </w:r>
    </w:p>
    <w:tbl>
      <w:tblPr>
        <w:tblStyle w:val="43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85"/>
        <w:gridCol w:w="1411"/>
        <w:gridCol w:w="580"/>
        <w:gridCol w:w="2010"/>
        <w:gridCol w:w="2660"/>
        <w:gridCol w:w="1559"/>
      </w:tblGrid>
      <w:tr w14:paraId="7CDC728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4" w:hRule="atLeast"/>
          <w:jc w:val="center"/>
        </w:trPr>
        <w:tc>
          <w:tcPr>
            <w:tcW w:w="9205" w:type="dxa"/>
            <w:gridSpan w:val="6"/>
            <w:noWrap w:val="0"/>
            <w:vAlign w:val="center"/>
          </w:tcPr>
          <w:p w14:paraId="7960F643">
            <w:pPr>
              <w:spacing w:line="240" w:lineRule="auto"/>
              <w:ind w:firstLine="0" w:firstLineChars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AI处理板</w:t>
            </w:r>
            <w:r>
              <w:rPr>
                <w:sz w:val="21"/>
                <w:szCs w:val="21"/>
              </w:rPr>
              <w:t>工程参数帧</w:t>
            </w:r>
            <w:r>
              <w:rPr>
                <w:rFonts w:hint="eastAsia"/>
                <w:sz w:val="21"/>
                <w:szCs w:val="21"/>
              </w:rPr>
              <w:t>14格式:AP-G014</w:t>
            </w:r>
          </w:p>
        </w:tc>
      </w:tr>
      <w:tr w14:paraId="15E20E0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4" w:hRule="atLeast"/>
          <w:jc w:val="center"/>
        </w:trPr>
        <w:tc>
          <w:tcPr>
            <w:tcW w:w="985" w:type="dxa"/>
            <w:noWrap w:val="0"/>
            <w:vAlign w:val="center"/>
          </w:tcPr>
          <w:p w14:paraId="34F6B9F7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仲裁域</w:t>
            </w:r>
          </w:p>
        </w:tc>
        <w:tc>
          <w:tcPr>
            <w:tcW w:w="1991" w:type="dxa"/>
            <w:gridSpan w:val="2"/>
            <w:noWrap w:val="0"/>
            <w:vAlign w:val="center"/>
          </w:tcPr>
          <w:p w14:paraId="057B9769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ID28~21</w:t>
            </w:r>
            <w:r>
              <w:rPr>
                <w:rFonts w:hint="eastAsia"/>
                <w:sz w:val="21"/>
                <w:szCs w:val="21"/>
              </w:rPr>
              <w:t>:C9</w:t>
            </w:r>
            <w:r>
              <w:rPr>
                <w:sz w:val="21"/>
                <w:szCs w:val="21"/>
              </w:rPr>
              <w:t>H</w:t>
            </w:r>
          </w:p>
        </w:tc>
        <w:tc>
          <w:tcPr>
            <w:tcW w:w="2010" w:type="dxa"/>
            <w:noWrap w:val="0"/>
            <w:vAlign w:val="center"/>
          </w:tcPr>
          <w:p w14:paraId="3F7A0881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ID20~13</w:t>
            </w:r>
            <w:r>
              <w:rPr>
                <w:rFonts w:hint="eastAsia"/>
                <w:sz w:val="21"/>
                <w:szCs w:val="21"/>
              </w:rPr>
              <w:t>:0E</w:t>
            </w:r>
            <w:r>
              <w:rPr>
                <w:sz w:val="21"/>
                <w:szCs w:val="21"/>
              </w:rPr>
              <w:t>H</w:t>
            </w:r>
          </w:p>
        </w:tc>
        <w:tc>
          <w:tcPr>
            <w:tcW w:w="2660" w:type="dxa"/>
            <w:noWrap w:val="0"/>
            <w:vAlign w:val="center"/>
          </w:tcPr>
          <w:p w14:paraId="00ECBC1E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ID12~ID6</w:t>
            </w:r>
            <w:r>
              <w:rPr>
                <w:rFonts w:hint="eastAsia"/>
                <w:sz w:val="21"/>
                <w:szCs w:val="21"/>
              </w:rPr>
              <w:t>:</w:t>
            </w:r>
          </w:p>
          <w:p w14:paraId="41EC9A18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同ID28~ID22</w:t>
            </w:r>
          </w:p>
        </w:tc>
        <w:tc>
          <w:tcPr>
            <w:tcW w:w="1559" w:type="dxa"/>
            <w:noWrap w:val="0"/>
            <w:vAlign w:val="center"/>
          </w:tcPr>
          <w:p w14:paraId="273A589B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ID5~0</w:t>
            </w:r>
            <w:r>
              <w:rPr>
                <w:rFonts w:hint="eastAsia"/>
                <w:sz w:val="21"/>
                <w:szCs w:val="21"/>
              </w:rPr>
              <w:t>:</w:t>
            </w:r>
            <w:r>
              <w:rPr>
                <w:sz w:val="21"/>
                <w:szCs w:val="21"/>
              </w:rPr>
              <w:t>00H</w:t>
            </w:r>
          </w:p>
        </w:tc>
      </w:tr>
      <w:tr w14:paraId="0F5EAF8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4" w:hRule="atLeast"/>
          <w:jc w:val="center"/>
        </w:trPr>
        <w:tc>
          <w:tcPr>
            <w:tcW w:w="985" w:type="dxa"/>
            <w:vMerge w:val="restart"/>
            <w:noWrap w:val="0"/>
            <w:vAlign w:val="center"/>
          </w:tcPr>
          <w:p w14:paraId="1973D472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数据域</w:t>
            </w:r>
          </w:p>
        </w:tc>
        <w:tc>
          <w:tcPr>
            <w:tcW w:w="1411" w:type="dxa"/>
            <w:noWrap w:val="0"/>
            <w:vAlign w:val="center"/>
          </w:tcPr>
          <w:p w14:paraId="6E71FA12">
            <w:pPr>
              <w:pStyle w:val="99"/>
              <w:rPr>
                <w:rFonts w:hint="eastAsia"/>
              </w:rPr>
            </w:pPr>
            <w:r>
              <w:t>DATA0</w:t>
            </w:r>
            <w:r>
              <w:rPr>
                <w:rFonts w:hint="eastAsia"/>
              </w:rPr>
              <w:t>~1</w:t>
            </w:r>
          </w:p>
        </w:tc>
        <w:tc>
          <w:tcPr>
            <w:tcW w:w="580" w:type="dxa"/>
            <w:noWrap w:val="0"/>
            <w:vAlign w:val="center"/>
          </w:tcPr>
          <w:p w14:paraId="5AF817EC">
            <w:pPr>
              <w:pStyle w:val="99"/>
            </w:pPr>
          </w:p>
        </w:tc>
        <w:tc>
          <w:tcPr>
            <w:tcW w:w="2010" w:type="dxa"/>
            <w:noWrap w:val="0"/>
            <w:vAlign w:val="center"/>
          </w:tcPr>
          <w:p w14:paraId="4DA9B4A0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AIS-航速</w:t>
            </w:r>
          </w:p>
        </w:tc>
        <w:tc>
          <w:tcPr>
            <w:tcW w:w="2660" w:type="dxa"/>
            <w:noWrap w:val="0"/>
            <w:vAlign w:val="center"/>
          </w:tcPr>
          <w:p w14:paraId="374292DD">
            <w:pPr>
              <w:pStyle w:val="99"/>
              <w:rPr>
                <w:rFonts w:hint="eastAsia"/>
              </w:rPr>
            </w:pPr>
          </w:p>
        </w:tc>
        <w:tc>
          <w:tcPr>
            <w:tcW w:w="1559" w:type="dxa"/>
            <w:noWrap w:val="0"/>
            <w:vAlign w:val="center"/>
          </w:tcPr>
          <w:p w14:paraId="711A019D">
            <w:pPr>
              <w:pStyle w:val="99"/>
              <w:jc w:val="both"/>
              <w:rPr>
                <w:rFonts w:hint="eastAsia"/>
              </w:rPr>
            </w:pPr>
            <w:r>
              <w:rPr>
                <w:rFonts w:hint="eastAsia"/>
              </w:rPr>
              <w:t>无符号十六进制，计算公式：value*10</w:t>
            </w:r>
            <w:r>
              <w:rPr>
                <w:rFonts w:hint="eastAsia"/>
                <w:vertAlign w:val="superscript"/>
              </w:rPr>
              <w:t>-1</w:t>
            </w:r>
            <w:r>
              <w:rPr>
                <w:rFonts w:hint="eastAsia"/>
              </w:rPr>
              <w:t>，单位：kn，范围：0~102.2，FFFFH=无效</w:t>
            </w:r>
          </w:p>
        </w:tc>
      </w:tr>
      <w:tr w14:paraId="0AC3C3C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4" w:hRule="atLeast"/>
          <w:jc w:val="center"/>
        </w:trPr>
        <w:tc>
          <w:tcPr>
            <w:tcW w:w="985" w:type="dxa"/>
            <w:vMerge w:val="continue"/>
            <w:noWrap w:val="0"/>
            <w:vAlign w:val="center"/>
          </w:tcPr>
          <w:p w14:paraId="6750ABE7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411" w:type="dxa"/>
            <w:noWrap w:val="0"/>
            <w:vAlign w:val="center"/>
          </w:tcPr>
          <w:p w14:paraId="5A4AB273">
            <w:pPr>
              <w:pStyle w:val="99"/>
            </w:pPr>
            <w:r>
              <w:t>DATA</w:t>
            </w:r>
            <w:r>
              <w:rPr>
                <w:rFonts w:hint="eastAsia"/>
              </w:rPr>
              <w:t>2~3</w:t>
            </w:r>
          </w:p>
        </w:tc>
        <w:tc>
          <w:tcPr>
            <w:tcW w:w="580" w:type="dxa"/>
            <w:noWrap w:val="0"/>
            <w:vAlign w:val="center"/>
          </w:tcPr>
          <w:p w14:paraId="7FC4B7DA">
            <w:pPr>
              <w:pStyle w:val="99"/>
            </w:pPr>
          </w:p>
        </w:tc>
        <w:tc>
          <w:tcPr>
            <w:tcW w:w="2010" w:type="dxa"/>
            <w:noWrap w:val="0"/>
            <w:vAlign w:val="center"/>
          </w:tcPr>
          <w:p w14:paraId="4C32FF2E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AIS-航向</w:t>
            </w:r>
          </w:p>
        </w:tc>
        <w:tc>
          <w:tcPr>
            <w:tcW w:w="2660" w:type="dxa"/>
            <w:noWrap w:val="0"/>
            <w:vAlign w:val="center"/>
          </w:tcPr>
          <w:p w14:paraId="7D54CFFD">
            <w:pPr>
              <w:pStyle w:val="99"/>
              <w:rPr>
                <w:rFonts w:hint="eastAsia"/>
              </w:rPr>
            </w:pPr>
          </w:p>
        </w:tc>
        <w:tc>
          <w:tcPr>
            <w:tcW w:w="1559" w:type="dxa"/>
            <w:noWrap w:val="0"/>
            <w:vAlign w:val="center"/>
          </w:tcPr>
          <w:p w14:paraId="125755BE">
            <w:pPr>
              <w:pStyle w:val="99"/>
              <w:jc w:val="both"/>
              <w:rPr>
                <w:rFonts w:hint="eastAsia"/>
              </w:rPr>
            </w:pPr>
            <w:r>
              <w:rPr>
                <w:rFonts w:hint="eastAsia"/>
              </w:rPr>
              <w:t>无符号十六进制，计算公式：value*10</w:t>
            </w:r>
            <w:r>
              <w:rPr>
                <w:rFonts w:hint="eastAsia"/>
                <w:vertAlign w:val="superscript"/>
              </w:rPr>
              <w:t>-1</w:t>
            </w:r>
            <w:r>
              <w:rPr>
                <w:rFonts w:hint="eastAsia"/>
              </w:rPr>
              <w:t>，单位：°，范围：0~359.9，FFFFH=无效</w:t>
            </w:r>
          </w:p>
        </w:tc>
      </w:tr>
      <w:tr w14:paraId="122EA33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4" w:hRule="atLeast"/>
          <w:jc w:val="center"/>
        </w:trPr>
        <w:tc>
          <w:tcPr>
            <w:tcW w:w="985" w:type="dxa"/>
            <w:vMerge w:val="continue"/>
            <w:noWrap w:val="0"/>
            <w:vAlign w:val="center"/>
          </w:tcPr>
          <w:p w14:paraId="4E6FCC28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411" w:type="dxa"/>
            <w:noWrap w:val="0"/>
            <w:vAlign w:val="top"/>
          </w:tcPr>
          <w:p w14:paraId="11086C2F">
            <w:pPr>
              <w:pStyle w:val="99"/>
            </w:pPr>
            <w:r>
              <w:t>DATA</w:t>
            </w:r>
            <w:r>
              <w:rPr>
                <w:rFonts w:hint="eastAsia"/>
              </w:rPr>
              <w:t>4~5</w:t>
            </w:r>
          </w:p>
        </w:tc>
        <w:tc>
          <w:tcPr>
            <w:tcW w:w="580" w:type="dxa"/>
            <w:noWrap w:val="0"/>
            <w:vAlign w:val="center"/>
          </w:tcPr>
          <w:p w14:paraId="19FA5A15">
            <w:pPr>
              <w:pStyle w:val="99"/>
            </w:pPr>
          </w:p>
        </w:tc>
        <w:tc>
          <w:tcPr>
            <w:tcW w:w="2010" w:type="dxa"/>
            <w:noWrap w:val="0"/>
            <w:vAlign w:val="center"/>
          </w:tcPr>
          <w:p w14:paraId="1B696C3D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AIS-船舶类型</w:t>
            </w:r>
          </w:p>
        </w:tc>
        <w:tc>
          <w:tcPr>
            <w:tcW w:w="2660" w:type="dxa"/>
            <w:noWrap w:val="0"/>
            <w:vAlign w:val="center"/>
          </w:tcPr>
          <w:p w14:paraId="07C9F6FE">
            <w:pPr>
              <w:pStyle w:val="99"/>
              <w:rPr>
                <w:rFonts w:hint="eastAsia"/>
              </w:rPr>
            </w:pPr>
          </w:p>
        </w:tc>
        <w:tc>
          <w:tcPr>
            <w:tcW w:w="1559" w:type="dxa"/>
            <w:noWrap w:val="0"/>
            <w:vAlign w:val="center"/>
          </w:tcPr>
          <w:p w14:paraId="3775CF73">
            <w:pPr>
              <w:pStyle w:val="99"/>
              <w:jc w:val="both"/>
              <w:rPr>
                <w:rFonts w:hint="eastAsia"/>
              </w:rPr>
            </w:pPr>
          </w:p>
        </w:tc>
      </w:tr>
      <w:tr w14:paraId="6FDDB07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4" w:hRule="atLeast"/>
          <w:jc w:val="center"/>
        </w:trPr>
        <w:tc>
          <w:tcPr>
            <w:tcW w:w="985" w:type="dxa"/>
            <w:vMerge w:val="continue"/>
            <w:noWrap w:val="0"/>
            <w:vAlign w:val="center"/>
          </w:tcPr>
          <w:p w14:paraId="17F746B8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411" w:type="dxa"/>
            <w:noWrap w:val="0"/>
            <w:vAlign w:val="center"/>
          </w:tcPr>
          <w:p w14:paraId="64D5376A">
            <w:pPr>
              <w:pStyle w:val="99"/>
            </w:pPr>
            <w:r>
              <w:t>DATA</w:t>
            </w:r>
            <w:r>
              <w:rPr>
                <w:rFonts w:hint="eastAsia"/>
              </w:rPr>
              <w:t>6</w:t>
            </w:r>
          </w:p>
        </w:tc>
        <w:tc>
          <w:tcPr>
            <w:tcW w:w="580" w:type="dxa"/>
            <w:noWrap w:val="0"/>
            <w:vAlign w:val="center"/>
          </w:tcPr>
          <w:p w14:paraId="3E7ED43C">
            <w:pPr>
              <w:pStyle w:val="99"/>
            </w:pPr>
          </w:p>
        </w:tc>
        <w:tc>
          <w:tcPr>
            <w:tcW w:w="2010" w:type="dxa"/>
            <w:noWrap w:val="0"/>
            <w:vAlign w:val="center"/>
          </w:tcPr>
          <w:p w14:paraId="31D710A5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AIS-航行状态</w:t>
            </w:r>
          </w:p>
        </w:tc>
        <w:tc>
          <w:tcPr>
            <w:tcW w:w="2660" w:type="dxa"/>
            <w:noWrap w:val="0"/>
            <w:vAlign w:val="center"/>
          </w:tcPr>
          <w:p w14:paraId="6C8AB060">
            <w:pPr>
              <w:pStyle w:val="99"/>
            </w:pPr>
            <w:r>
              <w:rPr>
                <w:rFonts w:hint="eastAsia"/>
              </w:rPr>
              <w:t>00H=航行中;</w:t>
            </w:r>
          </w:p>
          <w:p w14:paraId="3797FB11">
            <w:pPr>
              <w:pStyle w:val="99"/>
            </w:pPr>
            <w:r>
              <w:rPr>
                <w:rFonts w:hint="eastAsia"/>
              </w:rPr>
              <w:t>01H=抛锚;</w:t>
            </w:r>
          </w:p>
          <w:p w14:paraId="7251CD95">
            <w:pPr>
              <w:pStyle w:val="99"/>
            </w:pPr>
            <w:r>
              <w:rPr>
                <w:rFonts w:hint="eastAsia"/>
              </w:rPr>
              <w:t>02H=没有在命令下;</w:t>
            </w:r>
          </w:p>
          <w:p w14:paraId="3FF131C9">
            <w:pPr>
              <w:pStyle w:val="99"/>
            </w:pPr>
            <w:r>
              <w:rPr>
                <w:rFonts w:hint="eastAsia"/>
              </w:rPr>
              <w:t>03H=操纵受限制;</w:t>
            </w:r>
          </w:p>
          <w:p w14:paraId="1332D284">
            <w:pPr>
              <w:pStyle w:val="99"/>
            </w:pPr>
            <w:r>
              <w:rPr>
                <w:rFonts w:hint="eastAsia"/>
              </w:rPr>
              <w:t>04H=系泊;</w:t>
            </w:r>
          </w:p>
          <w:p w14:paraId="36E896AD">
            <w:pPr>
              <w:pStyle w:val="99"/>
            </w:pPr>
            <w:r>
              <w:rPr>
                <w:rFonts w:hint="eastAsia"/>
              </w:rPr>
              <w:t>05H=吃水限制;</w:t>
            </w:r>
          </w:p>
          <w:p w14:paraId="67CA6AC4">
            <w:pPr>
              <w:pStyle w:val="99"/>
            </w:pPr>
            <w:r>
              <w:rPr>
                <w:rFonts w:hint="eastAsia"/>
              </w:rPr>
              <w:t>06H=搁浅;</w:t>
            </w:r>
          </w:p>
          <w:p w14:paraId="36A8A179">
            <w:pPr>
              <w:pStyle w:val="99"/>
            </w:pPr>
            <w:r>
              <w:rPr>
                <w:rFonts w:hint="eastAsia"/>
              </w:rPr>
              <w:t>07H=进行捕捞;</w:t>
            </w:r>
          </w:p>
          <w:p w14:paraId="52ABC246">
            <w:pPr>
              <w:pStyle w:val="99"/>
            </w:pPr>
            <w:r>
              <w:rPr>
                <w:rFonts w:hint="eastAsia"/>
              </w:rPr>
              <w:t>08=操帆在航;</w:t>
            </w:r>
          </w:p>
          <w:p w14:paraId="06DB136D">
            <w:pPr>
              <w:pStyle w:val="99"/>
            </w:pPr>
            <w:r>
              <w:rPr>
                <w:rFonts w:hint="eastAsia"/>
              </w:rPr>
              <w:t>09H=保留给高速船舶航行状态修正;</w:t>
            </w:r>
          </w:p>
          <w:p w14:paraId="27DAD1A8">
            <w:pPr>
              <w:pStyle w:val="99"/>
            </w:pPr>
            <w:r>
              <w:rPr>
                <w:rFonts w:hint="eastAsia"/>
              </w:rPr>
              <w:t>0AH=保留给地效翼船航行状态修正;</w:t>
            </w:r>
          </w:p>
          <w:p w14:paraId="0C95240A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0F=未定义</w:t>
            </w:r>
          </w:p>
        </w:tc>
        <w:tc>
          <w:tcPr>
            <w:tcW w:w="1559" w:type="dxa"/>
            <w:noWrap w:val="0"/>
            <w:vAlign w:val="center"/>
          </w:tcPr>
          <w:p w14:paraId="55B1C446">
            <w:pPr>
              <w:pStyle w:val="99"/>
              <w:jc w:val="both"/>
              <w:rPr>
                <w:rFonts w:hint="eastAsia"/>
              </w:rPr>
            </w:pPr>
          </w:p>
        </w:tc>
      </w:tr>
      <w:tr w14:paraId="2C87858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4" w:hRule="atLeast"/>
          <w:jc w:val="center"/>
        </w:trPr>
        <w:tc>
          <w:tcPr>
            <w:tcW w:w="985" w:type="dxa"/>
            <w:vMerge w:val="continue"/>
            <w:noWrap w:val="0"/>
            <w:vAlign w:val="center"/>
          </w:tcPr>
          <w:p w14:paraId="222B586E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411" w:type="dxa"/>
            <w:noWrap w:val="0"/>
            <w:vAlign w:val="center"/>
          </w:tcPr>
          <w:p w14:paraId="4D20628E">
            <w:pPr>
              <w:pStyle w:val="99"/>
              <w:rPr>
                <w:rFonts w:hint="eastAsia"/>
              </w:rPr>
            </w:pPr>
            <w:r>
              <w:t>DATA</w:t>
            </w:r>
            <w:r>
              <w:rPr>
                <w:rFonts w:hint="eastAsia"/>
              </w:rPr>
              <w:t>7</w:t>
            </w:r>
          </w:p>
        </w:tc>
        <w:tc>
          <w:tcPr>
            <w:tcW w:w="580" w:type="dxa"/>
            <w:noWrap w:val="0"/>
            <w:vAlign w:val="center"/>
          </w:tcPr>
          <w:p w14:paraId="29BDD63B">
            <w:pPr>
              <w:pStyle w:val="99"/>
            </w:pPr>
          </w:p>
        </w:tc>
        <w:tc>
          <w:tcPr>
            <w:tcW w:w="2010" w:type="dxa"/>
            <w:noWrap w:val="0"/>
            <w:vAlign w:val="center"/>
          </w:tcPr>
          <w:p w14:paraId="3FFED800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预留</w:t>
            </w:r>
          </w:p>
        </w:tc>
        <w:tc>
          <w:tcPr>
            <w:tcW w:w="2660" w:type="dxa"/>
            <w:noWrap w:val="0"/>
            <w:vAlign w:val="center"/>
          </w:tcPr>
          <w:p w14:paraId="54D3306B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AAH</w:t>
            </w:r>
          </w:p>
        </w:tc>
        <w:tc>
          <w:tcPr>
            <w:tcW w:w="1559" w:type="dxa"/>
            <w:noWrap w:val="0"/>
            <w:vAlign w:val="center"/>
          </w:tcPr>
          <w:p w14:paraId="05347FCA">
            <w:pPr>
              <w:pStyle w:val="99"/>
              <w:jc w:val="both"/>
              <w:rPr>
                <w:rFonts w:hint="eastAsia"/>
              </w:rPr>
            </w:pPr>
          </w:p>
        </w:tc>
      </w:tr>
      <w:tr w14:paraId="148C42B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7" w:hRule="atLeast"/>
          <w:jc w:val="center"/>
        </w:trPr>
        <w:tc>
          <w:tcPr>
            <w:tcW w:w="985" w:type="dxa"/>
            <w:vMerge w:val="restart"/>
            <w:noWrap w:val="0"/>
            <w:vAlign w:val="center"/>
          </w:tcPr>
          <w:p w14:paraId="5DC7B8F6">
            <w:pPr>
              <w:spacing w:line="240" w:lineRule="auto"/>
              <w:ind w:firstLine="0" w:firstLineChars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使用</w:t>
            </w:r>
            <w:r>
              <w:rPr>
                <w:sz w:val="21"/>
                <w:szCs w:val="21"/>
              </w:rPr>
              <w:t>说明</w:t>
            </w:r>
          </w:p>
        </w:tc>
        <w:tc>
          <w:tcPr>
            <w:tcW w:w="1411" w:type="dxa"/>
            <w:noWrap w:val="0"/>
            <w:vAlign w:val="center"/>
          </w:tcPr>
          <w:p w14:paraId="59B6A86F">
            <w:pPr>
              <w:spacing w:line="240" w:lineRule="auto"/>
              <w:ind w:firstLine="0" w:firstLineChars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发送</w:t>
            </w:r>
            <w:r>
              <w:rPr>
                <w:sz w:val="21"/>
                <w:szCs w:val="21"/>
              </w:rPr>
              <w:t>条件</w:t>
            </w:r>
          </w:p>
        </w:tc>
        <w:tc>
          <w:tcPr>
            <w:tcW w:w="6809" w:type="dxa"/>
            <w:gridSpan w:val="4"/>
            <w:noWrap w:val="0"/>
            <w:vAlign w:val="center"/>
          </w:tcPr>
          <w:p w14:paraId="28C24071">
            <w:pPr>
              <w:pStyle w:val="99"/>
            </w:pPr>
            <w:r>
              <w:rPr>
                <w:rFonts w:hint="eastAsia"/>
              </w:rPr>
              <w:t>接收</w:t>
            </w:r>
            <w:r>
              <w:t>到中心机</w:t>
            </w:r>
            <w:r>
              <w:rPr>
                <w:rFonts w:hint="eastAsia"/>
              </w:rPr>
              <w:t>工程参数采集指令（AP-Z002）后20</w:t>
            </w:r>
            <w:r>
              <w:t>ms内返回该帧</w:t>
            </w:r>
          </w:p>
        </w:tc>
      </w:tr>
      <w:tr w14:paraId="57AB755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7" w:hRule="atLeast"/>
          <w:jc w:val="center"/>
        </w:trPr>
        <w:tc>
          <w:tcPr>
            <w:tcW w:w="985" w:type="dxa"/>
            <w:vMerge w:val="continue"/>
            <w:noWrap w:val="0"/>
            <w:vAlign w:val="center"/>
          </w:tcPr>
          <w:p w14:paraId="6EE69A82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411" w:type="dxa"/>
            <w:noWrap w:val="0"/>
            <w:vAlign w:val="center"/>
          </w:tcPr>
          <w:p w14:paraId="04AB3EE8">
            <w:pPr>
              <w:spacing w:line="240" w:lineRule="auto"/>
              <w:ind w:firstLine="0" w:firstLineChars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处理</w:t>
            </w:r>
            <w:r>
              <w:rPr>
                <w:sz w:val="21"/>
                <w:szCs w:val="21"/>
              </w:rPr>
              <w:t>要求</w:t>
            </w:r>
          </w:p>
        </w:tc>
        <w:tc>
          <w:tcPr>
            <w:tcW w:w="6809" w:type="dxa"/>
            <w:gridSpan w:val="4"/>
            <w:noWrap w:val="0"/>
            <w:vAlign w:val="center"/>
          </w:tcPr>
          <w:p w14:paraId="71113B8B">
            <w:pPr>
              <w:pStyle w:val="99"/>
            </w:pPr>
            <w:r>
              <w:rPr>
                <w:rFonts w:hint="eastAsia"/>
              </w:rPr>
              <w:t>若</w:t>
            </w:r>
            <w:r>
              <w:t>中心机在</w:t>
            </w:r>
            <w:r>
              <w:rPr>
                <w:rFonts w:hint="eastAsia"/>
              </w:rPr>
              <w:t>工程参数采集指令（AP-Z002）发出</w:t>
            </w:r>
            <w:r>
              <w:t>后</w:t>
            </w:r>
            <w:r>
              <w:rPr>
                <w:rFonts w:hint="eastAsia"/>
              </w:rPr>
              <w:t>2</w:t>
            </w:r>
            <w:r>
              <w:t>s内未接收到该帧，则按超时处理</w:t>
            </w:r>
          </w:p>
        </w:tc>
      </w:tr>
    </w:tbl>
    <w:p w14:paraId="6B622C25">
      <w:pPr>
        <w:ind w:firstLine="0" w:firstLineChars="0"/>
      </w:pPr>
    </w:p>
    <w:p w14:paraId="1D640247">
      <w:pPr>
        <w:pStyle w:val="6"/>
        <w:spacing w:before="326" w:after="163"/>
        <w:rPr>
          <w:rFonts w:hint="eastAsia"/>
        </w:rPr>
      </w:pPr>
      <w:r>
        <w:rPr>
          <w:rFonts w:hint="eastAsia"/>
        </w:rPr>
        <w:t>工程参数帧15（AP-G015）</w:t>
      </w:r>
    </w:p>
    <w:p w14:paraId="0870F90F">
      <w:pPr>
        <w:pStyle w:val="14"/>
      </w:pPr>
      <w:r>
        <w:rPr>
          <w:rFonts w:hint="eastAsia"/>
        </w:rPr>
        <w:t>表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表 \* ARABIC</w:instrText>
      </w:r>
      <w:r>
        <w:instrText xml:space="preserve"> </w:instrText>
      </w:r>
      <w:r>
        <w:fldChar w:fldCharType="separate"/>
      </w:r>
      <w:r>
        <w:rPr>
          <w:lang/>
        </w:rPr>
        <w:t>41</w:t>
      </w:r>
      <w:r>
        <w:fldChar w:fldCharType="end"/>
      </w:r>
      <w:r>
        <w:t>工程参数帧</w:t>
      </w:r>
      <w:r>
        <w:rPr>
          <w:rFonts w:hint="eastAsia"/>
        </w:rPr>
        <w:t>15</w:t>
      </w:r>
      <w:r>
        <w:t>（</w:t>
      </w:r>
      <w:r>
        <w:rPr>
          <w:rFonts w:hint="eastAsia"/>
        </w:rPr>
        <w:t>AP-G015</w:t>
      </w:r>
      <w:r>
        <w:t>）</w:t>
      </w:r>
    </w:p>
    <w:tbl>
      <w:tblPr>
        <w:tblStyle w:val="43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85"/>
        <w:gridCol w:w="1411"/>
        <w:gridCol w:w="580"/>
        <w:gridCol w:w="2010"/>
        <w:gridCol w:w="2660"/>
        <w:gridCol w:w="1559"/>
      </w:tblGrid>
      <w:tr w14:paraId="70ACCF4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4" w:hRule="atLeast"/>
          <w:jc w:val="center"/>
        </w:trPr>
        <w:tc>
          <w:tcPr>
            <w:tcW w:w="9205" w:type="dxa"/>
            <w:gridSpan w:val="6"/>
            <w:noWrap w:val="0"/>
            <w:vAlign w:val="center"/>
          </w:tcPr>
          <w:p w14:paraId="355E1AC2">
            <w:pPr>
              <w:spacing w:line="240" w:lineRule="auto"/>
              <w:ind w:firstLine="0" w:firstLineChars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AI处理板</w:t>
            </w:r>
            <w:r>
              <w:rPr>
                <w:sz w:val="21"/>
                <w:szCs w:val="21"/>
              </w:rPr>
              <w:t>工程参数帧</w:t>
            </w:r>
            <w:r>
              <w:rPr>
                <w:rFonts w:hint="eastAsia"/>
                <w:sz w:val="21"/>
                <w:szCs w:val="21"/>
              </w:rPr>
              <w:t>15格式:AP-G015</w:t>
            </w:r>
          </w:p>
        </w:tc>
      </w:tr>
      <w:tr w14:paraId="3456321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4" w:hRule="atLeast"/>
          <w:jc w:val="center"/>
        </w:trPr>
        <w:tc>
          <w:tcPr>
            <w:tcW w:w="985" w:type="dxa"/>
            <w:noWrap w:val="0"/>
            <w:vAlign w:val="center"/>
          </w:tcPr>
          <w:p w14:paraId="3EB84DBF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仲裁域</w:t>
            </w:r>
          </w:p>
        </w:tc>
        <w:tc>
          <w:tcPr>
            <w:tcW w:w="1991" w:type="dxa"/>
            <w:gridSpan w:val="2"/>
            <w:noWrap w:val="0"/>
            <w:vAlign w:val="center"/>
          </w:tcPr>
          <w:p w14:paraId="7557E547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ID28~21</w:t>
            </w:r>
            <w:r>
              <w:rPr>
                <w:rFonts w:hint="eastAsia"/>
                <w:sz w:val="21"/>
                <w:szCs w:val="21"/>
              </w:rPr>
              <w:t>:C9</w:t>
            </w:r>
            <w:r>
              <w:rPr>
                <w:sz w:val="21"/>
                <w:szCs w:val="21"/>
              </w:rPr>
              <w:t>H</w:t>
            </w:r>
          </w:p>
        </w:tc>
        <w:tc>
          <w:tcPr>
            <w:tcW w:w="2010" w:type="dxa"/>
            <w:noWrap w:val="0"/>
            <w:vAlign w:val="center"/>
          </w:tcPr>
          <w:p w14:paraId="4AF6538C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ID20~13</w:t>
            </w:r>
            <w:r>
              <w:rPr>
                <w:rFonts w:hint="eastAsia"/>
                <w:sz w:val="21"/>
                <w:szCs w:val="21"/>
              </w:rPr>
              <w:t>:0F</w:t>
            </w:r>
            <w:r>
              <w:rPr>
                <w:sz w:val="21"/>
                <w:szCs w:val="21"/>
              </w:rPr>
              <w:t>H</w:t>
            </w:r>
          </w:p>
        </w:tc>
        <w:tc>
          <w:tcPr>
            <w:tcW w:w="2660" w:type="dxa"/>
            <w:noWrap w:val="0"/>
            <w:vAlign w:val="center"/>
          </w:tcPr>
          <w:p w14:paraId="00290645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ID12~ID6</w:t>
            </w:r>
            <w:r>
              <w:rPr>
                <w:rFonts w:hint="eastAsia"/>
                <w:sz w:val="21"/>
                <w:szCs w:val="21"/>
              </w:rPr>
              <w:t>:</w:t>
            </w:r>
          </w:p>
          <w:p w14:paraId="11C878A2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同ID28~ID22</w:t>
            </w:r>
          </w:p>
        </w:tc>
        <w:tc>
          <w:tcPr>
            <w:tcW w:w="1559" w:type="dxa"/>
            <w:noWrap w:val="0"/>
            <w:vAlign w:val="center"/>
          </w:tcPr>
          <w:p w14:paraId="652931FA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ID5~0</w:t>
            </w:r>
            <w:r>
              <w:rPr>
                <w:rFonts w:hint="eastAsia"/>
                <w:sz w:val="21"/>
                <w:szCs w:val="21"/>
              </w:rPr>
              <w:t>:</w:t>
            </w:r>
            <w:r>
              <w:rPr>
                <w:sz w:val="21"/>
                <w:szCs w:val="21"/>
              </w:rPr>
              <w:t>00H</w:t>
            </w:r>
          </w:p>
        </w:tc>
      </w:tr>
      <w:tr w14:paraId="473864C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4" w:hRule="atLeast"/>
          <w:jc w:val="center"/>
        </w:trPr>
        <w:tc>
          <w:tcPr>
            <w:tcW w:w="985" w:type="dxa"/>
            <w:vMerge w:val="restart"/>
            <w:noWrap w:val="0"/>
            <w:vAlign w:val="center"/>
          </w:tcPr>
          <w:p w14:paraId="7C18B96A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数据域</w:t>
            </w:r>
          </w:p>
        </w:tc>
        <w:tc>
          <w:tcPr>
            <w:tcW w:w="1411" w:type="dxa"/>
            <w:noWrap w:val="0"/>
            <w:vAlign w:val="center"/>
          </w:tcPr>
          <w:p w14:paraId="0F1A7738">
            <w:pPr>
              <w:pStyle w:val="99"/>
              <w:rPr>
                <w:rFonts w:hint="eastAsia"/>
              </w:rPr>
            </w:pPr>
            <w:r>
              <w:t>DATA0</w:t>
            </w:r>
            <w:r>
              <w:rPr>
                <w:rFonts w:hint="eastAsia"/>
              </w:rPr>
              <w:t>~3</w:t>
            </w:r>
          </w:p>
        </w:tc>
        <w:tc>
          <w:tcPr>
            <w:tcW w:w="580" w:type="dxa"/>
            <w:noWrap w:val="0"/>
            <w:vAlign w:val="center"/>
          </w:tcPr>
          <w:p w14:paraId="4D2118B8">
            <w:pPr>
              <w:pStyle w:val="99"/>
            </w:pPr>
          </w:p>
        </w:tc>
        <w:tc>
          <w:tcPr>
            <w:tcW w:w="2010" w:type="dxa"/>
            <w:noWrap w:val="0"/>
            <w:vAlign w:val="center"/>
          </w:tcPr>
          <w:p w14:paraId="69D5BA7A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AIS-时间（s）</w:t>
            </w:r>
          </w:p>
        </w:tc>
        <w:tc>
          <w:tcPr>
            <w:tcW w:w="2660" w:type="dxa"/>
            <w:noWrap w:val="0"/>
            <w:vAlign w:val="center"/>
          </w:tcPr>
          <w:p w14:paraId="4EF9BA76">
            <w:pPr>
              <w:pStyle w:val="99"/>
              <w:rPr>
                <w:rFonts w:hint="eastAsia"/>
              </w:rPr>
            </w:pPr>
          </w:p>
        </w:tc>
        <w:tc>
          <w:tcPr>
            <w:tcW w:w="1559" w:type="dxa"/>
            <w:noWrap w:val="0"/>
            <w:vAlign w:val="center"/>
          </w:tcPr>
          <w:p w14:paraId="676C8CC7">
            <w:pPr>
              <w:pStyle w:val="99"/>
              <w:jc w:val="both"/>
              <w:rPr>
                <w:rFonts w:hint="eastAsia"/>
              </w:rPr>
            </w:pPr>
            <w:r>
              <w:t>无符号十六进制整型</w:t>
            </w:r>
            <w:r>
              <w:rPr>
                <w:rFonts w:hint="eastAsia"/>
              </w:rPr>
              <w:t>，</w:t>
            </w:r>
            <w:r>
              <w:t>UTC累计时间，</w:t>
            </w:r>
            <w:r>
              <w:rPr>
                <w:rFonts w:hint="eastAsia"/>
              </w:rPr>
              <w:t>单位：s，</w:t>
            </w:r>
            <w:r>
              <w:t>时间起点</w:t>
            </w:r>
            <w:r>
              <w:rPr>
                <w:rFonts w:hint="eastAsia"/>
              </w:rPr>
              <w:t>为2</w:t>
            </w:r>
            <w:r>
              <w:t>000</w:t>
            </w:r>
            <w:r>
              <w:rPr>
                <w:rFonts w:hint="eastAsia"/>
              </w:rPr>
              <w:t>年1月1日1</w:t>
            </w:r>
            <w:r>
              <w:t>2</w:t>
            </w:r>
            <w:r>
              <w:rPr>
                <w:rFonts w:hint="eastAsia"/>
              </w:rPr>
              <w:t>时0</w:t>
            </w:r>
            <w:r>
              <w:t>0</w:t>
            </w:r>
            <w:r>
              <w:rPr>
                <w:rFonts w:hint="eastAsia"/>
              </w:rPr>
              <w:t>分0</w:t>
            </w:r>
            <w:r>
              <w:t>0</w:t>
            </w:r>
            <w:r>
              <w:rPr>
                <w:rFonts w:hint="eastAsia"/>
              </w:rPr>
              <w:t>秒</w:t>
            </w:r>
          </w:p>
        </w:tc>
      </w:tr>
      <w:tr w14:paraId="3F2F7EA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4" w:hRule="atLeast"/>
          <w:jc w:val="center"/>
        </w:trPr>
        <w:tc>
          <w:tcPr>
            <w:tcW w:w="985" w:type="dxa"/>
            <w:vMerge w:val="continue"/>
            <w:noWrap w:val="0"/>
            <w:vAlign w:val="center"/>
          </w:tcPr>
          <w:p w14:paraId="6F10E8B9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411" w:type="dxa"/>
            <w:noWrap w:val="0"/>
            <w:vAlign w:val="center"/>
          </w:tcPr>
          <w:p w14:paraId="1871EE6A">
            <w:pPr>
              <w:pStyle w:val="99"/>
            </w:pPr>
            <w:r>
              <w:t>DATA</w:t>
            </w:r>
            <w:r>
              <w:rPr>
                <w:rFonts w:hint="eastAsia"/>
              </w:rPr>
              <w:t>4~5</w:t>
            </w:r>
          </w:p>
        </w:tc>
        <w:tc>
          <w:tcPr>
            <w:tcW w:w="580" w:type="dxa"/>
            <w:noWrap w:val="0"/>
            <w:vAlign w:val="center"/>
          </w:tcPr>
          <w:p w14:paraId="41380425">
            <w:pPr>
              <w:pStyle w:val="99"/>
            </w:pPr>
          </w:p>
        </w:tc>
        <w:tc>
          <w:tcPr>
            <w:tcW w:w="2010" w:type="dxa"/>
            <w:noWrap w:val="0"/>
            <w:vAlign w:val="center"/>
          </w:tcPr>
          <w:p w14:paraId="6B264869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AIS-时间（ms）</w:t>
            </w:r>
          </w:p>
        </w:tc>
        <w:tc>
          <w:tcPr>
            <w:tcW w:w="2660" w:type="dxa"/>
            <w:noWrap w:val="0"/>
            <w:vAlign w:val="center"/>
          </w:tcPr>
          <w:p w14:paraId="2CE0E003">
            <w:pPr>
              <w:pStyle w:val="99"/>
              <w:rPr>
                <w:rFonts w:hint="eastAsia"/>
              </w:rPr>
            </w:pPr>
          </w:p>
        </w:tc>
        <w:tc>
          <w:tcPr>
            <w:tcW w:w="1559" w:type="dxa"/>
            <w:noWrap w:val="0"/>
            <w:vAlign w:val="center"/>
          </w:tcPr>
          <w:p w14:paraId="1CF935DD">
            <w:pPr>
              <w:pStyle w:val="99"/>
              <w:jc w:val="both"/>
              <w:rPr>
                <w:rFonts w:hint="eastAsia"/>
              </w:rPr>
            </w:pPr>
            <w:r>
              <w:t>无符号十六进制整型</w:t>
            </w:r>
            <w:r>
              <w:rPr>
                <w:rFonts w:hint="eastAsia"/>
              </w:rPr>
              <w:t>，单位：ms，范围：0~999</w:t>
            </w:r>
          </w:p>
        </w:tc>
      </w:tr>
      <w:tr w14:paraId="57AF84E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4" w:hRule="atLeast"/>
          <w:jc w:val="center"/>
        </w:trPr>
        <w:tc>
          <w:tcPr>
            <w:tcW w:w="985" w:type="dxa"/>
            <w:vMerge w:val="continue"/>
            <w:noWrap w:val="0"/>
            <w:vAlign w:val="center"/>
          </w:tcPr>
          <w:p w14:paraId="1FB8067E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411" w:type="dxa"/>
            <w:noWrap w:val="0"/>
            <w:vAlign w:val="center"/>
          </w:tcPr>
          <w:p w14:paraId="524E3862">
            <w:pPr>
              <w:pStyle w:val="99"/>
            </w:pPr>
            <w:r>
              <w:t>DATA</w:t>
            </w:r>
            <w:r>
              <w:rPr>
                <w:rFonts w:hint="eastAsia"/>
              </w:rPr>
              <w:t>6~7</w:t>
            </w:r>
          </w:p>
        </w:tc>
        <w:tc>
          <w:tcPr>
            <w:tcW w:w="580" w:type="dxa"/>
            <w:noWrap w:val="0"/>
            <w:vAlign w:val="center"/>
          </w:tcPr>
          <w:p w14:paraId="1BFE658C">
            <w:pPr>
              <w:pStyle w:val="99"/>
            </w:pPr>
          </w:p>
        </w:tc>
        <w:tc>
          <w:tcPr>
            <w:tcW w:w="2010" w:type="dxa"/>
            <w:noWrap w:val="0"/>
            <w:vAlign w:val="center"/>
          </w:tcPr>
          <w:p w14:paraId="3694D6E2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预留</w:t>
            </w:r>
          </w:p>
        </w:tc>
        <w:tc>
          <w:tcPr>
            <w:tcW w:w="2660" w:type="dxa"/>
            <w:noWrap w:val="0"/>
            <w:vAlign w:val="center"/>
          </w:tcPr>
          <w:p w14:paraId="7F62441A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AAH</w:t>
            </w:r>
          </w:p>
        </w:tc>
        <w:tc>
          <w:tcPr>
            <w:tcW w:w="1559" w:type="dxa"/>
            <w:noWrap w:val="0"/>
            <w:vAlign w:val="center"/>
          </w:tcPr>
          <w:p w14:paraId="5706B070">
            <w:pPr>
              <w:pStyle w:val="99"/>
              <w:jc w:val="both"/>
              <w:rPr>
                <w:rFonts w:hint="eastAsia"/>
              </w:rPr>
            </w:pPr>
          </w:p>
        </w:tc>
      </w:tr>
      <w:tr w14:paraId="664AC7A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7" w:hRule="atLeast"/>
          <w:jc w:val="center"/>
        </w:trPr>
        <w:tc>
          <w:tcPr>
            <w:tcW w:w="985" w:type="dxa"/>
            <w:vMerge w:val="restart"/>
            <w:noWrap w:val="0"/>
            <w:vAlign w:val="center"/>
          </w:tcPr>
          <w:p w14:paraId="276E501A">
            <w:pPr>
              <w:spacing w:line="240" w:lineRule="auto"/>
              <w:ind w:firstLine="0" w:firstLineChars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使用</w:t>
            </w:r>
            <w:r>
              <w:rPr>
                <w:sz w:val="21"/>
                <w:szCs w:val="21"/>
              </w:rPr>
              <w:t>说明</w:t>
            </w:r>
          </w:p>
        </w:tc>
        <w:tc>
          <w:tcPr>
            <w:tcW w:w="1411" w:type="dxa"/>
            <w:noWrap w:val="0"/>
            <w:vAlign w:val="center"/>
          </w:tcPr>
          <w:p w14:paraId="2C9DD811">
            <w:pPr>
              <w:spacing w:line="240" w:lineRule="auto"/>
              <w:ind w:firstLine="0" w:firstLineChars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发送</w:t>
            </w:r>
            <w:r>
              <w:rPr>
                <w:sz w:val="21"/>
                <w:szCs w:val="21"/>
              </w:rPr>
              <w:t>条件</w:t>
            </w:r>
          </w:p>
        </w:tc>
        <w:tc>
          <w:tcPr>
            <w:tcW w:w="6809" w:type="dxa"/>
            <w:gridSpan w:val="4"/>
            <w:noWrap w:val="0"/>
            <w:vAlign w:val="center"/>
          </w:tcPr>
          <w:p w14:paraId="26A6F6B6">
            <w:pPr>
              <w:pStyle w:val="99"/>
            </w:pPr>
            <w:r>
              <w:rPr>
                <w:rFonts w:hint="eastAsia"/>
              </w:rPr>
              <w:t>接收</w:t>
            </w:r>
            <w:r>
              <w:t>到中心机</w:t>
            </w:r>
            <w:r>
              <w:rPr>
                <w:rFonts w:hint="eastAsia"/>
              </w:rPr>
              <w:t>工程参数采集指令（AP-Z002）后20</w:t>
            </w:r>
            <w:r>
              <w:t>ms内返回该帧</w:t>
            </w:r>
          </w:p>
        </w:tc>
      </w:tr>
      <w:tr w14:paraId="1F01868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7" w:hRule="atLeast"/>
          <w:jc w:val="center"/>
        </w:trPr>
        <w:tc>
          <w:tcPr>
            <w:tcW w:w="985" w:type="dxa"/>
            <w:vMerge w:val="continue"/>
            <w:noWrap w:val="0"/>
            <w:vAlign w:val="center"/>
          </w:tcPr>
          <w:p w14:paraId="7362CCB3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411" w:type="dxa"/>
            <w:noWrap w:val="0"/>
            <w:vAlign w:val="center"/>
          </w:tcPr>
          <w:p w14:paraId="4D43B6DF">
            <w:pPr>
              <w:spacing w:line="240" w:lineRule="auto"/>
              <w:ind w:firstLine="0" w:firstLineChars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处理</w:t>
            </w:r>
            <w:r>
              <w:rPr>
                <w:sz w:val="21"/>
                <w:szCs w:val="21"/>
              </w:rPr>
              <w:t>要求</w:t>
            </w:r>
          </w:p>
        </w:tc>
        <w:tc>
          <w:tcPr>
            <w:tcW w:w="6809" w:type="dxa"/>
            <w:gridSpan w:val="4"/>
            <w:noWrap w:val="0"/>
            <w:vAlign w:val="center"/>
          </w:tcPr>
          <w:p w14:paraId="2CAB2189">
            <w:pPr>
              <w:pStyle w:val="99"/>
            </w:pPr>
            <w:r>
              <w:rPr>
                <w:rFonts w:hint="eastAsia"/>
              </w:rPr>
              <w:t>若</w:t>
            </w:r>
            <w:r>
              <w:t>中心机在</w:t>
            </w:r>
            <w:r>
              <w:rPr>
                <w:rFonts w:hint="eastAsia"/>
              </w:rPr>
              <w:t>工程参数采集指令（AP-Z002）发出</w:t>
            </w:r>
            <w:r>
              <w:t>后</w:t>
            </w:r>
            <w:r>
              <w:rPr>
                <w:rFonts w:hint="eastAsia"/>
              </w:rPr>
              <w:t>2</w:t>
            </w:r>
            <w:r>
              <w:t>s内未接收到该帧，则按超时处理</w:t>
            </w:r>
          </w:p>
        </w:tc>
      </w:tr>
    </w:tbl>
    <w:p w14:paraId="678D109F">
      <w:pPr>
        <w:ind w:firstLine="0" w:firstLineChars="0"/>
        <w:rPr>
          <w:rFonts w:hint="eastAsia"/>
        </w:rPr>
      </w:pPr>
    </w:p>
    <w:p w14:paraId="1C85ABCF">
      <w:pPr>
        <w:pStyle w:val="6"/>
        <w:spacing w:before="326" w:after="163"/>
        <w:rPr>
          <w:rFonts w:hint="eastAsia"/>
        </w:rPr>
      </w:pPr>
      <w:r>
        <w:rPr>
          <w:rFonts w:hint="eastAsia"/>
        </w:rPr>
        <w:t>工程参数帧16（AP-G016）</w:t>
      </w:r>
    </w:p>
    <w:p w14:paraId="79EFA3AA">
      <w:pPr>
        <w:pStyle w:val="14"/>
      </w:pPr>
      <w:r>
        <w:rPr>
          <w:rFonts w:hint="eastAsia"/>
        </w:rPr>
        <w:t>表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表 \* ARABIC</w:instrText>
      </w:r>
      <w:r>
        <w:instrText xml:space="preserve"> </w:instrText>
      </w:r>
      <w:r>
        <w:fldChar w:fldCharType="separate"/>
      </w:r>
      <w:r>
        <w:rPr>
          <w:lang/>
        </w:rPr>
        <w:t>42</w:t>
      </w:r>
      <w:r>
        <w:fldChar w:fldCharType="end"/>
      </w:r>
      <w:r>
        <w:t>工程参数帧</w:t>
      </w:r>
      <w:r>
        <w:rPr>
          <w:rFonts w:hint="eastAsia"/>
        </w:rPr>
        <w:t>16</w:t>
      </w:r>
      <w:r>
        <w:t>（</w:t>
      </w:r>
      <w:r>
        <w:rPr>
          <w:rFonts w:hint="eastAsia"/>
        </w:rPr>
        <w:t>AP-G016</w:t>
      </w:r>
      <w:r>
        <w:t>）</w:t>
      </w:r>
    </w:p>
    <w:tbl>
      <w:tblPr>
        <w:tblStyle w:val="43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85"/>
        <w:gridCol w:w="1375"/>
        <w:gridCol w:w="630"/>
        <w:gridCol w:w="1980"/>
        <w:gridCol w:w="2660"/>
        <w:gridCol w:w="1564"/>
      </w:tblGrid>
      <w:tr w14:paraId="33C352C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4" w:hRule="atLeast"/>
          <w:jc w:val="center"/>
        </w:trPr>
        <w:tc>
          <w:tcPr>
            <w:tcW w:w="9194" w:type="dxa"/>
            <w:gridSpan w:val="6"/>
            <w:noWrap w:val="0"/>
            <w:vAlign w:val="center"/>
          </w:tcPr>
          <w:p w14:paraId="05515C31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AI处理板</w:t>
            </w:r>
            <w:r>
              <w:rPr>
                <w:sz w:val="21"/>
                <w:szCs w:val="21"/>
              </w:rPr>
              <w:t>工程参数帧</w:t>
            </w:r>
            <w:r>
              <w:rPr>
                <w:rFonts w:hint="eastAsia"/>
                <w:sz w:val="21"/>
                <w:szCs w:val="21"/>
              </w:rPr>
              <w:t>16格式:AP-G016</w:t>
            </w:r>
          </w:p>
        </w:tc>
      </w:tr>
      <w:tr w14:paraId="1DCA544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4" w:hRule="atLeast"/>
          <w:jc w:val="center"/>
        </w:trPr>
        <w:tc>
          <w:tcPr>
            <w:tcW w:w="985" w:type="dxa"/>
            <w:noWrap w:val="0"/>
            <w:vAlign w:val="center"/>
          </w:tcPr>
          <w:p w14:paraId="193CE859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仲裁域</w:t>
            </w:r>
          </w:p>
        </w:tc>
        <w:tc>
          <w:tcPr>
            <w:tcW w:w="2005" w:type="dxa"/>
            <w:gridSpan w:val="2"/>
            <w:noWrap w:val="0"/>
            <w:vAlign w:val="center"/>
          </w:tcPr>
          <w:p w14:paraId="19FB823E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ID28~21</w:t>
            </w:r>
            <w:r>
              <w:rPr>
                <w:rFonts w:hint="eastAsia"/>
                <w:sz w:val="21"/>
                <w:szCs w:val="21"/>
              </w:rPr>
              <w:t>:C9</w:t>
            </w:r>
            <w:r>
              <w:rPr>
                <w:sz w:val="21"/>
                <w:szCs w:val="21"/>
              </w:rPr>
              <w:t>H</w:t>
            </w:r>
          </w:p>
        </w:tc>
        <w:tc>
          <w:tcPr>
            <w:tcW w:w="1980" w:type="dxa"/>
            <w:noWrap w:val="0"/>
            <w:vAlign w:val="center"/>
          </w:tcPr>
          <w:p w14:paraId="3EEEC5B0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ID20~13</w:t>
            </w:r>
            <w:r>
              <w:rPr>
                <w:rFonts w:hint="eastAsia"/>
                <w:sz w:val="21"/>
                <w:szCs w:val="21"/>
              </w:rPr>
              <w:t>:10</w:t>
            </w:r>
            <w:r>
              <w:rPr>
                <w:sz w:val="21"/>
                <w:szCs w:val="21"/>
              </w:rPr>
              <w:t>H</w:t>
            </w:r>
          </w:p>
        </w:tc>
        <w:tc>
          <w:tcPr>
            <w:tcW w:w="2660" w:type="dxa"/>
            <w:noWrap w:val="0"/>
            <w:vAlign w:val="center"/>
          </w:tcPr>
          <w:p w14:paraId="7D6EC387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ID12~ID6</w:t>
            </w:r>
            <w:r>
              <w:rPr>
                <w:rFonts w:hint="eastAsia"/>
                <w:sz w:val="21"/>
                <w:szCs w:val="21"/>
              </w:rPr>
              <w:t>:</w:t>
            </w:r>
          </w:p>
          <w:p w14:paraId="64D8A6A9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同ID28~ID22</w:t>
            </w:r>
          </w:p>
        </w:tc>
        <w:tc>
          <w:tcPr>
            <w:tcW w:w="1564" w:type="dxa"/>
            <w:noWrap w:val="0"/>
            <w:vAlign w:val="center"/>
          </w:tcPr>
          <w:p w14:paraId="3ED03A6D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ID5~0</w:t>
            </w:r>
            <w:r>
              <w:rPr>
                <w:rFonts w:hint="eastAsia"/>
                <w:sz w:val="21"/>
                <w:szCs w:val="21"/>
              </w:rPr>
              <w:t>:</w:t>
            </w:r>
            <w:r>
              <w:rPr>
                <w:sz w:val="21"/>
                <w:szCs w:val="21"/>
              </w:rPr>
              <w:t>00H</w:t>
            </w:r>
          </w:p>
        </w:tc>
      </w:tr>
      <w:tr w14:paraId="4240B11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4" w:hRule="atLeast"/>
          <w:jc w:val="center"/>
        </w:trPr>
        <w:tc>
          <w:tcPr>
            <w:tcW w:w="985" w:type="dxa"/>
            <w:vMerge w:val="restart"/>
            <w:noWrap w:val="0"/>
            <w:vAlign w:val="center"/>
          </w:tcPr>
          <w:p w14:paraId="5380F7A6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数据域</w:t>
            </w:r>
          </w:p>
        </w:tc>
        <w:tc>
          <w:tcPr>
            <w:tcW w:w="1375" w:type="dxa"/>
            <w:noWrap w:val="0"/>
            <w:vAlign w:val="center"/>
          </w:tcPr>
          <w:p w14:paraId="447DA1F4">
            <w:pPr>
              <w:pStyle w:val="99"/>
            </w:pPr>
            <w:r>
              <w:t>DATA0</w:t>
            </w:r>
          </w:p>
        </w:tc>
        <w:tc>
          <w:tcPr>
            <w:tcW w:w="630" w:type="dxa"/>
            <w:noWrap w:val="0"/>
            <w:vAlign w:val="center"/>
          </w:tcPr>
          <w:p w14:paraId="55277764">
            <w:pPr>
              <w:pStyle w:val="99"/>
            </w:pPr>
          </w:p>
        </w:tc>
        <w:tc>
          <w:tcPr>
            <w:tcW w:w="1980" w:type="dxa"/>
            <w:noWrap w:val="0"/>
            <w:vAlign w:val="center"/>
          </w:tcPr>
          <w:p w14:paraId="5178963D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第三个APP ID</w:t>
            </w:r>
          </w:p>
        </w:tc>
        <w:tc>
          <w:tcPr>
            <w:tcW w:w="2660" w:type="dxa"/>
            <w:noWrap w:val="0"/>
            <w:vAlign w:val="center"/>
          </w:tcPr>
          <w:p w14:paraId="7F1FCF53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03H：云检测APP</w:t>
            </w:r>
          </w:p>
        </w:tc>
        <w:tc>
          <w:tcPr>
            <w:tcW w:w="1564" w:type="dxa"/>
            <w:noWrap w:val="0"/>
            <w:vAlign w:val="center"/>
          </w:tcPr>
          <w:p w14:paraId="1A289970">
            <w:pPr>
              <w:pStyle w:val="99"/>
              <w:rPr>
                <w:rFonts w:hint="eastAsia"/>
              </w:rPr>
            </w:pPr>
          </w:p>
        </w:tc>
      </w:tr>
      <w:tr w14:paraId="139E3E3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3" w:hRule="atLeast"/>
          <w:jc w:val="center"/>
        </w:trPr>
        <w:tc>
          <w:tcPr>
            <w:tcW w:w="985" w:type="dxa"/>
            <w:vMerge w:val="continue"/>
            <w:noWrap w:val="0"/>
            <w:vAlign w:val="center"/>
          </w:tcPr>
          <w:p w14:paraId="32EF7FD8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375" w:type="dxa"/>
            <w:noWrap w:val="0"/>
            <w:vAlign w:val="center"/>
          </w:tcPr>
          <w:p w14:paraId="36E6E3E0">
            <w:pPr>
              <w:pStyle w:val="99"/>
              <w:rPr>
                <w:rFonts w:hint="eastAsia"/>
              </w:rPr>
            </w:pPr>
            <w:r>
              <w:t>DATA1</w:t>
            </w:r>
          </w:p>
        </w:tc>
        <w:tc>
          <w:tcPr>
            <w:tcW w:w="630" w:type="dxa"/>
            <w:noWrap w:val="0"/>
            <w:vAlign w:val="center"/>
          </w:tcPr>
          <w:p w14:paraId="49CAA400">
            <w:pPr>
              <w:pStyle w:val="99"/>
              <w:rPr>
                <w:rFonts w:hint="eastAsia"/>
              </w:rPr>
            </w:pPr>
          </w:p>
        </w:tc>
        <w:tc>
          <w:tcPr>
            <w:tcW w:w="1980" w:type="dxa"/>
            <w:noWrap w:val="0"/>
            <w:vAlign w:val="center"/>
          </w:tcPr>
          <w:p w14:paraId="2291A628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第三个APP版本号</w:t>
            </w:r>
          </w:p>
        </w:tc>
        <w:tc>
          <w:tcPr>
            <w:tcW w:w="2660" w:type="dxa"/>
            <w:noWrap w:val="0"/>
            <w:vAlign w:val="center"/>
          </w:tcPr>
          <w:p w14:paraId="63D48F92">
            <w:pPr>
              <w:pStyle w:val="99"/>
              <w:rPr>
                <w:rFonts w:hint="eastAsia"/>
              </w:rPr>
            </w:pPr>
          </w:p>
        </w:tc>
        <w:tc>
          <w:tcPr>
            <w:tcW w:w="1564" w:type="dxa"/>
            <w:noWrap w:val="0"/>
            <w:vAlign w:val="center"/>
          </w:tcPr>
          <w:p w14:paraId="1FA54C74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无符号十六进制</w:t>
            </w:r>
          </w:p>
        </w:tc>
      </w:tr>
      <w:tr w14:paraId="5AD1BF3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" w:hRule="atLeast"/>
          <w:jc w:val="center"/>
        </w:trPr>
        <w:tc>
          <w:tcPr>
            <w:tcW w:w="985" w:type="dxa"/>
            <w:vMerge w:val="continue"/>
            <w:noWrap w:val="0"/>
            <w:vAlign w:val="center"/>
          </w:tcPr>
          <w:p w14:paraId="25F0B6D7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375" w:type="dxa"/>
            <w:noWrap w:val="0"/>
            <w:vAlign w:val="center"/>
          </w:tcPr>
          <w:p w14:paraId="6E421C78">
            <w:pPr>
              <w:pStyle w:val="99"/>
              <w:rPr>
                <w:rFonts w:hint="eastAsia"/>
              </w:rPr>
            </w:pPr>
            <w:r>
              <w:t>DATA2</w:t>
            </w:r>
          </w:p>
        </w:tc>
        <w:tc>
          <w:tcPr>
            <w:tcW w:w="630" w:type="dxa"/>
            <w:noWrap w:val="0"/>
            <w:vAlign w:val="center"/>
          </w:tcPr>
          <w:p w14:paraId="229896AC">
            <w:pPr>
              <w:pStyle w:val="99"/>
              <w:rPr>
                <w:rFonts w:hint="eastAsia"/>
              </w:rPr>
            </w:pPr>
          </w:p>
        </w:tc>
        <w:tc>
          <w:tcPr>
            <w:tcW w:w="1980" w:type="dxa"/>
            <w:noWrap w:val="0"/>
            <w:vAlign w:val="center"/>
          </w:tcPr>
          <w:p w14:paraId="14B2F333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第三个APP安装状态</w:t>
            </w:r>
          </w:p>
        </w:tc>
        <w:tc>
          <w:tcPr>
            <w:tcW w:w="2660" w:type="dxa"/>
            <w:noWrap w:val="0"/>
            <w:vAlign w:val="center"/>
          </w:tcPr>
          <w:p w14:paraId="336E9A23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00H=未安装;</w:t>
            </w:r>
          </w:p>
          <w:p w14:paraId="281D5D7A">
            <w:pPr>
              <w:pStyle w:val="99"/>
              <w:rPr>
                <w:rFonts w:hint="eastAsia" w:eastAsia="等线"/>
                <w:highlight w:val="yellow"/>
              </w:rPr>
            </w:pPr>
            <w:r>
              <w:rPr>
                <w:rFonts w:hint="eastAsia"/>
              </w:rPr>
              <w:t>01H=已安装</w:t>
            </w:r>
          </w:p>
        </w:tc>
        <w:tc>
          <w:tcPr>
            <w:tcW w:w="1564" w:type="dxa"/>
            <w:noWrap w:val="0"/>
            <w:vAlign w:val="center"/>
          </w:tcPr>
          <w:p w14:paraId="5DA92A8A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</w:p>
        </w:tc>
      </w:tr>
      <w:tr w14:paraId="7F41973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985" w:type="dxa"/>
            <w:vMerge w:val="continue"/>
            <w:noWrap w:val="0"/>
            <w:vAlign w:val="center"/>
          </w:tcPr>
          <w:p w14:paraId="235A90CA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375" w:type="dxa"/>
            <w:noWrap w:val="0"/>
            <w:vAlign w:val="center"/>
          </w:tcPr>
          <w:p w14:paraId="3B44E258">
            <w:pPr>
              <w:pStyle w:val="99"/>
              <w:rPr>
                <w:rFonts w:hint="eastAsia"/>
              </w:rPr>
            </w:pPr>
            <w:r>
              <w:t>DATA</w:t>
            </w:r>
            <w:r>
              <w:rPr>
                <w:rFonts w:hint="eastAsia"/>
              </w:rPr>
              <w:t>3</w:t>
            </w:r>
          </w:p>
        </w:tc>
        <w:tc>
          <w:tcPr>
            <w:tcW w:w="630" w:type="dxa"/>
            <w:noWrap w:val="0"/>
            <w:vAlign w:val="center"/>
          </w:tcPr>
          <w:p w14:paraId="1AB56E1C">
            <w:pPr>
              <w:pStyle w:val="99"/>
            </w:pPr>
          </w:p>
        </w:tc>
        <w:tc>
          <w:tcPr>
            <w:tcW w:w="1980" w:type="dxa"/>
            <w:noWrap w:val="0"/>
            <w:vAlign w:val="center"/>
          </w:tcPr>
          <w:p w14:paraId="45BDF419">
            <w:pPr>
              <w:pStyle w:val="99"/>
            </w:pPr>
            <w:r>
              <w:rPr>
                <w:rFonts w:hint="eastAsia"/>
              </w:rPr>
              <w:t>第三个APP运行状态</w:t>
            </w:r>
          </w:p>
        </w:tc>
        <w:tc>
          <w:tcPr>
            <w:tcW w:w="2660" w:type="dxa"/>
            <w:noWrap w:val="0"/>
            <w:vAlign w:val="center"/>
          </w:tcPr>
          <w:p w14:paraId="1D2C52A5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00H=未运行;</w:t>
            </w:r>
          </w:p>
          <w:p w14:paraId="702628CD">
            <w:pPr>
              <w:pStyle w:val="99"/>
            </w:pPr>
            <w:r>
              <w:rPr>
                <w:rFonts w:hint="eastAsia"/>
              </w:rPr>
              <w:t>01H=正在运行</w:t>
            </w:r>
          </w:p>
        </w:tc>
        <w:tc>
          <w:tcPr>
            <w:tcW w:w="1564" w:type="dxa"/>
            <w:noWrap w:val="0"/>
            <w:vAlign w:val="center"/>
          </w:tcPr>
          <w:p w14:paraId="1D291660">
            <w:pPr>
              <w:spacing w:line="240" w:lineRule="auto"/>
              <w:ind w:firstLine="0" w:firstLineChars="0"/>
              <w:jc w:val="center"/>
              <w:rPr>
                <w:color w:val="FF0000"/>
                <w:sz w:val="21"/>
                <w:szCs w:val="21"/>
              </w:rPr>
            </w:pPr>
          </w:p>
        </w:tc>
      </w:tr>
      <w:tr w14:paraId="14E6827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985" w:type="dxa"/>
            <w:vMerge w:val="continue"/>
            <w:noWrap w:val="0"/>
            <w:vAlign w:val="center"/>
          </w:tcPr>
          <w:p w14:paraId="6B9BDC14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375" w:type="dxa"/>
            <w:noWrap w:val="0"/>
            <w:vAlign w:val="center"/>
          </w:tcPr>
          <w:p w14:paraId="262EC53F">
            <w:pPr>
              <w:pStyle w:val="99"/>
            </w:pPr>
            <w:r>
              <w:rPr>
                <w:rFonts w:hint="eastAsia"/>
              </w:rPr>
              <w:t>DATA4</w:t>
            </w:r>
          </w:p>
        </w:tc>
        <w:tc>
          <w:tcPr>
            <w:tcW w:w="630" w:type="dxa"/>
            <w:noWrap w:val="0"/>
            <w:vAlign w:val="center"/>
          </w:tcPr>
          <w:p w14:paraId="492A8A6F">
            <w:pPr>
              <w:pStyle w:val="99"/>
            </w:pPr>
          </w:p>
        </w:tc>
        <w:tc>
          <w:tcPr>
            <w:tcW w:w="1980" w:type="dxa"/>
            <w:noWrap w:val="0"/>
            <w:vAlign w:val="center"/>
          </w:tcPr>
          <w:p w14:paraId="6DD89A20">
            <w:pPr>
              <w:pStyle w:val="99"/>
            </w:pPr>
            <w:r>
              <w:rPr>
                <w:rFonts w:hint="eastAsia"/>
              </w:rPr>
              <w:t>第三个APP数据状态</w:t>
            </w:r>
          </w:p>
        </w:tc>
        <w:tc>
          <w:tcPr>
            <w:tcW w:w="2660" w:type="dxa"/>
            <w:noWrap w:val="0"/>
            <w:vAlign w:val="center"/>
          </w:tcPr>
          <w:p w14:paraId="0592B46E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00H=无数据;</w:t>
            </w:r>
          </w:p>
          <w:p w14:paraId="52EDB167">
            <w:pPr>
              <w:pStyle w:val="99"/>
            </w:pPr>
            <w:r>
              <w:rPr>
                <w:rFonts w:hint="eastAsia"/>
              </w:rPr>
              <w:t>01H=有数据</w:t>
            </w:r>
          </w:p>
        </w:tc>
        <w:tc>
          <w:tcPr>
            <w:tcW w:w="1564" w:type="dxa"/>
            <w:noWrap w:val="0"/>
            <w:vAlign w:val="center"/>
          </w:tcPr>
          <w:p w14:paraId="3D85BCF6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</w:p>
        </w:tc>
      </w:tr>
      <w:tr w14:paraId="657727C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  <w:jc w:val="center"/>
        </w:trPr>
        <w:tc>
          <w:tcPr>
            <w:tcW w:w="985" w:type="dxa"/>
            <w:vMerge w:val="continue"/>
            <w:noWrap w:val="0"/>
            <w:vAlign w:val="center"/>
          </w:tcPr>
          <w:p w14:paraId="09599841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375" w:type="dxa"/>
            <w:noWrap w:val="0"/>
            <w:vAlign w:val="center"/>
          </w:tcPr>
          <w:p w14:paraId="26D5DC3D">
            <w:pPr>
              <w:pStyle w:val="99"/>
            </w:pPr>
            <w:r>
              <w:rPr>
                <w:rFonts w:hint="eastAsia"/>
              </w:rPr>
              <w:t>DATA5</w:t>
            </w:r>
          </w:p>
        </w:tc>
        <w:tc>
          <w:tcPr>
            <w:tcW w:w="630" w:type="dxa"/>
            <w:noWrap w:val="0"/>
            <w:vAlign w:val="center"/>
          </w:tcPr>
          <w:p w14:paraId="5E8FF7DB">
            <w:pPr>
              <w:pStyle w:val="99"/>
            </w:pPr>
          </w:p>
        </w:tc>
        <w:tc>
          <w:tcPr>
            <w:tcW w:w="1980" w:type="dxa"/>
            <w:noWrap w:val="0"/>
            <w:vAlign w:val="center"/>
          </w:tcPr>
          <w:p w14:paraId="0F6869E0">
            <w:pPr>
              <w:pStyle w:val="99"/>
            </w:pPr>
            <w:r>
              <w:rPr>
                <w:rFonts w:hint="eastAsia"/>
              </w:rPr>
              <w:t>第三个APP安装包状态</w:t>
            </w:r>
          </w:p>
        </w:tc>
        <w:tc>
          <w:tcPr>
            <w:tcW w:w="2660" w:type="dxa"/>
            <w:noWrap w:val="0"/>
            <w:vAlign w:val="center"/>
          </w:tcPr>
          <w:p w14:paraId="560EFC64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00H=未上注;</w:t>
            </w:r>
          </w:p>
          <w:p w14:paraId="2467F426">
            <w:pPr>
              <w:pStyle w:val="99"/>
            </w:pPr>
            <w:r>
              <w:rPr>
                <w:rFonts w:hint="eastAsia"/>
              </w:rPr>
              <w:t>01H=已上注</w:t>
            </w:r>
          </w:p>
        </w:tc>
        <w:tc>
          <w:tcPr>
            <w:tcW w:w="1564" w:type="dxa"/>
            <w:noWrap w:val="0"/>
            <w:vAlign w:val="center"/>
          </w:tcPr>
          <w:p w14:paraId="521D5B44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</w:p>
        </w:tc>
      </w:tr>
      <w:tr w14:paraId="14BBA7F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  <w:jc w:val="center"/>
        </w:trPr>
        <w:tc>
          <w:tcPr>
            <w:tcW w:w="985" w:type="dxa"/>
            <w:vMerge w:val="continue"/>
            <w:noWrap w:val="0"/>
            <w:vAlign w:val="center"/>
          </w:tcPr>
          <w:p w14:paraId="1139E68A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375" w:type="dxa"/>
            <w:noWrap w:val="0"/>
            <w:vAlign w:val="center"/>
          </w:tcPr>
          <w:p w14:paraId="55B1BD43">
            <w:pPr>
              <w:pStyle w:val="99"/>
            </w:pPr>
            <w:r>
              <w:rPr>
                <w:rFonts w:hint="eastAsia"/>
              </w:rPr>
              <w:t>DATA6</w:t>
            </w:r>
          </w:p>
        </w:tc>
        <w:tc>
          <w:tcPr>
            <w:tcW w:w="630" w:type="dxa"/>
            <w:noWrap w:val="0"/>
            <w:vAlign w:val="center"/>
          </w:tcPr>
          <w:p w14:paraId="0CD2C08A">
            <w:pPr>
              <w:pStyle w:val="99"/>
            </w:pPr>
          </w:p>
        </w:tc>
        <w:tc>
          <w:tcPr>
            <w:tcW w:w="1980" w:type="dxa"/>
            <w:noWrap w:val="0"/>
            <w:vAlign w:val="center"/>
          </w:tcPr>
          <w:p w14:paraId="3CB4CECE">
            <w:pPr>
              <w:pStyle w:val="99"/>
            </w:pPr>
            <w:r>
              <w:rPr>
                <w:rFonts w:hint="eastAsia"/>
              </w:rPr>
              <w:t>第三个APP更新包状态</w:t>
            </w:r>
          </w:p>
        </w:tc>
        <w:tc>
          <w:tcPr>
            <w:tcW w:w="2660" w:type="dxa"/>
            <w:noWrap w:val="0"/>
            <w:vAlign w:val="center"/>
          </w:tcPr>
          <w:p w14:paraId="534782D4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00H=未上注;</w:t>
            </w:r>
          </w:p>
          <w:p w14:paraId="484F5CB4">
            <w:pPr>
              <w:pStyle w:val="99"/>
            </w:pPr>
            <w:r>
              <w:rPr>
                <w:rFonts w:hint="eastAsia"/>
              </w:rPr>
              <w:t>01H=已上注</w:t>
            </w:r>
          </w:p>
        </w:tc>
        <w:tc>
          <w:tcPr>
            <w:tcW w:w="1564" w:type="dxa"/>
            <w:noWrap w:val="0"/>
            <w:vAlign w:val="center"/>
          </w:tcPr>
          <w:p w14:paraId="6A0E2854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</w:p>
        </w:tc>
      </w:tr>
      <w:tr w14:paraId="30D5FA2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  <w:jc w:val="center"/>
        </w:trPr>
        <w:tc>
          <w:tcPr>
            <w:tcW w:w="985" w:type="dxa"/>
            <w:vMerge w:val="continue"/>
            <w:noWrap w:val="0"/>
            <w:vAlign w:val="center"/>
          </w:tcPr>
          <w:p w14:paraId="3AAF4499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375" w:type="dxa"/>
            <w:noWrap w:val="0"/>
            <w:vAlign w:val="center"/>
          </w:tcPr>
          <w:p w14:paraId="123E7C8C">
            <w:pPr>
              <w:pStyle w:val="99"/>
            </w:pPr>
            <w:r>
              <w:rPr>
                <w:rFonts w:hint="eastAsia"/>
              </w:rPr>
              <w:t>DATA7</w:t>
            </w:r>
          </w:p>
        </w:tc>
        <w:tc>
          <w:tcPr>
            <w:tcW w:w="630" w:type="dxa"/>
            <w:noWrap w:val="0"/>
            <w:vAlign w:val="center"/>
          </w:tcPr>
          <w:p w14:paraId="0B8B713B">
            <w:pPr>
              <w:pStyle w:val="99"/>
            </w:pPr>
          </w:p>
        </w:tc>
        <w:tc>
          <w:tcPr>
            <w:tcW w:w="1980" w:type="dxa"/>
            <w:noWrap w:val="0"/>
            <w:vAlign w:val="center"/>
          </w:tcPr>
          <w:p w14:paraId="25FB9410">
            <w:pPr>
              <w:pStyle w:val="99"/>
            </w:pPr>
            <w:r>
              <w:rPr>
                <w:rFonts w:hint="eastAsia"/>
              </w:rPr>
              <w:t>保留</w:t>
            </w:r>
          </w:p>
        </w:tc>
        <w:tc>
          <w:tcPr>
            <w:tcW w:w="2660" w:type="dxa"/>
            <w:noWrap w:val="0"/>
            <w:vAlign w:val="center"/>
          </w:tcPr>
          <w:p w14:paraId="6E0AADF1">
            <w:pPr>
              <w:pStyle w:val="99"/>
            </w:pPr>
            <w:r>
              <w:rPr>
                <w:rFonts w:hint="eastAsia"/>
              </w:rPr>
              <w:t>A</w:t>
            </w:r>
            <w:r>
              <w:t>AH</w:t>
            </w:r>
          </w:p>
        </w:tc>
        <w:tc>
          <w:tcPr>
            <w:tcW w:w="1564" w:type="dxa"/>
            <w:noWrap w:val="0"/>
            <w:vAlign w:val="center"/>
          </w:tcPr>
          <w:p w14:paraId="009A6024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</w:p>
        </w:tc>
      </w:tr>
      <w:tr w14:paraId="7277A42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7" w:hRule="atLeast"/>
          <w:jc w:val="center"/>
        </w:trPr>
        <w:tc>
          <w:tcPr>
            <w:tcW w:w="985" w:type="dxa"/>
            <w:vMerge w:val="restart"/>
            <w:noWrap w:val="0"/>
            <w:vAlign w:val="center"/>
          </w:tcPr>
          <w:p w14:paraId="7E2012D5">
            <w:pPr>
              <w:spacing w:line="240" w:lineRule="auto"/>
              <w:ind w:firstLine="0" w:firstLineChars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使用</w:t>
            </w:r>
            <w:r>
              <w:rPr>
                <w:sz w:val="21"/>
                <w:szCs w:val="21"/>
              </w:rPr>
              <w:t>说明</w:t>
            </w:r>
          </w:p>
        </w:tc>
        <w:tc>
          <w:tcPr>
            <w:tcW w:w="1375" w:type="dxa"/>
            <w:noWrap w:val="0"/>
            <w:vAlign w:val="center"/>
          </w:tcPr>
          <w:p w14:paraId="60B30017">
            <w:pPr>
              <w:spacing w:line="240" w:lineRule="auto"/>
              <w:ind w:firstLine="0" w:firstLineChars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发送</w:t>
            </w:r>
            <w:r>
              <w:rPr>
                <w:sz w:val="21"/>
                <w:szCs w:val="21"/>
              </w:rPr>
              <w:t>条件</w:t>
            </w:r>
          </w:p>
        </w:tc>
        <w:tc>
          <w:tcPr>
            <w:tcW w:w="6834" w:type="dxa"/>
            <w:gridSpan w:val="4"/>
            <w:noWrap w:val="0"/>
            <w:vAlign w:val="center"/>
          </w:tcPr>
          <w:p w14:paraId="067D108D">
            <w:pPr>
              <w:pStyle w:val="99"/>
            </w:pPr>
            <w:r>
              <w:rPr>
                <w:rFonts w:hint="eastAsia"/>
              </w:rPr>
              <w:t>接收</w:t>
            </w:r>
            <w:r>
              <w:t>到中心机</w:t>
            </w:r>
            <w:r>
              <w:rPr>
                <w:rFonts w:hint="eastAsia"/>
              </w:rPr>
              <w:t>工程参数采集指令（AP-Z002）后20</w:t>
            </w:r>
            <w:r>
              <w:t>ms内返回该帧</w:t>
            </w:r>
          </w:p>
        </w:tc>
      </w:tr>
      <w:tr w14:paraId="23792C8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7" w:hRule="atLeast"/>
          <w:jc w:val="center"/>
        </w:trPr>
        <w:tc>
          <w:tcPr>
            <w:tcW w:w="985" w:type="dxa"/>
            <w:vMerge w:val="continue"/>
            <w:noWrap w:val="0"/>
            <w:vAlign w:val="center"/>
          </w:tcPr>
          <w:p w14:paraId="487C6BA0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375" w:type="dxa"/>
            <w:noWrap w:val="0"/>
            <w:vAlign w:val="center"/>
          </w:tcPr>
          <w:p w14:paraId="1D464D71">
            <w:pPr>
              <w:spacing w:line="240" w:lineRule="auto"/>
              <w:ind w:firstLine="0" w:firstLineChars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处理</w:t>
            </w:r>
            <w:r>
              <w:rPr>
                <w:sz w:val="21"/>
                <w:szCs w:val="21"/>
              </w:rPr>
              <w:t>要求</w:t>
            </w:r>
          </w:p>
        </w:tc>
        <w:tc>
          <w:tcPr>
            <w:tcW w:w="6834" w:type="dxa"/>
            <w:gridSpan w:val="4"/>
            <w:noWrap w:val="0"/>
            <w:vAlign w:val="center"/>
          </w:tcPr>
          <w:p w14:paraId="0892E210">
            <w:pPr>
              <w:pStyle w:val="99"/>
            </w:pPr>
            <w:r>
              <w:rPr>
                <w:rFonts w:hint="eastAsia"/>
              </w:rPr>
              <w:t>若</w:t>
            </w:r>
            <w:r>
              <w:t>中心机在</w:t>
            </w:r>
            <w:r>
              <w:rPr>
                <w:rFonts w:hint="eastAsia"/>
              </w:rPr>
              <w:t>工程参数采集指令（AP-Z002）发出</w:t>
            </w:r>
            <w:r>
              <w:t>后</w:t>
            </w:r>
            <w:r>
              <w:rPr>
                <w:rFonts w:hint="eastAsia"/>
              </w:rPr>
              <w:t>2</w:t>
            </w:r>
            <w:r>
              <w:t>s内未接收到该帧，则按超时处理</w:t>
            </w:r>
          </w:p>
        </w:tc>
      </w:tr>
    </w:tbl>
    <w:p w14:paraId="0BBEF645">
      <w:pPr>
        <w:ind w:firstLine="480"/>
      </w:pPr>
    </w:p>
    <w:p w14:paraId="71E619C9">
      <w:pPr>
        <w:pStyle w:val="6"/>
        <w:spacing w:before="326" w:after="163"/>
        <w:rPr>
          <w:rFonts w:hint="eastAsia"/>
        </w:rPr>
      </w:pPr>
      <w:r>
        <w:rPr>
          <w:rFonts w:hint="eastAsia"/>
        </w:rPr>
        <w:t>工程参数帧17（AP-G017）</w:t>
      </w:r>
    </w:p>
    <w:p w14:paraId="0C30E126">
      <w:pPr>
        <w:pStyle w:val="14"/>
      </w:pPr>
      <w:r>
        <w:rPr>
          <w:rFonts w:hint="eastAsia"/>
        </w:rPr>
        <w:t>表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表 \* ARABIC</w:instrText>
      </w:r>
      <w:r>
        <w:instrText xml:space="preserve"> </w:instrText>
      </w:r>
      <w:r>
        <w:fldChar w:fldCharType="separate"/>
      </w:r>
      <w:r>
        <w:rPr>
          <w:lang/>
        </w:rPr>
        <w:t>43</w:t>
      </w:r>
      <w:r>
        <w:fldChar w:fldCharType="end"/>
      </w:r>
      <w:r>
        <w:t>工程参数帧</w:t>
      </w:r>
      <w:r>
        <w:rPr>
          <w:rFonts w:hint="eastAsia"/>
        </w:rPr>
        <w:t>17</w:t>
      </w:r>
      <w:r>
        <w:t>（</w:t>
      </w:r>
      <w:r>
        <w:rPr>
          <w:rFonts w:hint="eastAsia"/>
        </w:rPr>
        <w:t>AP-G017</w:t>
      </w:r>
      <w:r>
        <w:t>）</w:t>
      </w:r>
    </w:p>
    <w:tbl>
      <w:tblPr>
        <w:tblStyle w:val="43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85"/>
        <w:gridCol w:w="1411"/>
        <w:gridCol w:w="580"/>
        <w:gridCol w:w="2010"/>
        <w:gridCol w:w="2660"/>
        <w:gridCol w:w="1559"/>
      </w:tblGrid>
      <w:tr w14:paraId="7613E9B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4" w:hRule="atLeast"/>
          <w:jc w:val="center"/>
        </w:trPr>
        <w:tc>
          <w:tcPr>
            <w:tcW w:w="9205" w:type="dxa"/>
            <w:gridSpan w:val="6"/>
            <w:noWrap w:val="0"/>
            <w:vAlign w:val="center"/>
          </w:tcPr>
          <w:p w14:paraId="06B9920F">
            <w:pPr>
              <w:spacing w:line="240" w:lineRule="auto"/>
              <w:ind w:firstLine="0" w:firstLineChars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AI处理板</w:t>
            </w:r>
            <w:r>
              <w:rPr>
                <w:sz w:val="21"/>
                <w:szCs w:val="21"/>
              </w:rPr>
              <w:t>工程参数帧</w:t>
            </w:r>
            <w:r>
              <w:rPr>
                <w:rFonts w:hint="eastAsia"/>
                <w:sz w:val="21"/>
                <w:szCs w:val="21"/>
              </w:rPr>
              <w:t>17格式:AP-G017</w:t>
            </w:r>
          </w:p>
        </w:tc>
      </w:tr>
      <w:tr w14:paraId="4BDD128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jc w:val="center"/>
        </w:trPr>
        <w:tc>
          <w:tcPr>
            <w:tcW w:w="985" w:type="dxa"/>
            <w:noWrap w:val="0"/>
            <w:vAlign w:val="center"/>
          </w:tcPr>
          <w:p w14:paraId="3C729D2F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仲裁域</w:t>
            </w:r>
          </w:p>
        </w:tc>
        <w:tc>
          <w:tcPr>
            <w:tcW w:w="1991" w:type="dxa"/>
            <w:gridSpan w:val="2"/>
            <w:noWrap w:val="0"/>
            <w:vAlign w:val="center"/>
          </w:tcPr>
          <w:p w14:paraId="212F2DBE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ID28~21</w:t>
            </w:r>
            <w:r>
              <w:rPr>
                <w:rFonts w:hint="eastAsia"/>
                <w:sz w:val="21"/>
                <w:szCs w:val="21"/>
              </w:rPr>
              <w:t>:C9</w:t>
            </w:r>
            <w:r>
              <w:rPr>
                <w:sz w:val="21"/>
                <w:szCs w:val="21"/>
              </w:rPr>
              <w:t>H</w:t>
            </w:r>
          </w:p>
        </w:tc>
        <w:tc>
          <w:tcPr>
            <w:tcW w:w="2010" w:type="dxa"/>
            <w:noWrap w:val="0"/>
            <w:vAlign w:val="center"/>
          </w:tcPr>
          <w:p w14:paraId="48EEA2AA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ID20~13</w:t>
            </w:r>
            <w:r>
              <w:rPr>
                <w:rFonts w:hint="eastAsia"/>
                <w:sz w:val="21"/>
                <w:szCs w:val="21"/>
              </w:rPr>
              <w:t>:11</w:t>
            </w:r>
            <w:r>
              <w:rPr>
                <w:sz w:val="21"/>
                <w:szCs w:val="21"/>
              </w:rPr>
              <w:t>H</w:t>
            </w:r>
          </w:p>
        </w:tc>
        <w:tc>
          <w:tcPr>
            <w:tcW w:w="2660" w:type="dxa"/>
            <w:noWrap w:val="0"/>
            <w:vAlign w:val="center"/>
          </w:tcPr>
          <w:p w14:paraId="4302CBBC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ID12~ID6</w:t>
            </w:r>
            <w:r>
              <w:rPr>
                <w:rFonts w:hint="eastAsia"/>
                <w:sz w:val="21"/>
                <w:szCs w:val="21"/>
              </w:rPr>
              <w:t>:</w:t>
            </w:r>
          </w:p>
          <w:p w14:paraId="42A58A77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同ID28~ID22</w:t>
            </w:r>
          </w:p>
        </w:tc>
        <w:tc>
          <w:tcPr>
            <w:tcW w:w="1559" w:type="dxa"/>
            <w:noWrap w:val="0"/>
            <w:vAlign w:val="center"/>
          </w:tcPr>
          <w:p w14:paraId="57611451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ID5~0</w:t>
            </w:r>
            <w:r>
              <w:rPr>
                <w:rFonts w:hint="eastAsia"/>
                <w:sz w:val="21"/>
                <w:szCs w:val="21"/>
              </w:rPr>
              <w:t>:</w:t>
            </w:r>
            <w:r>
              <w:rPr>
                <w:sz w:val="21"/>
                <w:szCs w:val="21"/>
              </w:rPr>
              <w:t>00H</w:t>
            </w:r>
          </w:p>
        </w:tc>
      </w:tr>
      <w:tr w14:paraId="55BD280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4" w:hRule="atLeast"/>
          <w:jc w:val="center"/>
        </w:trPr>
        <w:tc>
          <w:tcPr>
            <w:tcW w:w="985" w:type="dxa"/>
            <w:vMerge w:val="restart"/>
            <w:noWrap w:val="0"/>
            <w:vAlign w:val="center"/>
          </w:tcPr>
          <w:p w14:paraId="45254E93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数据域</w:t>
            </w:r>
          </w:p>
        </w:tc>
        <w:tc>
          <w:tcPr>
            <w:tcW w:w="1411" w:type="dxa"/>
            <w:noWrap w:val="0"/>
            <w:vAlign w:val="center"/>
          </w:tcPr>
          <w:p w14:paraId="171A901B">
            <w:pPr>
              <w:pStyle w:val="99"/>
              <w:rPr>
                <w:rFonts w:hint="eastAsia"/>
              </w:rPr>
            </w:pPr>
            <w:r>
              <w:t>DATA0</w:t>
            </w:r>
          </w:p>
        </w:tc>
        <w:tc>
          <w:tcPr>
            <w:tcW w:w="580" w:type="dxa"/>
            <w:noWrap w:val="0"/>
            <w:vAlign w:val="center"/>
          </w:tcPr>
          <w:p w14:paraId="408F387E">
            <w:pPr>
              <w:pStyle w:val="99"/>
            </w:pPr>
          </w:p>
        </w:tc>
        <w:tc>
          <w:tcPr>
            <w:tcW w:w="2010" w:type="dxa"/>
            <w:noWrap w:val="0"/>
            <w:vAlign w:val="center"/>
          </w:tcPr>
          <w:p w14:paraId="3C1E4EBE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云检测APP工作状态</w:t>
            </w:r>
          </w:p>
        </w:tc>
        <w:tc>
          <w:tcPr>
            <w:tcW w:w="2660" w:type="dxa"/>
            <w:noWrap w:val="0"/>
            <w:vAlign w:val="center"/>
          </w:tcPr>
          <w:p w14:paraId="430027FA">
            <w:pPr>
              <w:pStyle w:val="41"/>
              <w:spacing w:after="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00H=待命;</w:t>
            </w:r>
          </w:p>
          <w:p w14:paraId="52B6AD5E">
            <w:pPr>
              <w:pStyle w:val="41"/>
              <w:spacing w:after="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01H=正在检测;</w:t>
            </w:r>
          </w:p>
          <w:p w14:paraId="5A2AA92C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02H=检测完成</w:t>
            </w:r>
          </w:p>
        </w:tc>
        <w:tc>
          <w:tcPr>
            <w:tcW w:w="1559" w:type="dxa"/>
            <w:noWrap w:val="0"/>
            <w:vAlign w:val="center"/>
          </w:tcPr>
          <w:p w14:paraId="14404939">
            <w:pPr>
              <w:pStyle w:val="99"/>
              <w:jc w:val="both"/>
              <w:rPr>
                <w:rFonts w:hint="eastAsia"/>
              </w:rPr>
            </w:pPr>
          </w:p>
        </w:tc>
      </w:tr>
      <w:tr w14:paraId="5D61EE9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4" w:hRule="atLeast"/>
          <w:jc w:val="center"/>
        </w:trPr>
        <w:tc>
          <w:tcPr>
            <w:tcW w:w="985" w:type="dxa"/>
            <w:vMerge w:val="continue"/>
            <w:noWrap w:val="0"/>
            <w:vAlign w:val="center"/>
          </w:tcPr>
          <w:p w14:paraId="2CD78211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411" w:type="dxa"/>
            <w:noWrap w:val="0"/>
            <w:vAlign w:val="top"/>
          </w:tcPr>
          <w:p w14:paraId="4DBE24E9">
            <w:pPr>
              <w:pStyle w:val="99"/>
              <w:rPr>
                <w:rFonts w:hint="eastAsia"/>
              </w:rPr>
            </w:pPr>
            <w:r>
              <w:t>DATA</w:t>
            </w:r>
            <w:r>
              <w:rPr>
                <w:rFonts w:hint="eastAsia"/>
              </w:rPr>
              <w:t>1</w:t>
            </w:r>
          </w:p>
        </w:tc>
        <w:tc>
          <w:tcPr>
            <w:tcW w:w="580" w:type="dxa"/>
            <w:noWrap w:val="0"/>
            <w:vAlign w:val="center"/>
          </w:tcPr>
          <w:p w14:paraId="43F6B8AC">
            <w:pPr>
              <w:pStyle w:val="99"/>
            </w:pPr>
          </w:p>
        </w:tc>
        <w:tc>
          <w:tcPr>
            <w:tcW w:w="2010" w:type="dxa"/>
            <w:noWrap w:val="0"/>
            <w:vAlign w:val="center"/>
          </w:tcPr>
          <w:p w14:paraId="308D478B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是否读取到遥感图像数据</w:t>
            </w:r>
          </w:p>
        </w:tc>
        <w:tc>
          <w:tcPr>
            <w:tcW w:w="2660" w:type="dxa"/>
            <w:noWrap w:val="0"/>
            <w:vAlign w:val="center"/>
          </w:tcPr>
          <w:p w14:paraId="0CA92C7C">
            <w:pPr>
              <w:pStyle w:val="41"/>
              <w:spacing w:after="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00H=否;</w:t>
            </w:r>
          </w:p>
          <w:p w14:paraId="3E75623C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01H=是</w:t>
            </w:r>
          </w:p>
        </w:tc>
        <w:tc>
          <w:tcPr>
            <w:tcW w:w="1559" w:type="dxa"/>
            <w:noWrap w:val="0"/>
            <w:vAlign w:val="center"/>
          </w:tcPr>
          <w:p w14:paraId="0E3F4F86">
            <w:pPr>
              <w:pStyle w:val="99"/>
              <w:jc w:val="both"/>
              <w:rPr>
                <w:rFonts w:hint="eastAsia"/>
              </w:rPr>
            </w:pPr>
          </w:p>
        </w:tc>
      </w:tr>
      <w:tr w14:paraId="0863597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4" w:hRule="atLeast"/>
          <w:jc w:val="center"/>
        </w:trPr>
        <w:tc>
          <w:tcPr>
            <w:tcW w:w="985" w:type="dxa"/>
            <w:vMerge w:val="continue"/>
            <w:noWrap w:val="0"/>
            <w:vAlign w:val="center"/>
          </w:tcPr>
          <w:p w14:paraId="47B26F04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411" w:type="dxa"/>
            <w:noWrap w:val="0"/>
            <w:vAlign w:val="top"/>
          </w:tcPr>
          <w:p w14:paraId="5FAD7E14">
            <w:pPr>
              <w:pStyle w:val="99"/>
              <w:rPr>
                <w:rFonts w:hint="eastAsia"/>
              </w:rPr>
            </w:pPr>
            <w:r>
              <w:t>DATA</w:t>
            </w:r>
            <w:r>
              <w:rPr>
                <w:rFonts w:hint="eastAsia"/>
              </w:rPr>
              <w:t>2</w:t>
            </w:r>
          </w:p>
        </w:tc>
        <w:tc>
          <w:tcPr>
            <w:tcW w:w="580" w:type="dxa"/>
            <w:noWrap w:val="0"/>
            <w:vAlign w:val="center"/>
          </w:tcPr>
          <w:p w14:paraId="6ADF9D63">
            <w:pPr>
              <w:pStyle w:val="99"/>
            </w:pPr>
          </w:p>
        </w:tc>
        <w:tc>
          <w:tcPr>
            <w:tcW w:w="2010" w:type="dxa"/>
            <w:noWrap w:val="0"/>
            <w:vAlign w:val="center"/>
          </w:tcPr>
          <w:p w14:paraId="2D6AFC62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云量占比</w:t>
            </w:r>
          </w:p>
        </w:tc>
        <w:tc>
          <w:tcPr>
            <w:tcW w:w="2660" w:type="dxa"/>
            <w:noWrap w:val="0"/>
            <w:vAlign w:val="center"/>
          </w:tcPr>
          <w:p w14:paraId="773AB9D9">
            <w:pPr>
              <w:pStyle w:val="99"/>
              <w:rPr>
                <w:rFonts w:hint="eastAsia"/>
              </w:rPr>
            </w:pPr>
          </w:p>
        </w:tc>
        <w:tc>
          <w:tcPr>
            <w:tcW w:w="1559" w:type="dxa"/>
            <w:noWrap w:val="0"/>
            <w:vAlign w:val="center"/>
          </w:tcPr>
          <w:p w14:paraId="13E8D011">
            <w:pPr>
              <w:pStyle w:val="99"/>
              <w:jc w:val="both"/>
              <w:rPr>
                <w:rFonts w:hint="eastAsia"/>
              </w:rPr>
            </w:pPr>
            <w:r>
              <w:rPr>
                <w:rFonts w:hint="eastAsia"/>
              </w:rPr>
              <w:t>无符号十六进制，范围：0-100，单位%</w:t>
            </w:r>
          </w:p>
        </w:tc>
      </w:tr>
      <w:tr w14:paraId="5BA875C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3" w:hRule="atLeast"/>
          <w:jc w:val="center"/>
        </w:trPr>
        <w:tc>
          <w:tcPr>
            <w:tcW w:w="985" w:type="dxa"/>
            <w:vMerge w:val="continue"/>
            <w:noWrap w:val="0"/>
            <w:vAlign w:val="center"/>
          </w:tcPr>
          <w:p w14:paraId="3D92BBC8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411" w:type="dxa"/>
            <w:noWrap w:val="0"/>
            <w:vAlign w:val="center"/>
          </w:tcPr>
          <w:p w14:paraId="67D87BC5">
            <w:pPr>
              <w:pStyle w:val="99"/>
              <w:rPr>
                <w:rFonts w:hint="eastAsia"/>
              </w:rPr>
            </w:pPr>
            <w:r>
              <w:t>DATA</w:t>
            </w:r>
            <w:r>
              <w:rPr>
                <w:rFonts w:hint="eastAsia"/>
              </w:rPr>
              <w:t>3</w:t>
            </w:r>
          </w:p>
        </w:tc>
        <w:tc>
          <w:tcPr>
            <w:tcW w:w="580" w:type="dxa"/>
            <w:noWrap w:val="0"/>
            <w:vAlign w:val="center"/>
          </w:tcPr>
          <w:p w14:paraId="473E3EE9">
            <w:pPr>
              <w:pStyle w:val="99"/>
            </w:pPr>
          </w:p>
        </w:tc>
        <w:tc>
          <w:tcPr>
            <w:tcW w:w="2010" w:type="dxa"/>
            <w:noWrap w:val="0"/>
            <w:vAlign w:val="center"/>
          </w:tcPr>
          <w:p w14:paraId="59F1DDB7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是否保留当前图像</w:t>
            </w:r>
          </w:p>
        </w:tc>
        <w:tc>
          <w:tcPr>
            <w:tcW w:w="2660" w:type="dxa"/>
            <w:noWrap w:val="0"/>
            <w:vAlign w:val="center"/>
          </w:tcPr>
          <w:p w14:paraId="5B090C77">
            <w:pPr>
              <w:pStyle w:val="41"/>
              <w:spacing w:after="0"/>
              <w:ind w:firstLine="0" w:firstLineChars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00H=否;</w:t>
            </w:r>
          </w:p>
          <w:p w14:paraId="72E825FC">
            <w:pPr>
              <w:pStyle w:val="99"/>
              <w:rPr>
                <w:rFonts w:hint="eastAsia" w:eastAsia="等线"/>
                <w:highlight w:val="yellow"/>
              </w:rPr>
            </w:pPr>
            <w:r>
              <w:rPr>
                <w:rFonts w:hint="eastAsia"/>
              </w:rPr>
              <w:t>01H=是</w:t>
            </w:r>
          </w:p>
        </w:tc>
        <w:tc>
          <w:tcPr>
            <w:tcW w:w="1559" w:type="dxa"/>
            <w:noWrap w:val="0"/>
            <w:vAlign w:val="center"/>
          </w:tcPr>
          <w:p w14:paraId="6D530D11">
            <w:pPr>
              <w:pStyle w:val="99"/>
              <w:jc w:val="both"/>
              <w:rPr>
                <w:rFonts w:hint="eastAsia" w:eastAsia="等线"/>
                <w:highlight w:val="yellow"/>
              </w:rPr>
            </w:pPr>
            <w:r>
              <w:rPr>
                <w:rFonts w:hint="eastAsia"/>
              </w:rPr>
              <w:t>舍弃，云量多于80%；保留，云量少于80%</w:t>
            </w:r>
          </w:p>
        </w:tc>
      </w:tr>
      <w:tr w14:paraId="0311F7B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" w:hRule="atLeast"/>
          <w:jc w:val="center"/>
        </w:trPr>
        <w:tc>
          <w:tcPr>
            <w:tcW w:w="985" w:type="dxa"/>
            <w:vMerge w:val="continue"/>
            <w:noWrap w:val="0"/>
            <w:vAlign w:val="center"/>
          </w:tcPr>
          <w:p w14:paraId="2D874139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411" w:type="dxa"/>
            <w:noWrap w:val="0"/>
            <w:vAlign w:val="center"/>
          </w:tcPr>
          <w:p w14:paraId="0931DEB8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DATA4</w:t>
            </w:r>
          </w:p>
        </w:tc>
        <w:tc>
          <w:tcPr>
            <w:tcW w:w="580" w:type="dxa"/>
            <w:noWrap w:val="0"/>
            <w:vAlign w:val="center"/>
          </w:tcPr>
          <w:p w14:paraId="130CBD64">
            <w:pPr>
              <w:pStyle w:val="99"/>
              <w:rPr>
                <w:rFonts w:hint="eastAsia"/>
              </w:rPr>
            </w:pPr>
          </w:p>
        </w:tc>
        <w:tc>
          <w:tcPr>
            <w:tcW w:w="2010" w:type="dxa"/>
            <w:noWrap w:val="0"/>
            <w:vAlign w:val="top"/>
          </w:tcPr>
          <w:p w14:paraId="09DF8A95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第三个APP处理结果5</w:t>
            </w:r>
          </w:p>
        </w:tc>
        <w:tc>
          <w:tcPr>
            <w:tcW w:w="2660" w:type="dxa"/>
            <w:noWrap w:val="0"/>
            <w:vAlign w:val="center"/>
          </w:tcPr>
          <w:p w14:paraId="14D5D95C">
            <w:pPr>
              <w:pStyle w:val="99"/>
              <w:rPr>
                <w:rFonts w:hint="eastAsia"/>
              </w:rPr>
            </w:pPr>
            <w:r>
              <w:rPr>
                <w:rFonts w:hint="eastAsia" w:eastAsia="等线"/>
              </w:rPr>
              <w:t>AAH</w:t>
            </w:r>
          </w:p>
        </w:tc>
        <w:tc>
          <w:tcPr>
            <w:tcW w:w="1559" w:type="dxa"/>
            <w:noWrap w:val="0"/>
            <w:vAlign w:val="center"/>
          </w:tcPr>
          <w:p w14:paraId="5A05BBA6">
            <w:pPr>
              <w:pStyle w:val="99"/>
              <w:jc w:val="both"/>
              <w:rPr>
                <w:rFonts w:hint="eastAsia"/>
              </w:rPr>
            </w:pPr>
          </w:p>
        </w:tc>
      </w:tr>
      <w:tr w14:paraId="06F5153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985" w:type="dxa"/>
            <w:vMerge w:val="continue"/>
            <w:noWrap w:val="0"/>
            <w:vAlign w:val="center"/>
          </w:tcPr>
          <w:p w14:paraId="048466B5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411" w:type="dxa"/>
            <w:noWrap w:val="0"/>
            <w:vAlign w:val="center"/>
          </w:tcPr>
          <w:p w14:paraId="7A802ED7">
            <w:pPr>
              <w:pStyle w:val="99"/>
            </w:pPr>
            <w:r>
              <w:rPr>
                <w:rFonts w:hint="eastAsia"/>
              </w:rPr>
              <w:t>DATA5</w:t>
            </w:r>
          </w:p>
        </w:tc>
        <w:tc>
          <w:tcPr>
            <w:tcW w:w="580" w:type="dxa"/>
            <w:noWrap w:val="0"/>
            <w:vAlign w:val="center"/>
          </w:tcPr>
          <w:p w14:paraId="6581FDBB">
            <w:pPr>
              <w:pStyle w:val="99"/>
            </w:pPr>
          </w:p>
        </w:tc>
        <w:tc>
          <w:tcPr>
            <w:tcW w:w="2010" w:type="dxa"/>
            <w:noWrap w:val="0"/>
            <w:vAlign w:val="top"/>
          </w:tcPr>
          <w:p w14:paraId="09A27669">
            <w:pPr>
              <w:pStyle w:val="99"/>
            </w:pPr>
            <w:r>
              <w:rPr>
                <w:rFonts w:hint="eastAsia"/>
              </w:rPr>
              <w:t>第三个APP处理结果6</w:t>
            </w:r>
          </w:p>
        </w:tc>
        <w:tc>
          <w:tcPr>
            <w:tcW w:w="2660" w:type="dxa"/>
            <w:noWrap w:val="0"/>
            <w:vAlign w:val="center"/>
          </w:tcPr>
          <w:p w14:paraId="33822A7A">
            <w:pPr>
              <w:pStyle w:val="99"/>
            </w:pPr>
            <w:r>
              <w:rPr>
                <w:rFonts w:hint="eastAsia" w:eastAsia="等线"/>
              </w:rPr>
              <w:t>AAH</w:t>
            </w:r>
          </w:p>
        </w:tc>
        <w:tc>
          <w:tcPr>
            <w:tcW w:w="1559" w:type="dxa"/>
            <w:noWrap w:val="0"/>
            <w:vAlign w:val="center"/>
          </w:tcPr>
          <w:p w14:paraId="01F3AAA2">
            <w:pPr>
              <w:pStyle w:val="99"/>
              <w:jc w:val="both"/>
            </w:pPr>
          </w:p>
        </w:tc>
      </w:tr>
      <w:tr w14:paraId="24601AC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985" w:type="dxa"/>
            <w:vMerge w:val="continue"/>
            <w:noWrap w:val="0"/>
            <w:vAlign w:val="center"/>
          </w:tcPr>
          <w:p w14:paraId="689EAABA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411" w:type="dxa"/>
            <w:noWrap w:val="0"/>
            <w:vAlign w:val="center"/>
          </w:tcPr>
          <w:p w14:paraId="1FFF2E92">
            <w:pPr>
              <w:pStyle w:val="99"/>
            </w:pPr>
            <w:r>
              <w:rPr>
                <w:rFonts w:hint="eastAsia"/>
              </w:rPr>
              <w:t>DATA6</w:t>
            </w:r>
          </w:p>
        </w:tc>
        <w:tc>
          <w:tcPr>
            <w:tcW w:w="580" w:type="dxa"/>
            <w:noWrap w:val="0"/>
            <w:vAlign w:val="center"/>
          </w:tcPr>
          <w:p w14:paraId="2130CD57">
            <w:pPr>
              <w:pStyle w:val="99"/>
            </w:pPr>
          </w:p>
        </w:tc>
        <w:tc>
          <w:tcPr>
            <w:tcW w:w="2010" w:type="dxa"/>
            <w:noWrap w:val="0"/>
            <w:vAlign w:val="top"/>
          </w:tcPr>
          <w:p w14:paraId="75E76B8B">
            <w:pPr>
              <w:pStyle w:val="99"/>
            </w:pPr>
            <w:r>
              <w:rPr>
                <w:rFonts w:hint="eastAsia"/>
              </w:rPr>
              <w:t>第三个APP处理结果7</w:t>
            </w:r>
          </w:p>
        </w:tc>
        <w:tc>
          <w:tcPr>
            <w:tcW w:w="2660" w:type="dxa"/>
            <w:noWrap w:val="0"/>
            <w:vAlign w:val="center"/>
          </w:tcPr>
          <w:p w14:paraId="73E90158">
            <w:pPr>
              <w:pStyle w:val="99"/>
            </w:pPr>
            <w:r>
              <w:rPr>
                <w:rFonts w:hint="eastAsia" w:eastAsia="等线"/>
              </w:rPr>
              <w:t>AAH</w:t>
            </w:r>
          </w:p>
        </w:tc>
        <w:tc>
          <w:tcPr>
            <w:tcW w:w="1559" w:type="dxa"/>
            <w:noWrap w:val="0"/>
            <w:vAlign w:val="center"/>
          </w:tcPr>
          <w:p w14:paraId="4189EFB4">
            <w:pPr>
              <w:pStyle w:val="99"/>
              <w:jc w:val="both"/>
            </w:pPr>
          </w:p>
        </w:tc>
      </w:tr>
      <w:tr w14:paraId="0E4E9FC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  <w:jc w:val="center"/>
        </w:trPr>
        <w:tc>
          <w:tcPr>
            <w:tcW w:w="985" w:type="dxa"/>
            <w:vMerge w:val="continue"/>
            <w:noWrap w:val="0"/>
            <w:vAlign w:val="center"/>
          </w:tcPr>
          <w:p w14:paraId="0540D824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411" w:type="dxa"/>
            <w:noWrap w:val="0"/>
            <w:vAlign w:val="center"/>
          </w:tcPr>
          <w:p w14:paraId="263C01A2">
            <w:pPr>
              <w:pStyle w:val="99"/>
            </w:pPr>
            <w:r>
              <w:rPr>
                <w:rFonts w:hint="eastAsia"/>
              </w:rPr>
              <w:t>DATA7</w:t>
            </w:r>
          </w:p>
        </w:tc>
        <w:tc>
          <w:tcPr>
            <w:tcW w:w="580" w:type="dxa"/>
            <w:noWrap w:val="0"/>
            <w:vAlign w:val="center"/>
          </w:tcPr>
          <w:p w14:paraId="1C8B64E4">
            <w:pPr>
              <w:pStyle w:val="99"/>
            </w:pPr>
          </w:p>
        </w:tc>
        <w:tc>
          <w:tcPr>
            <w:tcW w:w="2010" w:type="dxa"/>
            <w:noWrap w:val="0"/>
            <w:vAlign w:val="top"/>
          </w:tcPr>
          <w:p w14:paraId="3966C850">
            <w:pPr>
              <w:pStyle w:val="99"/>
            </w:pPr>
            <w:r>
              <w:rPr>
                <w:rFonts w:hint="eastAsia"/>
              </w:rPr>
              <w:t>第三个APP处理结果8</w:t>
            </w:r>
          </w:p>
        </w:tc>
        <w:tc>
          <w:tcPr>
            <w:tcW w:w="2660" w:type="dxa"/>
            <w:noWrap w:val="0"/>
            <w:vAlign w:val="center"/>
          </w:tcPr>
          <w:p w14:paraId="090C40A5">
            <w:pPr>
              <w:pStyle w:val="99"/>
            </w:pPr>
            <w:r>
              <w:rPr>
                <w:rFonts w:hint="eastAsia" w:eastAsia="等线"/>
              </w:rPr>
              <w:t>AAH</w:t>
            </w:r>
          </w:p>
        </w:tc>
        <w:tc>
          <w:tcPr>
            <w:tcW w:w="1559" w:type="dxa"/>
            <w:noWrap w:val="0"/>
            <w:vAlign w:val="center"/>
          </w:tcPr>
          <w:p w14:paraId="60E39A20">
            <w:pPr>
              <w:pStyle w:val="99"/>
              <w:jc w:val="both"/>
            </w:pPr>
          </w:p>
        </w:tc>
      </w:tr>
      <w:tr w14:paraId="49584A0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7" w:hRule="atLeast"/>
          <w:jc w:val="center"/>
        </w:trPr>
        <w:tc>
          <w:tcPr>
            <w:tcW w:w="985" w:type="dxa"/>
            <w:vMerge w:val="restart"/>
            <w:noWrap w:val="0"/>
            <w:vAlign w:val="center"/>
          </w:tcPr>
          <w:p w14:paraId="4914E433">
            <w:pPr>
              <w:spacing w:line="240" w:lineRule="auto"/>
              <w:ind w:firstLine="0" w:firstLineChars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使用</w:t>
            </w:r>
            <w:r>
              <w:rPr>
                <w:sz w:val="21"/>
                <w:szCs w:val="21"/>
              </w:rPr>
              <w:t>说明</w:t>
            </w:r>
          </w:p>
        </w:tc>
        <w:tc>
          <w:tcPr>
            <w:tcW w:w="1411" w:type="dxa"/>
            <w:noWrap w:val="0"/>
            <w:vAlign w:val="center"/>
          </w:tcPr>
          <w:p w14:paraId="5FC19E7D">
            <w:pPr>
              <w:spacing w:line="240" w:lineRule="auto"/>
              <w:ind w:firstLine="0" w:firstLineChars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发送</w:t>
            </w:r>
            <w:r>
              <w:rPr>
                <w:sz w:val="21"/>
                <w:szCs w:val="21"/>
              </w:rPr>
              <w:t>条件</w:t>
            </w:r>
          </w:p>
        </w:tc>
        <w:tc>
          <w:tcPr>
            <w:tcW w:w="6809" w:type="dxa"/>
            <w:gridSpan w:val="4"/>
            <w:noWrap w:val="0"/>
            <w:vAlign w:val="center"/>
          </w:tcPr>
          <w:p w14:paraId="53B08E8E">
            <w:pPr>
              <w:pStyle w:val="99"/>
            </w:pPr>
            <w:r>
              <w:rPr>
                <w:rFonts w:hint="eastAsia"/>
              </w:rPr>
              <w:t>接收</w:t>
            </w:r>
            <w:r>
              <w:t>到中心机</w:t>
            </w:r>
            <w:r>
              <w:rPr>
                <w:rFonts w:hint="eastAsia"/>
              </w:rPr>
              <w:t>工程参数采集指令（AP-Z002）后20</w:t>
            </w:r>
            <w:r>
              <w:t>ms内返回该帧</w:t>
            </w:r>
          </w:p>
        </w:tc>
      </w:tr>
      <w:tr w14:paraId="3DAFB1D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7" w:hRule="atLeast"/>
          <w:jc w:val="center"/>
        </w:trPr>
        <w:tc>
          <w:tcPr>
            <w:tcW w:w="985" w:type="dxa"/>
            <w:vMerge w:val="continue"/>
            <w:noWrap w:val="0"/>
            <w:vAlign w:val="center"/>
          </w:tcPr>
          <w:p w14:paraId="6F9A1D0C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411" w:type="dxa"/>
            <w:noWrap w:val="0"/>
            <w:vAlign w:val="center"/>
          </w:tcPr>
          <w:p w14:paraId="357779F7">
            <w:pPr>
              <w:spacing w:line="240" w:lineRule="auto"/>
              <w:ind w:firstLine="0" w:firstLineChars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处理</w:t>
            </w:r>
            <w:r>
              <w:rPr>
                <w:sz w:val="21"/>
                <w:szCs w:val="21"/>
              </w:rPr>
              <w:t>要求</w:t>
            </w:r>
          </w:p>
        </w:tc>
        <w:tc>
          <w:tcPr>
            <w:tcW w:w="6809" w:type="dxa"/>
            <w:gridSpan w:val="4"/>
            <w:noWrap w:val="0"/>
            <w:vAlign w:val="center"/>
          </w:tcPr>
          <w:p w14:paraId="55799D23">
            <w:pPr>
              <w:pStyle w:val="99"/>
            </w:pPr>
            <w:r>
              <w:rPr>
                <w:rFonts w:hint="eastAsia"/>
              </w:rPr>
              <w:t>若</w:t>
            </w:r>
            <w:r>
              <w:t>中心机在</w:t>
            </w:r>
            <w:r>
              <w:rPr>
                <w:rFonts w:hint="eastAsia"/>
              </w:rPr>
              <w:t>工程参数采集指令（AP-Z002）发出</w:t>
            </w:r>
            <w:r>
              <w:t>后</w:t>
            </w:r>
            <w:r>
              <w:rPr>
                <w:rFonts w:hint="eastAsia"/>
              </w:rPr>
              <w:t>2</w:t>
            </w:r>
            <w:r>
              <w:t>s内未接收到该帧，则按超时处理</w:t>
            </w:r>
          </w:p>
        </w:tc>
      </w:tr>
    </w:tbl>
    <w:p w14:paraId="297C4F97">
      <w:pPr>
        <w:ind w:firstLine="480"/>
      </w:pPr>
    </w:p>
    <w:p w14:paraId="727F3489">
      <w:pPr>
        <w:pStyle w:val="6"/>
        <w:spacing w:before="326" w:after="163"/>
        <w:rPr>
          <w:rFonts w:hint="eastAsia"/>
        </w:rPr>
      </w:pPr>
      <w:r>
        <w:rPr>
          <w:rFonts w:hint="eastAsia"/>
        </w:rPr>
        <w:t>工程参数帧18（AP-G018）</w:t>
      </w:r>
    </w:p>
    <w:p w14:paraId="61CCAEAC">
      <w:pPr>
        <w:pStyle w:val="14"/>
      </w:pPr>
      <w:r>
        <w:rPr>
          <w:rFonts w:hint="eastAsia"/>
        </w:rPr>
        <w:t>表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表 \* ARABIC</w:instrText>
      </w:r>
      <w:r>
        <w:instrText xml:space="preserve"> </w:instrText>
      </w:r>
      <w:r>
        <w:fldChar w:fldCharType="separate"/>
      </w:r>
      <w:r>
        <w:rPr>
          <w:lang/>
        </w:rPr>
        <w:t>44</w:t>
      </w:r>
      <w:r>
        <w:fldChar w:fldCharType="end"/>
      </w:r>
      <w:r>
        <w:t>工程参数帧</w:t>
      </w:r>
      <w:r>
        <w:rPr>
          <w:rFonts w:hint="eastAsia"/>
        </w:rPr>
        <w:t>18</w:t>
      </w:r>
      <w:r>
        <w:t>（</w:t>
      </w:r>
      <w:r>
        <w:rPr>
          <w:rFonts w:hint="eastAsia"/>
        </w:rPr>
        <w:t>AP-G018</w:t>
      </w:r>
      <w:r>
        <w:t>）</w:t>
      </w:r>
    </w:p>
    <w:tbl>
      <w:tblPr>
        <w:tblStyle w:val="43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85"/>
        <w:gridCol w:w="1411"/>
        <w:gridCol w:w="580"/>
        <w:gridCol w:w="2010"/>
        <w:gridCol w:w="2660"/>
        <w:gridCol w:w="1559"/>
      </w:tblGrid>
      <w:tr w14:paraId="3878F51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4" w:hRule="atLeast"/>
          <w:jc w:val="center"/>
        </w:trPr>
        <w:tc>
          <w:tcPr>
            <w:tcW w:w="9205" w:type="dxa"/>
            <w:gridSpan w:val="6"/>
            <w:noWrap w:val="0"/>
            <w:vAlign w:val="center"/>
          </w:tcPr>
          <w:p w14:paraId="52ECC15E">
            <w:pPr>
              <w:spacing w:line="240" w:lineRule="auto"/>
              <w:ind w:firstLine="0" w:firstLineChars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AI处理板</w:t>
            </w:r>
            <w:r>
              <w:rPr>
                <w:sz w:val="21"/>
                <w:szCs w:val="21"/>
              </w:rPr>
              <w:t>工程参数帧</w:t>
            </w:r>
            <w:r>
              <w:rPr>
                <w:rFonts w:hint="eastAsia"/>
                <w:sz w:val="21"/>
                <w:szCs w:val="21"/>
              </w:rPr>
              <w:t>18格式:AP-G018</w:t>
            </w:r>
          </w:p>
        </w:tc>
      </w:tr>
      <w:tr w14:paraId="5E99EC1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4" w:hRule="atLeast"/>
          <w:jc w:val="center"/>
        </w:trPr>
        <w:tc>
          <w:tcPr>
            <w:tcW w:w="985" w:type="dxa"/>
            <w:noWrap w:val="0"/>
            <w:vAlign w:val="center"/>
          </w:tcPr>
          <w:p w14:paraId="3CD7A336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仲裁域</w:t>
            </w:r>
          </w:p>
        </w:tc>
        <w:tc>
          <w:tcPr>
            <w:tcW w:w="1991" w:type="dxa"/>
            <w:gridSpan w:val="2"/>
            <w:noWrap w:val="0"/>
            <w:vAlign w:val="center"/>
          </w:tcPr>
          <w:p w14:paraId="19DD01FC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ID28~21</w:t>
            </w:r>
            <w:r>
              <w:rPr>
                <w:rFonts w:hint="eastAsia"/>
                <w:sz w:val="21"/>
                <w:szCs w:val="21"/>
              </w:rPr>
              <w:t>:C9</w:t>
            </w:r>
            <w:r>
              <w:rPr>
                <w:sz w:val="21"/>
                <w:szCs w:val="21"/>
              </w:rPr>
              <w:t>H</w:t>
            </w:r>
          </w:p>
        </w:tc>
        <w:tc>
          <w:tcPr>
            <w:tcW w:w="2010" w:type="dxa"/>
            <w:noWrap w:val="0"/>
            <w:vAlign w:val="center"/>
          </w:tcPr>
          <w:p w14:paraId="1D1A1188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ID20~13</w:t>
            </w:r>
            <w:r>
              <w:rPr>
                <w:rFonts w:hint="eastAsia"/>
                <w:sz w:val="21"/>
                <w:szCs w:val="21"/>
              </w:rPr>
              <w:t>:12</w:t>
            </w:r>
            <w:r>
              <w:rPr>
                <w:sz w:val="21"/>
                <w:szCs w:val="21"/>
              </w:rPr>
              <w:t>H</w:t>
            </w:r>
          </w:p>
        </w:tc>
        <w:tc>
          <w:tcPr>
            <w:tcW w:w="2660" w:type="dxa"/>
            <w:noWrap w:val="0"/>
            <w:vAlign w:val="center"/>
          </w:tcPr>
          <w:p w14:paraId="3AAC3A73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ID12~ID6</w:t>
            </w:r>
            <w:r>
              <w:rPr>
                <w:rFonts w:hint="eastAsia"/>
                <w:sz w:val="21"/>
                <w:szCs w:val="21"/>
              </w:rPr>
              <w:t>:</w:t>
            </w:r>
          </w:p>
          <w:p w14:paraId="1595571B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同ID28~ID22</w:t>
            </w:r>
          </w:p>
        </w:tc>
        <w:tc>
          <w:tcPr>
            <w:tcW w:w="1559" w:type="dxa"/>
            <w:noWrap w:val="0"/>
            <w:vAlign w:val="center"/>
          </w:tcPr>
          <w:p w14:paraId="6FFB3608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ID5~0</w:t>
            </w:r>
            <w:r>
              <w:rPr>
                <w:rFonts w:hint="eastAsia"/>
                <w:sz w:val="21"/>
                <w:szCs w:val="21"/>
              </w:rPr>
              <w:t>:</w:t>
            </w:r>
            <w:r>
              <w:rPr>
                <w:sz w:val="21"/>
                <w:szCs w:val="21"/>
              </w:rPr>
              <w:t>00H</w:t>
            </w:r>
          </w:p>
        </w:tc>
      </w:tr>
      <w:tr w14:paraId="14384BB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4" w:hRule="atLeast"/>
          <w:jc w:val="center"/>
        </w:trPr>
        <w:tc>
          <w:tcPr>
            <w:tcW w:w="985" w:type="dxa"/>
            <w:vMerge w:val="restart"/>
            <w:noWrap w:val="0"/>
            <w:vAlign w:val="center"/>
          </w:tcPr>
          <w:p w14:paraId="70998BA1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数据域</w:t>
            </w:r>
          </w:p>
        </w:tc>
        <w:tc>
          <w:tcPr>
            <w:tcW w:w="1411" w:type="dxa"/>
            <w:noWrap w:val="0"/>
            <w:vAlign w:val="center"/>
          </w:tcPr>
          <w:p w14:paraId="51F6CE48">
            <w:pPr>
              <w:pStyle w:val="99"/>
              <w:rPr>
                <w:rFonts w:hint="eastAsia"/>
              </w:rPr>
            </w:pPr>
            <w:r>
              <w:t>DATA0</w:t>
            </w:r>
          </w:p>
        </w:tc>
        <w:tc>
          <w:tcPr>
            <w:tcW w:w="580" w:type="dxa"/>
            <w:noWrap w:val="0"/>
            <w:vAlign w:val="center"/>
          </w:tcPr>
          <w:p w14:paraId="3EDC02C2">
            <w:pPr>
              <w:pStyle w:val="99"/>
            </w:pPr>
          </w:p>
        </w:tc>
        <w:tc>
          <w:tcPr>
            <w:tcW w:w="2010" w:type="dxa"/>
            <w:noWrap w:val="0"/>
            <w:vAlign w:val="center"/>
          </w:tcPr>
          <w:p w14:paraId="75E31FEC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第三个APP处理结果9</w:t>
            </w:r>
          </w:p>
        </w:tc>
        <w:tc>
          <w:tcPr>
            <w:tcW w:w="2660" w:type="dxa"/>
            <w:noWrap w:val="0"/>
            <w:vAlign w:val="center"/>
          </w:tcPr>
          <w:p w14:paraId="6B9C4E7F">
            <w:pPr>
              <w:pStyle w:val="99"/>
              <w:rPr>
                <w:rFonts w:hint="eastAsia"/>
              </w:rPr>
            </w:pPr>
            <w:r>
              <w:rPr>
                <w:rFonts w:hint="eastAsia" w:eastAsia="等线"/>
              </w:rPr>
              <w:t>AAH</w:t>
            </w:r>
          </w:p>
        </w:tc>
        <w:tc>
          <w:tcPr>
            <w:tcW w:w="1559" w:type="dxa"/>
            <w:vMerge w:val="restart"/>
            <w:noWrap w:val="0"/>
            <w:vAlign w:val="center"/>
          </w:tcPr>
          <w:p w14:paraId="3B63094E">
            <w:pPr>
              <w:pStyle w:val="99"/>
              <w:jc w:val="both"/>
              <w:rPr>
                <w:rFonts w:hint="eastAsia"/>
              </w:rPr>
            </w:pPr>
          </w:p>
        </w:tc>
      </w:tr>
      <w:tr w14:paraId="1940E7B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</w:tblPrEx>
        <w:trPr>
          <w:trHeight w:val="194" w:hRule="atLeast"/>
          <w:jc w:val="center"/>
        </w:trPr>
        <w:tc>
          <w:tcPr>
            <w:tcW w:w="985" w:type="dxa"/>
            <w:vMerge w:val="continue"/>
            <w:noWrap w:val="0"/>
            <w:vAlign w:val="center"/>
          </w:tcPr>
          <w:p w14:paraId="7EDA63B3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411" w:type="dxa"/>
            <w:noWrap w:val="0"/>
            <w:vAlign w:val="top"/>
          </w:tcPr>
          <w:p w14:paraId="27A8D98E">
            <w:pPr>
              <w:pStyle w:val="99"/>
              <w:rPr>
                <w:rFonts w:hint="eastAsia"/>
              </w:rPr>
            </w:pPr>
            <w:r>
              <w:t>DATA</w:t>
            </w:r>
            <w:r>
              <w:rPr>
                <w:rFonts w:hint="eastAsia"/>
              </w:rPr>
              <w:t>1</w:t>
            </w:r>
          </w:p>
        </w:tc>
        <w:tc>
          <w:tcPr>
            <w:tcW w:w="580" w:type="dxa"/>
            <w:noWrap w:val="0"/>
            <w:vAlign w:val="center"/>
          </w:tcPr>
          <w:p w14:paraId="5B648D8E">
            <w:pPr>
              <w:pStyle w:val="99"/>
            </w:pPr>
          </w:p>
        </w:tc>
        <w:tc>
          <w:tcPr>
            <w:tcW w:w="2010" w:type="dxa"/>
            <w:noWrap w:val="0"/>
            <w:vAlign w:val="top"/>
          </w:tcPr>
          <w:p w14:paraId="712F7EA1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第三个APP处理结果10</w:t>
            </w:r>
          </w:p>
        </w:tc>
        <w:tc>
          <w:tcPr>
            <w:tcW w:w="2660" w:type="dxa"/>
            <w:noWrap w:val="0"/>
            <w:vAlign w:val="center"/>
          </w:tcPr>
          <w:p w14:paraId="14150BE2">
            <w:pPr>
              <w:pStyle w:val="99"/>
              <w:rPr>
                <w:rFonts w:hint="eastAsia"/>
              </w:rPr>
            </w:pPr>
            <w:r>
              <w:rPr>
                <w:rFonts w:hint="eastAsia" w:eastAsia="等线"/>
              </w:rPr>
              <w:t>AAH</w:t>
            </w:r>
          </w:p>
        </w:tc>
        <w:tc>
          <w:tcPr>
            <w:tcW w:w="1559" w:type="dxa"/>
            <w:vMerge w:val="continue"/>
            <w:noWrap w:val="0"/>
            <w:vAlign w:val="top"/>
          </w:tcPr>
          <w:p w14:paraId="29311FFB">
            <w:pPr>
              <w:pStyle w:val="99"/>
              <w:rPr>
                <w:rFonts w:hint="eastAsia"/>
              </w:rPr>
            </w:pPr>
          </w:p>
        </w:tc>
      </w:tr>
      <w:tr w14:paraId="01A0850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4" w:hRule="atLeast"/>
          <w:jc w:val="center"/>
        </w:trPr>
        <w:tc>
          <w:tcPr>
            <w:tcW w:w="985" w:type="dxa"/>
            <w:vMerge w:val="continue"/>
            <w:noWrap w:val="0"/>
            <w:vAlign w:val="center"/>
          </w:tcPr>
          <w:p w14:paraId="237AE37C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411" w:type="dxa"/>
            <w:noWrap w:val="0"/>
            <w:vAlign w:val="top"/>
          </w:tcPr>
          <w:p w14:paraId="7C1DB775">
            <w:pPr>
              <w:pStyle w:val="99"/>
              <w:rPr>
                <w:rFonts w:hint="eastAsia"/>
              </w:rPr>
            </w:pPr>
            <w:r>
              <w:t>DATA</w:t>
            </w:r>
            <w:r>
              <w:rPr>
                <w:rFonts w:hint="eastAsia"/>
              </w:rPr>
              <w:t>2</w:t>
            </w:r>
          </w:p>
        </w:tc>
        <w:tc>
          <w:tcPr>
            <w:tcW w:w="580" w:type="dxa"/>
            <w:noWrap w:val="0"/>
            <w:vAlign w:val="center"/>
          </w:tcPr>
          <w:p w14:paraId="78D866F7">
            <w:pPr>
              <w:pStyle w:val="99"/>
            </w:pPr>
          </w:p>
        </w:tc>
        <w:tc>
          <w:tcPr>
            <w:tcW w:w="2010" w:type="dxa"/>
            <w:noWrap w:val="0"/>
            <w:vAlign w:val="top"/>
          </w:tcPr>
          <w:p w14:paraId="78A39C73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第三个APP处理结果11</w:t>
            </w:r>
          </w:p>
        </w:tc>
        <w:tc>
          <w:tcPr>
            <w:tcW w:w="2660" w:type="dxa"/>
            <w:noWrap w:val="0"/>
            <w:vAlign w:val="center"/>
          </w:tcPr>
          <w:p w14:paraId="1A1864D7">
            <w:pPr>
              <w:pStyle w:val="99"/>
              <w:rPr>
                <w:rFonts w:hint="eastAsia"/>
              </w:rPr>
            </w:pPr>
            <w:r>
              <w:rPr>
                <w:rFonts w:hint="eastAsia" w:eastAsia="等线"/>
              </w:rPr>
              <w:t>AAH</w:t>
            </w:r>
          </w:p>
        </w:tc>
        <w:tc>
          <w:tcPr>
            <w:tcW w:w="1559" w:type="dxa"/>
            <w:vMerge w:val="continue"/>
            <w:noWrap w:val="0"/>
            <w:vAlign w:val="top"/>
          </w:tcPr>
          <w:p w14:paraId="585F0168">
            <w:pPr>
              <w:pStyle w:val="99"/>
              <w:rPr>
                <w:rFonts w:hint="eastAsia"/>
              </w:rPr>
            </w:pPr>
          </w:p>
        </w:tc>
      </w:tr>
      <w:tr w14:paraId="0AF1C1C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3" w:hRule="atLeast"/>
          <w:jc w:val="center"/>
        </w:trPr>
        <w:tc>
          <w:tcPr>
            <w:tcW w:w="985" w:type="dxa"/>
            <w:vMerge w:val="continue"/>
            <w:noWrap w:val="0"/>
            <w:vAlign w:val="center"/>
          </w:tcPr>
          <w:p w14:paraId="7CB0428F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411" w:type="dxa"/>
            <w:noWrap w:val="0"/>
            <w:vAlign w:val="center"/>
          </w:tcPr>
          <w:p w14:paraId="7ED9BB17">
            <w:pPr>
              <w:pStyle w:val="99"/>
              <w:rPr>
                <w:rFonts w:hint="eastAsia"/>
              </w:rPr>
            </w:pPr>
            <w:r>
              <w:t>DATA</w:t>
            </w:r>
            <w:r>
              <w:rPr>
                <w:rFonts w:hint="eastAsia"/>
              </w:rPr>
              <w:t>3</w:t>
            </w:r>
          </w:p>
        </w:tc>
        <w:tc>
          <w:tcPr>
            <w:tcW w:w="580" w:type="dxa"/>
            <w:noWrap w:val="0"/>
            <w:vAlign w:val="center"/>
          </w:tcPr>
          <w:p w14:paraId="2141DA66">
            <w:pPr>
              <w:pStyle w:val="99"/>
            </w:pPr>
          </w:p>
        </w:tc>
        <w:tc>
          <w:tcPr>
            <w:tcW w:w="2010" w:type="dxa"/>
            <w:noWrap w:val="0"/>
            <w:vAlign w:val="top"/>
          </w:tcPr>
          <w:p w14:paraId="2C08DEC3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第三个APP处理结果12</w:t>
            </w:r>
          </w:p>
        </w:tc>
        <w:tc>
          <w:tcPr>
            <w:tcW w:w="2660" w:type="dxa"/>
            <w:noWrap w:val="0"/>
            <w:vAlign w:val="center"/>
          </w:tcPr>
          <w:p w14:paraId="4D96D0CA">
            <w:pPr>
              <w:pStyle w:val="99"/>
              <w:rPr>
                <w:rFonts w:hint="eastAsia" w:eastAsia="等线"/>
                <w:highlight w:val="yellow"/>
              </w:rPr>
            </w:pPr>
            <w:r>
              <w:rPr>
                <w:rFonts w:hint="eastAsia" w:eastAsia="等线"/>
              </w:rPr>
              <w:t>AAH</w:t>
            </w:r>
          </w:p>
        </w:tc>
        <w:tc>
          <w:tcPr>
            <w:tcW w:w="1559" w:type="dxa"/>
            <w:vMerge w:val="continue"/>
            <w:noWrap w:val="0"/>
            <w:vAlign w:val="top"/>
          </w:tcPr>
          <w:p w14:paraId="6D21C5AF">
            <w:pPr>
              <w:pStyle w:val="99"/>
              <w:rPr>
                <w:rFonts w:hint="eastAsia" w:eastAsia="等线"/>
                <w:highlight w:val="yellow"/>
              </w:rPr>
            </w:pPr>
          </w:p>
        </w:tc>
      </w:tr>
      <w:tr w14:paraId="4D9D360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" w:hRule="atLeast"/>
          <w:jc w:val="center"/>
        </w:trPr>
        <w:tc>
          <w:tcPr>
            <w:tcW w:w="985" w:type="dxa"/>
            <w:vMerge w:val="continue"/>
            <w:noWrap w:val="0"/>
            <w:vAlign w:val="center"/>
          </w:tcPr>
          <w:p w14:paraId="0A3BC035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411" w:type="dxa"/>
            <w:noWrap w:val="0"/>
            <w:vAlign w:val="center"/>
          </w:tcPr>
          <w:p w14:paraId="10BD6B84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DATA4</w:t>
            </w:r>
          </w:p>
        </w:tc>
        <w:tc>
          <w:tcPr>
            <w:tcW w:w="580" w:type="dxa"/>
            <w:noWrap w:val="0"/>
            <w:vAlign w:val="center"/>
          </w:tcPr>
          <w:p w14:paraId="541B41D7">
            <w:pPr>
              <w:pStyle w:val="99"/>
              <w:rPr>
                <w:rFonts w:hint="eastAsia"/>
              </w:rPr>
            </w:pPr>
          </w:p>
        </w:tc>
        <w:tc>
          <w:tcPr>
            <w:tcW w:w="2010" w:type="dxa"/>
            <w:noWrap w:val="0"/>
            <w:vAlign w:val="top"/>
          </w:tcPr>
          <w:p w14:paraId="6AB0C18C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第三个APP处理结果13</w:t>
            </w:r>
          </w:p>
        </w:tc>
        <w:tc>
          <w:tcPr>
            <w:tcW w:w="2660" w:type="dxa"/>
            <w:noWrap w:val="0"/>
            <w:vAlign w:val="center"/>
          </w:tcPr>
          <w:p w14:paraId="63AB5C3F">
            <w:pPr>
              <w:pStyle w:val="99"/>
              <w:rPr>
                <w:rFonts w:hint="eastAsia"/>
              </w:rPr>
            </w:pPr>
            <w:r>
              <w:rPr>
                <w:rFonts w:hint="eastAsia" w:eastAsia="等线"/>
              </w:rPr>
              <w:t>AAH</w:t>
            </w:r>
          </w:p>
        </w:tc>
        <w:tc>
          <w:tcPr>
            <w:tcW w:w="1559" w:type="dxa"/>
            <w:vMerge w:val="continue"/>
            <w:noWrap w:val="0"/>
            <w:vAlign w:val="top"/>
          </w:tcPr>
          <w:p w14:paraId="5199C236">
            <w:pPr>
              <w:pStyle w:val="99"/>
              <w:rPr>
                <w:rFonts w:hint="eastAsia"/>
              </w:rPr>
            </w:pPr>
          </w:p>
        </w:tc>
      </w:tr>
      <w:tr w14:paraId="708C913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</w:tblPrEx>
        <w:trPr>
          <w:trHeight w:val="285" w:hRule="atLeast"/>
          <w:jc w:val="center"/>
        </w:trPr>
        <w:tc>
          <w:tcPr>
            <w:tcW w:w="985" w:type="dxa"/>
            <w:vMerge w:val="continue"/>
            <w:noWrap w:val="0"/>
            <w:vAlign w:val="center"/>
          </w:tcPr>
          <w:p w14:paraId="24968D23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411" w:type="dxa"/>
            <w:noWrap w:val="0"/>
            <w:vAlign w:val="center"/>
          </w:tcPr>
          <w:p w14:paraId="3BF410EC">
            <w:pPr>
              <w:pStyle w:val="99"/>
            </w:pPr>
            <w:r>
              <w:rPr>
                <w:rFonts w:hint="eastAsia"/>
              </w:rPr>
              <w:t>DATA5</w:t>
            </w:r>
          </w:p>
        </w:tc>
        <w:tc>
          <w:tcPr>
            <w:tcW w:w="580" w:type="dxa"/>
            <w:noWrap w:val="0"/>
            <w:vAlign w:val="center"/>
          </w:tcPr>
          <w:p w14:paraId="6A7B717D">
            <w:pPr>
              <w:pStyle w:val="99"/>
            </w:pPr>
          </w:p>
        </w:tc>
        <w:tc>
          <w:tcPr>
            <w:tcW w:w="2010" w:type="dxa"/>
            <w:noWrap w:val="0"/>
            <w:vAlign w:val="top"/>
          </w:tcPr>
          <w:p w14:paraId="2A5E2127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第三个APP处理结果14</w:t>
            </w:r>
          </w:p>
        </w:tc>
        <w:tc>
          <w:tcPr>
            <w:tcW w:w="2660" w:type="dxa"/>
            <w:noWrap w:val="0"/>
            <w:vAlign w:val="center"/>
          </w:tcPr>
          <w:p w14:paraId="5E61F04A">
            <w:pPr>
              <w:pStyle w:val="99"/>
            </w:pPr>
            <w:r>
              <w:rPr>
                <w:rFonts w:hint="eastAsia" w:eastAsia="等线"/>
              </w:rPr>
              <w:t>AAH</w:t>
            </w:r>
          </w:p>
        </w:tc>
        <w:tc>
          <w:tcPr>
            <w:tcW w:w="1559" w:type="dxa"/>
            <w:vMerge w:val="continue"/>
            <w:noWrap w:val="0"/>
            <w:vAlign w:val="top"/>
          </w:tcPr>
          <w:p w14:paraId="6440CCB6">
            <w:pPr>
              <w:pStyle w:val="99"/>
            </w:pPr>
          </w:p>
        </w:tc>
      </w:tr>
      <w:tr w14:paraId="58F9DDF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985" w:type="dxa"/>
            <w:vMerge w:val="continue"/>
            <w:noWrap w:val="0"/>
            <w:vAlign w:val="center"/>
          </w:tcPr>
          <w:p w14:paraId="0E39BA7B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411" w:type="dxa"/>
            <w:noWrap w:val="0"/>
            <w:vAlign w:val="center"/>
          </w:tcPr>
          <w:p w14:paraId="2FE5DE0B">
            <w:pPr>
              <w:pStyle w:val="99"/>
            </w:pPr>
            <w:r>
              <w:rPr>
                <w:rFonts w:hint="eastAsia"/>
              </w:rPr>
              <w:t>DATA6</w:t>
            </w:r>
          </w:p>
        </w:tc>
        <w:tc>
          <w:tcPr>
            <w:tcW w:w="580" w:type="dxa"/>
            <w:noWrap w:val="0"/>
            <w:vAlign w:val="center"/>
          </w:tcPr>
          <w:p w14:paraId="687FD54B">
            <w:pPr>
              <w:pStyle w:val="99"/>
            </w:pPr>
          </w:p>
        </w:tc>
        <w:tc>
          <w:tcPr>
            <w:tcW w:w="2010" w:type="dxa"/>
            <w:noWrap w:val="0"/>
            <w:vAlign w:val="top"/>
          </w:tcPr>
          <w:p w14:paraId="4799EB4C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第三个APP处理结果15</w:t>
            </w:r>
          </w:p>
        </w:tc>
        <w:tc>
          <w:tcPr>
            <w:tcW w:w="2660" w:type="dxa"/>
            <w:noWrap w:val="0"/>
            <w:vAlign w:val="center"/>
          </w:tcPr>
          <w:p w14:paraId="28258395">
            <w:pPr>
              <w:pStyle w:val="99"/>
            </w:pPr>
            <w:r>
              <w:rPr>
                <w:rFonts w:hint="eastAsia" w:eastAsia="等线"/>
              </w:rPr>
              <w:t>AAH</w:t>
            </w:r>
          </w:p>
        </w:tc>
        <w:tc>
          <w:tcPr>
            <w:tcW w:w="1559" w:type="dxa"/>
            <w:vMerge w:val="continue"/>
            <w:noWrap w:val="0"/>
            <w:vAlign w:val="top"/>
          </w:tcPr>
          <w:p w14:paraId="29A5F837">
            <w:pPr>
              <w:pStyle w:val="99"/>
            </w:pPr>
          </w:p>
        </w:tc>
      </w:tr>
      <w:tr w14:paraId="1DF5BEA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  <w:jc w:val="center"/>
        </w:trPr>
        <w:tc>
          <w:tcPr>
            <w:tcW w:w="985" w:type="dxa"/>
            <w:vMerge w:val="continue"/>
            <w:noWrap w:val="0"/>
            <w:vAlign w:val="center"/>
          </w:tcPr>
          <w:p w14:paraId="1B5137EA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411" w:type="dxa"/>
            <w:noWrap w:val="0"/>
            <w:vAlign w:val="center"/>
          </w:tcPr>
          <w:p w14:paraId="05D12C68">
            <w:pPr>
              <w:pStyle w:val="99"/>
            </w:pPr>
            <w:r>
              <w:rPr>
                <w:rFonts w:hint="eastAsia"/>
              </w:rPr>
              <w:t>DATA7</w:t>
            </w:r>
          </w:p>
        </w:tc>
        <w:tc>
          <w:tcPr>
            <w:tcW w:w="580" w:type="dxa"/>
            <w:noWrap w:val="0"/>
            <w:vAlign w:val="center"/>
          </w:tcPr>
          <w:p w14:paraId="10F34FA9">
            <w:pPr>
              <w:pStyle w:val="99"/>
            </w:pPr>
          </w:p>
        </w:tc>
        <w:tc>
          <w:tcPr>
            <w:tcW w:w="2010" w:type="dxa"/>
            <w:noWrap w:val="0"/>
            <w:vAlign w:val="top"/>
          </w:tcPr>
          <w:p w14:paraId="33686C94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第三个APP处理结果16</w:t>
            </w:r>
          </w:p>
        </w:tc>
        <w:tc>
          <w:tcPr>
            <w:tcW w:w="2660" w:type="dxa"/>
            <w:noWrap w:val="0"/>
            <w:vAlign w:val="center"/>
          </w:tcPr>
          <w:p w14:paraId="5C79906A">
            <w:pPr>
              <w:pStyle w:val="99"/>
            </w:pPr>
            <w:r>
              <w:rPr>
                <w:rFonts w:hint="eastAsia" w:eastAsia="等线"/>
              </w:rPr>
              <w:t>AAH</w:t>
            </w:r>
          </w:p>
        </w:tc>
        <w:tc>
          <w:tcPr>
            <w:tcW w:w="1559" w:type="dxa"/>
            <w:vMerge w:val="continue"/>
            <w:noWrap w:val="0"/>
            <w:vAlign w:val="top"/>
          </w:tcPr>
          <w:p w14:paraId="6A3EDBC9">
            <w:pPr>
              <w:pStyle w:val="99"/>
            </w:pPr>
          </w:p>
        </w:tc>
      </w:tr>
      <w:tr w14:paraId="661A364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7" w:hRule="atLeast"/>
          <w:jc w:val="center"/>
        </w:trPr>
        <w:tc>
          <w:tcPr>
            <w:tcW w:w="985" w:type="dxa"/>
            <w:vMerge w:val="restart"/>
            <w:noWrap w:val="0"/>
            <w:vAlign w:val="center"/>
          </w:tcPr>
          <w:p w14:paraId="6A88F44F">
            <w:pPr>
              <w:spacing w:line="240" w:lineRule="auto"/>
              <w:ind w:firstLine="0" w:firstLineChars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使用</w:t>
            </w:r>
            <w:r>
              <w:rPr>
                <w:sz w:val="21"/>
                <w:szCs w:val="21"/>
              </w:rPr>
              <w:t>说明</w:t>
            </w:r>
          </w:p>
        </w:tc>
        <w:tc>
          <w:tcPr>
            <w:tcW w:w="1411" w:type="dxa"/>
            <w:noWrap w:val="0"/>
            <w:vAlign w:val="center"/>
          </w:tcPr>
          <w:p w14:paraId="71092939">
            <w:pPr>
              <w:spacing w:line="240" w:lineRule="auto"/>
              <w:ind w:firstLine="0" w:firstLineChars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发送</w:t>
            </w:r>
            <w:r>
              <w:rPr>
                <w:sz w:val="21"/>
                <w:szCs w:val="21"/>
              </w:rPr>
              <w:t>条件</w:t>
            </w:r>
          </w:p>
        </w:tc>
        <w:tc>
          <w:tcPr>
            <w:tcW w:w="6809" w:type="dxa"/>
            <w:gridSpan w:val="4"/>
            <w:noWrap w:val="0"/>
            <w:vAlign w:val="center"/>
          </w:tcPr>
          <w:p w14:paraId="5AFEBAAC">
            <w:pPr>
              <w:pStyle w:val="99"/>
            </w:pPr>
            <w:r>
              <w:rPr>
                <w:rFonts w:hint="eastAsia"/>
              </w:rPr>
              <w:t>接收</w:t>
            </w:r>
            <w:r>
              <w:t>到中心机</w:t>
            </w:r>
            <w:r>
              <w:rPr>
                <w:rFonts w:hint="eastAsia"/>
              </w:rPr>
              <w:t>工程参数采集指令（AP-Z002）后20</w:t>
            </w:r>
            <w:r>
              <w:t>ms内返回该帧</w:t>
            </w:r>
          </w:p>
        </w:tc>
      </w:tr>
      <w:tr w14:paraId="53B33B8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</w:tblPrEx>
        <w:trPr>
          <w:trHeight w:val="367" w:hRule="atLeast"/>
          <w:jc w:val="center"/>
        </w:trPr>
        <w:tc>
          <w:tcPr>
            <w:tcW w:w="985" w:type="dxa"/>
            <w:vMerge w:val="continue"/>
            <w:noWrap w:val="0"/>
            <w:vAlign w:val="center"/>
          </w:tcPr>
          <w:p w14:paraId="51009735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411" w:type="dxa"/>
            <w:noWrap w:val="0"/>
            <w:vAlign w:val="center"/>
          </w:tcPr>
          <w:p w14:paraId="05FA9444">
            <w:pPr>
              <w:spacing w:line="240" w:lineRule="auto"/>
              <w:ind w:firstLine="0" w:firstLineChars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处理</w:t>
            </w:r>
            <w:r>
              <w:rPr>
                <w:sz w:val="21"/>
                <w:szCs w:val="21"/>
              </w:rPr>
              <w:t>要求</w:t>
            </w:r>
          </w:p>
        </w:tc>
        <w:tc>
          <w:tcPr>
            <w:tcW w:w="6809" w:type="dxa"/>
            <w:gridSpan w:val="4"/>
            <w:noWrap w:val="0"/>
            <w:vAlign w:val="center"/>
          </w:tcPr>
          <w:p w14:paraId="6091B6ED">
            <w:pPr>
              <w:pStyle w:val="99"/>
            </w:pPr>
            <w:r>
              <w:rPr>
                <w:rFonts w:hint="eastAsia"/>
              </w:rPr>
              <w:t>若</w:t>
            </w:r>
            <w:r>
              <w:t>中心机在</w:t>
            </w:r>
            <w:r>
              <w:rPr>
                <w:rFonts w:hint="eastAsia"/>
              </w:rPr>
              <w:t>工程参数采集指令（AP-Z002）发出</w:t>
            </w:r>
            <w:r>
              <w:t>后</w:t>
            </w:r>
            <w:r>
              <w:rPr>
                <w:rFonts w:hint="eastAsia"/>
              </w:rPr>
              <w:t>2</w:t>
            </w:r>
            <w:r>
              <w:t>s内未接收到该帧，则按超时处理</w:t>
            </w:r>
          </w:p>
        </w:tc>
      </w:tr>
    </w:tbl>
    <w:p w14:paraId="465BC2ED">
      <w:pPr>
        <w:ind w:firstLine="480"/>
        <w:rPr>
          <w:rFonts w:hint="eastAsia"/>
        </w:rPr>
      </w:pPr>
    </w:p>
    <w:p w14:paraId="2193F903">
      <w:pPr>
        <w:pStyle w:val="6"/>
        <w:spacing w:before="326" w:after="163"/>
        <w:rPr>
          <w:rFonts w:hint="eastAsia"/>
        </w:rPr>
      </w:pPr>
      <w:r>
        <w:rPr>
          <w:rFonts w:hint="eastAsia"/>
        </w:rPr>
        <w:t>工程参数帧19（AP-G019）</w:t>
      </w:r>
    </w:p>
    <w:p w14:paraId="76FBFCF2">
      <w:pPr>
        <w:pStyle w:val="14"/>
      </w:pPr>
      <w:r>
        <w:rPr>
          <w:rFonts w:hint="eastAsia"/>
        </w:rPr>
        <w:t>表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表 \* ARABIC</w:instrText>
      </w:r>
      <w:r>
        <w:instrText xml:space="preserve"> </w:instrText>
      </w:r>
      <w:r>
        <w:fldChar w:fldCharType="separate"/>
      </w:r>
      <w:r>
        <w:rPr>
          <w:lang/>
        </w:rPr>
        <w:t>45</w:t>
      </w:r>
      <w:r>
        <w:fldChar w:fldCharType="end"/>
      </w:r>
      <w:r>
        <w:t>工程参数帧</w:t>
      </w:r>
      <w:r>
        <w:rPr>
          <w:rFonts w:hint="eastAsia"/>
        </w:rPr>
        <w:t>19</w:t>
      </w:r>
      <w:r>
        <w:t>（</w:t>
      </w:r>
      <w:r>
        <w:rPr>
          <w:rFonts w:hint="eastAsia"/>
        </w:rPr>
        <w:t>AP-G019</w:t>
      </w:r>
      <w:r>
        <w:t>）</w:t>
      </w:r>
    </w:p>
    <w:tbl>
      <w:tblPr>
        <w:tblStyle w:val="43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85"/>
        <w:gridCol w:w="1395"/>
        <w:gridCol w:w="630"/>
        <w:gridCol w:w="1950"/>
        <w:gridCol w:w="2670"/>
        <w:gridCol w:w="1564"/>
      </w:tblGrid>
      <w:tr w14:paraId="2DEB24C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4" w:hRule="atLeast"/>
          <w:jc w:val="center"/>
        </w:trPr>
        <w:tc>
          <w:tcPr>
            <w:tcW w:w="9194" w:type="dxa"/>
            <w:gridSpan w:val="6"/>
            <w:noWrap w:val="0"/>
            <w:vAlign w:val="center"/>
          </w:tcPr>
          <w:p w14:paraId="20698C31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AI处理板</w:t>
            </w:r>
            <w:r>
              <w:rPr>
                <w:sz w:val="21"/>
                <w:szCs w:val="21"/>
              </w:rPr>
              <w:t>工程参数帧</w:t>
            </w:r>
            <w:r>
              <w:rPr>
                <w:rFonts w:hint="eastAsia"/>
                <w:sz w:val="21"/>
                <w:szCs w:val="21"/>
              </w:rPr>
              <w:t>19格式:AP-G019</w:t>
            </w:r>
          </w:p>
        </w:tc>
      </w:tr>
      <w:tr w14:paraId="7F42E4A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4" w:hRule="atLeast"/>
          <w:jc w:val="center"/>
        </w:trPr>
        <w:tc>
          <w:tcPr>
            <w:tcW w:w="985" w:type="dxa"/>
            <w:noWrap w:val="0"/>
            <w:vAlign w:val="center"/>
          </w:tcPr>
          <w:p w14:paraId="1BBD2AC8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仲裁域</w:t>
            </w:r>
          </w:p>
        </w:tc>
        <w:tc>
          <w:tcPr>
            <w:tcW w:w="2025" w:type="dxa"/>
            <w:gridSpan w:val="2"/>
            <w:noWrap w:val="0"/>
            <w:vAlign w:val="center"/>
          </w:tcPr>
          <w:p w14:paraId="5E31B27E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ID28~21</w:t>
            </w:r>
            <w:r>
              <w:rPr>
                <w:rFonts w:hint="eastAsia"/>
                <w:sz w:val="21"/>
                <w:szCs w:val="21"/>
              </w:rPr>
              <w:t>:C9</w:t>
            </w:r>
            <w:r>
              <w:rPr>
                <w:sz w:val="21"/>
                <w:szCs w:val="21"/>
              </w:rPr>
              <w:t>H</w:t>
            </w:r>
          </w:p>
        </w:tc>
        <w:tc>
          <w:tcPr>
            <w:tcW w:w="1950" w:type="dxa"/>
            <w:noWrap w:val="0"/>
            <w:vAlign w:val="center"/>
          </w:tcPr>
          <w:p w14:paraId="777A10E2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ID20~13</w:t>
            </w:r>
            <w:r>
              <w:rPr>
                <w:rFonts w:hint="eastAsia"/>
                <w:sz w:val="21"/>
                <w:szCs w:val="21"/>
              </w:rPr>
              <w:t>:13</w:t>
            </w:r>
            <w:r>
              <w:rPr>
                <w:sz w:val="21"/>
                <w:szCs w:val="21"/>
              </w:rPr>
              <w:t>H</w:t>
            </w:r>
          </w:p>
        </w:tc>
        <w:tc>
          <w:tcPr>
            <w:tcW w:w="2670" w:type="dxa"/>
            <w:noWrap w:val="0"/>
            <w:vAlign w:val="center"/>
          </w:tcPr>
          <w:p w14:paraId="31934156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ID12~ID6</w:t>
            </w:r>
            <w:r>
              <w:rPr>
                <w:rFonts w:hint="eastAsia"/>
                <w:sz w:val="21"/>
                <w:szCs w:val="21"/>
              </w:rPr>
              <w:t>:</w:t>
            </w:r>
          </w:p>
          <w:p w14:paraId="196920DF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同ID28~ID22</w:t>
            </w:r>
          </w:p>
        </w:tc>
        <w:tc>
          <w:tcPr>
            <w:tcW w:w="1564" w:type="dxa"/>
            <w:noWrap w:val="0"/>
            <w:vAlign w:val="center"/>
          </w:tcPr>
          <w:p w14:paraId="7C1D497B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ID5~0</w:t>
            </w:r>
            <w:r>
              <w:rPr>
                <w:rFonts w:hint="eastAsia"/>
                <w:sz w:val="21"/>
                <w:szCs w:val="21"/>
              </w:rPr>
              <w:t>:</w:t>
            </w:r>
            <w:r>
              <w:rPr>
                <w:sz w:val="21"/>
                <w:szCs w:val="21"/>
              </w:rPr>
              <w:t>00H</w:t>
            </w:r>
          </w:p>
        </w:tc>
      </w:tr>
      <w:tr w14:paraId="7A0A305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4" w:hRule="atLeast"/>
          <w:jc w:val="center"/>
        </w:trPr>
        <w:tc>
          <w:tcPr>
            <w:tcW w:w="985" w:type="dxa"/>
            <w:vMerge w:val="restart"/>
            <w:noWrap w:val="0"/>
            <w:vAlign w:val="center"/>
          </w:tcPr>
          <w:p w14:paraId="73B3CF67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数据域</w:t>
            </w:r>
          </w:p>
        </w:tc>
        <w:tc>
          <w:tcPr>
            <w:tcW w:w="1395" w:type="dxa"/>
            <w:noWrap w:val="0"/>
            <w:vAlign w:val="center"/>
          </w:tcPr>
          <w:p w14:paraId="2475954A">
            <w:pPr>
              <w:pStyle w:val="99"/>
            </w:pPr>
            <w:r>
              <w:t>DATA0</w:t>
            </w:r>
          </w:p>
        </w:tc>
        <w:tc>
          <w:tcPr>
            <w:tcW w:w="630" w:type="dxa"/>
            <w:noWrap w:val="0"/>
            <w:vAlign w:val="center"/>
          </w:tcPr>
          <w:p w14:paraId="6AAF5658">
            <w:pPr>
              <w:pStyle w:val="99"/>
            </w:pPr>
          </w:p>
        </w:tc>
        <w:tc>
          <w:tcPr>
            <w:tcW w:w="1950" w:type="dxa"/>
            <w:noWrap w:val="0"/>
            <w:vAlign w:val="center"/>
          </w:tcPr>
          <w:p w14:paraId="1B35A8C6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第四个APP ID</w:t>
            </w:r>
          </w:p>
        </w:tc>
        <w:tc>
          <w:tcPr>
            <w:tcW w:w="2670" w:type="dxa"/>
            <w:noWrap w:val="0"/>
            <w:vAlign w:val="center"/>
          </w:tcPr>
          <w:p w14:paraId="5D1BB0E2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04H：火点检测APP</w:t>
            </w:r>
          </w:p>
        </w:tc>
        <w:tc>
          <w:tcPr>
            <w:tcW w:w="1564" w:type="dxa"/>
            <w:noWrap w:val="0"/>
            <w:vAlign w:val="center"/>
          </w:tcPr>
          <w:p w14:paraId="6B7AF3E9">
            <w:pPr>
              <w:pStyle w:val="99"/>
              <w:rPr>
                <w:rFonts w:hint="eastAsia"/>
              </w:rPr>
            </w:pPr>
          </w:p>
        </w:tc>
      </w:tr>
      <w:tr w14:paraId="050F5EF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3" w:hRule="atLeast"/>
          <w:jc w:val="center"/>
        </w:trPr>
        <w:tc>
          <w:tcPr>
            <w:tcW w:w="985" w:type="dxa"/>
            <w:vMerge w:val="continue"/>
            <w:noWrap w:val="0"/>
            <w:vAlign w:val="center"/>
          </w:tcPr>
          <w:p w14:paraId="78155644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395" w:type="dxa"/>
            <w:noWrap w:val="0"/>
            <w:vAlign w:val="center"/>
          </w:tcPr>
          <w:p w14:paraId="6497607F">
            <w:pPr>
              <w:pStyle w:val="99"/>
              <w:rPr>
                <w:rFonts w:hint="eastAsia"/>
              </w:rPr>
            </w:pPr>
            <w:r>
              <w:t>DATA1</w:t>
            </w:r>
          </w:p>
        </w:tc>
        <w:tc>
          <w:tcPr>
            <w:tcW w:w="630" w:type="dxa"/>
            <w:noWrap w:val="0"/>
            <w:vAlign w:val="center"/>
          </w:tcPr>
          <w:p w14:paraId="1EBFB634">
            <w:pPr>
              <w:pStyle w:val="99"/>
              <w:rPr>
                <w:rFonts w:hint="eastAsia"/>
              </w:rPr>
            </w:pPr>
          </w:p>
        </w:tc>
        <w:tc>
          <w:tcPr>
            <w:tcW w:w="1950" w:type="dxa"/>
            <w:noWrap w:val="0"/>
            <w:vAlign w:val="center"/>
          </w:tcPr>
          <w:p w14:paraId="3501B6E8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第四个APP版本号</w:t>
            </w:r>
          </w:p>
        </w:tc>
        <w:tc>
          <w:tcPr>
            <w:tcW w:w="2670" w:type="dxa"/>
            <w:noWrap w:val="0"/>
            <w:vAlign w:val="center"/>
          </w:tcPr>
          <w:p w14:paraId="1E92F2DD">
            <w:pPr>
              <w:pStyle w:val="99"/>
              <w:rPr>
                <w:rFonts w:hint="eastAsia"/>
              </w:rPr>
            </w:pPr>
          </w:p>
        </w:tc>
        <w:tc>
          <w:tcPr>
            <w:tcW w:w="1564" w:type="dxa"/>
            <w:noWrap w:val="0"/>
            <w:vAlign w:val="center"/>
          </w:tcPr>
          <w:p w14:paraId="10478265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无符号十六进制</w:t>
            </w:r>
          </w:p>
        </w:tc>
      </w:tr>
      <w:tr w14:paraId="3779AFC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" w:hRule="atLeast"/>
          <w:jc w:val="center"/>
        </w:trPr>
        <w:tc>
          <w:tcPr>
            <w:tcW w:w="985" w:type="dxa"/>
            <w:vMerge w:val="continue"/>
            <w:noWrap w:val="0"/>
            <w:vAlign w:val="center"/>
          </w:tcPr>
          <w:p w14:paraId="0A2E944C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395" w:type="dxa"/>
            <w:noWrap w:val="0"/>
            <w:vAlign w:val="center"/>
          </w:tcPr>
          <w:p w14:paraId="37CB99F9">
            <w:pPr>
              <w:pStyle w:val="99"/>
              <w:rPr>
                <w:rFonts w:hint="eastAsia"/>
              </w:rPr>
            </w:pPr>
            <w:r>
              <w:t>DATA2</w:t>
            </w:r>
          </w:p>
        </w:tc>
        <w:tc>
          <w:tcPr>
            <w:tcW w:w="630" w:type="dxa"/>
            <w:noWrap w:val="0"/>
            <w:vAlign w:val="center"/>
          </w:tcPr>
          <w:p w14:paraId="7D016322">
            <w:pPr>
              <w:pStyle w:val="99"/>
              <w:rPr>
                <w:rFonts w:hint="eastAsia"/>
              </w:rPr>
            </w:pPr>
          </w:p>
        </w:tc>
        <w:tc>
          <w:tcPr>
            <w:tcW w:w="1950" w:type="dxa"/>
            <w:noWrap w:val="0"/>
            <w:vAlign w:val="center"/>
          </w:tcPr>
          <w:p w14:paraId="6911859F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第四个APP安装状态</w:t>
            </w:r>
          </w:p>
        </w:tc>
        <w:tc>
          <w:tcPr>
            <w:tcW w:w="2670" w:type="dxa"/>
            <w:noWrap w:val="0"/>
            <w:vAlign w:val="center"/>
          </w:tcPr>
          <w:p w14:paraId="1E29530C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00H=未安装;</w:t>
            </w:r>
          </w:p>
          <w:p w14:paraId="21D8C45B">
            <w:pPr>
              <w:pStyle w:val="99"/>
              <w:rPr>
                <w:rFonts w:hint="eastAsia" w:eastAsia="等线"/>
                <w:highlight w:val="yellow"/>
              </w:rPr>
            </w:pPr>
            <w:r>
              <w:rPr>
                <w:rFonts w:hint="eastAsia"/>
              </w:rPr>
              <w:t>01H=已安装</w:t>
            </w:r>
          </w:p>
        </w:tc>
        <w:tc>
          <w:tcPr>
            <w:tcW w:w="1564" w:type="dxa"/>
            <w:noWrap w:val="0"/>
            <w:vAlign w:val="center"/>
          </w:tcPr>
          <w:p w14:paraId="4C86460D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</w:p>
        </w:tc>
      </w:tr>
      <w:tr w14:paraId="7519CCA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985" w:type="dxa"/>
            <w:vMerge w:val="continue"/>
            <w:noWrap w:val="0"/>
            <w:vAlign w:val="center"/>
          </w:tcPr>
          <w:p w14:paraId="3F45BF0E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395" w:type="dxa"/>
            <w:noWrap w:val="0"/>
            <w:vAlign w:val="center"/>
          </w:tcPr>
          <w:p w14:paraId="147538E5">
            <w:pPr>
              <w:pStyle w:val="99"/>
              <w:rPr>
                <w:rFonts w:hint="eastAsia"/>
              </w:rPr>
            </w:pPr>
            <w:r>
              <w:t>DATA</w:t>
            </w:r>
            <w:r>
              <w:rPr>
                <w:rFonts w:hint="eastAsia"/>
              </w:rPr>
              <w:t>3</w:t>
            </w:r>
          </w:p>
        </w:tc>
        <w:tc>
          <w:tcPr>
            <w:tcW w:w="630" w:type="dxa"/>
            <w:noWrap w:val="0"/>
            <w:vAlign w:val="center"/>
          </w:tcPr>
          <w:p w14:paraId="3D1ACDD1">
            <w:pPr>
              <w:pStyle w:val="99"/>
            </w:pPr>
          </w:p>
        </w:tc>
        <w:tc>
          <w:tcPr>
            <w:tcW w:w="1950" w:type="dxa"/>
            <w:noWrap w:val="0"/>
            <w:vAlign w:val="center"/>
          </w:tcPr>
          <w:p w14:paraId="0B587543">
            <w:pPr>
              <w:pStyle w:val="99"/>
            </w:pPr>
            <w:r>
              <w:rPr>
                <w:rFonts w:hint="eastAsia"/>
              </w:rPr>
              <w:t>第四个APP运行状态</w:t>
            </w:r>
          </w:p>
        </w:tc>
        <w:tc>
          <w:tcPr>
            <w:tcW w:w="2670" w:type="dxa"/>
            <w:noWrap w:val="0"/>
            <w:vAlign w:val="center"/>
          </w:tcPr>
          <w:p w14:paraId="5E4693F3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00H=未运行;</w:t>
            </w:r>
          </w:p>
          <w:p w14:paraId="7B77825C">
            <w:pPr>
              <w:pStyle w:val="99"/>
            </w:pPr>
            <w:r>
              <w:rPr>
                <w:rFonts w:hint="eastAsia"/>
              </w:rPr>
              <w:t>01H=正在运行</w:t>
            </w:r>
          </w:p>
        </w:tc>
        <w:tc>
          <w:tcPr>
            <w:tcW w:w="1564" w:type="dxa"/>
            <w:noWrap w:val="0"/>
            <w:vAlign w:val="center"/>
          </w:tcPr>
          <w:p w14:paraId="4B2F5F81">
            <w:pPr>
              <w:spacing w:line="240" w:lineRule="auto"/>
              <w:ind w:firstLine="0" w:firstLineChars="0"/>
              <w:jc w:val="center"/>
              <w:rPr>
                <w:color w:val="FF0000"/>
                <w:sz w:val="21"/>
                <w:szCs w:val="21"/>
              </w:rPr>
            </w:pPr>
          </w:p>
        </w:tc>
      </w:tr>
      <w:tr w14:paraId="62BB7D4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985" w:type="dxa"/>
            <w:vMerge w:val="continue"/>
            <w:noWrap w:val="0"/>
            <w:vAlign w:val="center"/>
          </w:tcPr>
          <w:p w14:paraId="7D4C6D6C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395" w:type="dxa"/>
            <w:noWrap w:val="0"/>
            <w:vAlign w:val="center"/>
          </w:tcPr>
          <w:p w14:paraId="50A9F3BC">
            <w:pPr>
              <w:pStyle w:val="99"/>
            </w:pPr>
            <w:r>
              <w:rPr>
                <w:rFonts w:hint="eastAsia"/>
              </w:rPr>
              <w:t>DATA4</w:t>
            </w:r>
          </w:p>
        </w:tc>
        <w:tc>
          <w:tcPr>
            <w:tcW w:w="630" w:type="dxa"/>
            <w:noWrap w:val="0"/>
            <w:vAlign w:val="center"/>
          </w:tcPr>
          <w:p w14:paraId="706E2462">
            <w:pPr>
              <w:pStyle w:val="99"/>
            </w:pPr>
          </w:p>
        </w:tc>
        <w:tc>
          <w:tcPr>
            <w:tcW w:w="1950" w:type="dxa"/>
            <w:noWrap w:val="0"/>
            <w:vAlign w:val="center"/>
          </w:tcPr>
          <w:p w14:paraId="44FE88F5">
            <w:pPr>
              <w:pStyle w:val="99"/>
            </w:pPr>
            <w:r>
              <w:rPr>
                <w:rFonts w:hint="eastAsia"/>
              </w:rPr>
              <w:t>第四个APP数据状态</w:t>
            </w:r>
          </w:p>
        </w:tc>
        <w:tc>
          <w:tcPr>
            <w:tcW w:w="2670" w:type="dxa"/>
            <w:noWrap w:val="0"/>
            <w:vAlign w:val="center"/>
          </w:tcPr>
          <w:p w14:paraId="3E6EB41A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00H=无数据;</w:t>
            </w:r>
          </w:p>
          <w:p w14:paraId="51F48685">
            <w:pPr>
              <w:pStyle w:val="99"/>
            </w:pPr>
            <w:r>
              <w:rPr>
                <w:rFonts w:hint="eastAsia"/>
              </w:rPr>
              <w:t>01H=有数据</w:t>
            </w:r>
          </w:p>
        </w:tc>
        <w:tc>
          <w:tcPr>
            <w:tcW w:w="1564" w:type="dxa"/>
            <w:noWrap w:val="0"/>
            <w:vAlign w:val="center"/>
          </w:tcPr>
          <w:p w14:paraId="644773B3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</w:p>
        </w:tc>
      </w:tr>
      <w:tr w14:paraId="39DF657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  <w:jc w:val="center"/>
        </w:trPr>
        <w:tc>
          <w:tcPr>
            <w:tcW w:w="985" w:type="dxa"/>
            <w:vMerge w:val="continue"/>
            <w:noWrap w:val="0"/>
            <w:vAlign w:val="center"/>
          </w:tcPr>
          <w:p w14:paraId="300846D7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395" w:type="dxa"/>
            <w:noWrap w:val="0"/>
            <w:vAlign w:val="center"/>
          </w:tcPr>
          <w:p w14:paraId="36CF3631">
            <w:pPr>
              <w:pStyle w:val="99"/>
            </w:pPr>
            <w:r>
              <w:rPr>
                <w:rFonts w:hint="eastAsia"/>
              </w:rPr>
              <w:t>DATA5</w:t>
            </w:r>
          </w:p>
        </w:tc>
        <w:tc>
          <w:tcPr>
            <w:tcW w:w="630" w:type="dxa"/>
            <w:noWrap w:val="0"/>
            <w:vAlign w:val="center"/>
          </w:tcPr>
          <w:p w14:paraId="6F378DBD">
            <w:pPr>
              <w:pStyle w:val="99"/>
            </w:pPr>
          </w:p>
        </w:tc>
        <w:tc>
          <w:tcPr>
            <w:tcW w:w="1950" w:type="dxa"/>
            <w:noWrap w:val="0"/>
            <w:vAlign w:val="center"/>
          </w:tcPr>
          <w:p w14:paraId="34B55DAC">
            <w:pPr>
              <w:pStyle w:val="99"/>
            </w:pPr>
            <w:r>
              <w:rPr>
                <w:rFonts w:hint="eastAsia"/>
              </w:rPr>
              <w:t>第四个APP安装包状态</w:t>
            </w:r>
          </w:p>
        </w:tc>
        <w:tc>
          <w:tcPr>
            <w:tcW w:w="2670" w:type="dxa"/>
            <w:noWrap w:val="0"/>
            <w:vAlign w:val="center"/>
          </w:tcPr>
          <w:p w14:paraId="1BB0FF4F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00H=未上注;</w:t>
            </w:r>
          </w:p>
          <w:p w14:paraId="561D3DCF">
            <w:pPr>
              <w:pStyle w:val="99"/>
            </w:pPr>
            <w:r>
              <w:rPr>
                <w:rFonts w:hint="eastAsia"/>
              </w:rPr>
              <w:t>01H=已上注</w:t>
            </w:r>
          </w:p>
        </w:tc>
        <w:tc>
          <w:tcPr>
            <w:tcW w:w="1564" w:type="dxa"/>
            <w:noWrap w:val="0"/>
            <w:vAlign w:val="center"/>
          </w:tcPr>
          <w:p w14:paraId="1A41BDDD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</w:p>
        </w:tc>
      </w:tr>
      <w:tr w14:paraId="666DE3A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  <w:jc w:val="center"/>
        </w:trPr>
        <w:tc>
          <w:tcPr>
            <w:tcW w:w="985" w:type="dxa"/>
            <w:vMerge w:val="continue"/>
            <w:noWrap w:val="0"/>
            <w:vAlign w:val="center"/>
          </w:tcPr>
          <w:p w14:paraId="33A13EAF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395" w:type="dxa"/>
            <w:noWrap w:val="0"/>
            <w:vAlign w:val="center"/>
          </w:tcPr>
          <w:p w14:paraId="73A1AE05">
            <w:pPr>
              <w:pStyle w:val="99"/>
            </w:pPr>
            <w:r>
              <w:rPr>
                <w:rFonts w:hint="eastAsia"/>
              </w:rPr>
              <w:t>DATA6</w:t>
            </w:r>
          </w:p>
        </w:tc>
        <w:tc>
          <w:tcPr>
            <w:tcW w:w="630" w:type="dxa"/>
            <w:noWrap w:val="0"/>
            <w:vAlign w:val="center"/>
          </w:tcPr>
          <w:p w14:paraId="4114E740">
            <w:pPr>
              <w:pStyle w:val="99"/>
            </w:pPr>
          </w:p>
        </w:tc>
        <w:tc>
          <w:tcPr>
            <w:tcW w:w="1950" w:type="dxa"/>
            <w:noWrap w:val="0"/>
            <w:vAlign w:val="center"/>
          </w:tcPr>
          <w:p w14:paraId="06379325">
            <w:pPr>
              <w:pStyle w:val="99"/>
            </w:pPr>
            <w:r>
              <w:rPr>
                <w:rFonts w:hint="eastAsia"/>
              </w:rPr>
              <w:t>第四个APP更新包状态</w:t>
            </w:r>
          </w:p>
        </w:tc>
        <w:tc>
          <w:tcPr>
            <w:tcW w:w="2670" w:type="dxa"/>
            <w:noWrap w:val="0"/>
            <w:vAlign w:val="center"/>
          </w:tcPr>
          <w:p w14:paraId="07F8EADB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00H=未上注;</w:t>
            </w:r>
          </w:p>
          <w:p w14:paraId="4371A334">
            <w:pPr>
              <w:pStyle w:val="99"/>
            </w:pPr>
            <w:r>
              <w:rPr>
                <w:rFonts w:hint="eastAsia"/>
              </w:rPr>
              <w:t>01H=已上注</w:t>
            </w:r>
          </w:p>
        </w:tc>
        <w:tc>
          <w:tcPr>
            <w:tcW w:w="1564" w:type="dxa"/>
            <w:noWrap w:val="0"/>
            <w:vAlign w:val="center"/>
          </w:tcPr>
          <w:p w14:paraId="2DC26117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</w:p>
        </w:tc>
      </w:tr>
      <w:tr w14:paraId="54C7502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  <w:jc w:val="center"/>
        </w:trPr>
        <w:tc>
          <w:tcPr>
            <w:tcW w:w="985" w:type="dxa"/>
            <w:vMerge w:val="continue"/>
            <w:noWrap w:val="0"/>
            <w:vAlign w:val="center"/>
          </w:tcPr>
          <w:p w14:paraId="51720E44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395" w:type="dxa"/>
            <w:noWrap w:val="0"/>
            <w:vAlign w:val="center"/>
          </w:tcPr>
          <w:p w14:paraId="7F778266">
            <w:pPr>
              <w:pStyle w:val="99"/>
            </w:pPr>
            <w:r>
              <w:rPr>
                <w:rFonts w:hint="eastAsia"/>
              </w:rPr>
              <w:t>DATA7</w:t>
            </w:r>
          </w:p>
        </w:tc>
        <w:tc>
          <w:tcPr>
            <w:tcW w:w="630" w:type="dxa"/>
            <w:noWrap w:val="0"/>
            <w:vAlign w:val="center"/>
          </w:tcPr>
          <w:p w14:paraId="3B8D92C2">
            <w:pPr>
              <w:pStyle w:val="99"/>
            </w:pPr>
          </w:p>
        </w:tc>
        <w:tc>
          <w:tcPr>
            <w:tcW w:w="1950" w:type="dxa"/>
            <w:noWrap w:val="0"/>
            <w:vAlign w:val="center"/>
          </w:tcPr>
          <w:p w14:paraId="1223C327">
            <w:pPr>
              <w:pStyle w:val="99"/>
            </w:pPr>
            <w:r>
              <w:rPr>
                <w:rFonts w:hint="eastAsia"/>
              </w:rPr>
              <w:t>保留</w:t>
            </w:r>
          </w:p>
        </w:tc>
        <w:tc>
          <w:tcPr>
            <w:tcW w:w="2670" w:type="dxa"/>
            <w:noWrap w:val="0"/>
            <w:vAlign w:val="center"/>
          </w:tcPr>
          <w:p w14:paraId="3C45F521">
            <w:pPr>
              <w:pStyle w:val="99"/>
            </w:pPr>
            <w:r>
              <w:rPr>
                <w:rFonts w:hint="eastAsia"/>
              </w:rPr>
              <w:t>A</w:t>
            </w:r>
            <w:r>
              <w:t>AH</w:t>
            </w:r>
          </w:p>
        </w:tc>
        <w:tc>
          <w:tcPr>
            <w:tcW w:w="1564" w:type="dxa"/>
            <w:noWrap w:val="0"/>
            <w:vAlign w:val="center"/>
          </w:tcPr>
          <w:p w14:paraId="768FA2F3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</w:p>
        </w:tc>
      </w:tr>
      <w:tr w14:paraId="609A2B7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7" w:hRule="atLeast"/>
          <w:jc w:val="center"/>
        </w:trPr>
        <w:tc>
          <w:tcPr>
            <w:tcW w:w="985" w:type="dxa"/>
            <w:vMerge w:val="restart"/>
            <w:noWrap w:val="0"/>
            <w:vAlign w:val="center"/>
          </w:tcPr>
          <w:p w14:paraId="2EB24663">
            <w:pPr>
              <w:spacing w:line="240" w:lineRule="auto"/>
              <w:ind w:firstLine="0" w:firstLineChars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使用</w:t>
            </w:r>
            <w:r>
              <w:rPr>
                <w:sz w:val="21"/>
                <w:szCs w:val="21"/>
              </w:rPr>
              <w:t>说明</w:t>
            </w:r>
          </w:p>
        </w:tc>
        <w:tc>
          <w:tcPr>
            <w:tcW w:w="1395" w:type="dxa"/>
            <w:noWrap w:val="0"/>
            <w:vAlign w:val="center"/>
          </w:tcPr>
          <w:p w14:paraId="2DEF1018">
            <w:pPr>
              <w:spacing w:line="240" w:lineRule="auto"/>
              <w:ind w:firstLine="0" w:firstLineChars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发送</w:t>
            </w:r>
            <w:r>
              <w:rPr>
                <w:sz w:val="21"/>
                <w:szCs w:val="21"/>
              </w:rPr>
              <w:t>条件</w:t>
            </w:r>
          </w:p>
        </w:tc>
        <w:tc>
          <w:tcPr>
            <w:tcW w:w="6814" w:type="dxa"/>
            <w:gridSpan w:val="4"/>
            <w:noWrap w:val="0"/>
            <w:vAlign w:val="center"/>
          </w:tcPr>
          <w:p w14:paraId="00134CFE">
            <w:pPr>
              <w:pStyle w:val="99"/>
            </w:pPr>
            <w:r>
              <w:rPr>
                <w:rFonts w:hint="eastAsia"/>
              </w:rPr>
              <w:t>接收</w:t>
            </w:r>
            <w:r>
              <w:t>到中心机</w:t>
            </w:r>
            <w:r>
              <w:rPr>
                <w:rFonts w:hint="eastAsia"/>
              </w:rPr>
              <w:t>工程参数采集指令（AP-Z002）后20</w:t>
            </w:r>
            <w:r>
              <w:t>ms内返回该帧</w:t>
            </w:r>
          </w:p>
        </w:tc>
      </w:tr>
      <w:tr w14:paraId="7927109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7" w:hRule="atLeast"/>
          <w:jc w:val="center"/>
        </w:trPr>
        <w:tc>
          <w:tcPr>
            <w:tcW w:w="985" w:type="dxa"/>
            <w:vMerge w:val="continue"/>
            <w:noWrap w:val="0"/>
            <w:vAlign w:val="center"/>
          </w:tcPr>
          <w:p w14:paraId="382CB7B2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395" w:type="dxa"/>
            <w:noWrap w:val="0"/>
            <w:vAlign w:val="center"/>
          </w:tcPr>
          <w:p w14:paraId="15EED8C8">
            <w:pPr>
              <w:spacing w:line="240" w:lineRule="auto"/>
              <w:ind w:firstLine="0" w:firstLineChars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处理</w:t>
            </w:r>
            <w:r>
              <w:rPr>
                <w:sz w:val="21"/>
                <w:szCs w:val="21"/>
              </w:rPr>
              <w:t>要求</w:t>
            </w:r>
          </w:p>
        </w:tc>
        <w:tc>
          <w:tcPr>
            <w:tcW w:w="6814" w:type="dxa"/>
            <w:gridSpan w:val="4"/>
            <w:noWrap w:val="0"/>
            <w:vAlign w:val="center"/>
          </w:tcPr>
          <w:p w14:paraId="04C56467">
            <w:pPr>
              <w:pStyle w:val="99"/>
            </w:pPr>
            <w:r>
              <w:rPr>
                <w:rFonts w:hint="eastAsia"/>
              </w:rPr>
              <w:t>若</w:t>
            </w:r>
            <w:r>
              <w:t>中心机在</w:t>
            </w:r>
            <w:r>
              <w:rPr>
                <w:rFonts w:hint="eastAsia"/>
              </w:rPr>
              <w:t>工程参数采集指令（AP-Z002）发出</w:t>
            </w:r>
            <w:r>
              <w:t>后</w:t>
            </w:r>
            <w:r>
              <w:rPr>
                <w:rFonts w:hint="eastAsia"/>
              </w:rPr>
              <w:t>2</w:t>
            </w:r>
            <w:r>
              <w:t>s内未接收到该帧，则按超时处理</w:t>
            </w:r>
          </w:p>
        </w:tc>
      </w:tr>
    </w:tbl>
    <w:p w14:paraId="3D73865E">
      <w:pPr>
        <w:ind w:firstLine="480"/>
      </w:pPr>
    </w:p>
    <w:p w14:paraId="6D76C192">
      <w:pPr>
        <w:pStyle w:val="6"/>
        <w:spacing w:before="326" w:after="163"/>
        <w:rPr>
          <w:rFonts w:hint="eastAsia"/>
        </w:rPr>
      </w:pPr>
      <w:r>
        <w:rPr>
          <w:rFonts w:hint="eastAsia"/>
        </w:rPr>
        <w:t>工程参数帧20（AP-G020）</w:t>
      </w:r>
    </w:p>
    <w:p w14:paraId="4DC57682">
      <w:pPr>
        <w:pStyle w:val="14"/>
      </w:pPr>
      <w:r>
        <w:rPr>
          <w:rFonts w:hint="eastAsia"/>
        </w:rPr>
        <w:t>表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表 \* ARABIC</w:instrText>
      </w:r>
      <w:r>
        <w:instrText xml:space="preserve"> </w:instrText>
      </w:r>
      <w:r>
        <w:fldChar w:fldCharType="separate"/>
      </w:r>
      <w:r>
        <w:rPr>
          <w:lang/>
        </w:rPr>
        <w:t>46</w:t>
      </w:r>
      <w:r>
        <w:fldChar w:fldCharType="end"/>
      </w:r>
      <w:r>
        <w:t>工程参数帧</w:t>
      </w:r>
      <w:r>
        <w:rPr>
          <w:rFonts w:hint="eastAsia"/>
        </w:rPr>
        <w:t>20</w:t>
      </w:r>
      <w:r>
        <w:t>（</w:t>
      </w:r>
      <w:r>
        <w:rPr>
          <w:rFonts w:hint="eastAsia"/>
        </w:rPr>
        <w:t>AP-G020</w:t>
      </w:r>
      <w:r>
        <w:t>）</w:t>
      </w:r>
    </w:p>
    <w:tbl>
      <w:tblPr>
        <w:tblStyle w:val="43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85"/>
        <w:gridCol w:w="1411"/>
        <w:gridCol w:w="580"/>
        <w:gridCol w:w="2010"/>
        <w:gridCol w:w="2660"/>
        <w:gridCol w:w="1559"/>
      </w:tblGrid>
      <w:tr w14:paraId="1DCDB2C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4" w:hRule="atLeast"/>
          <w:jc w:val="center"/>
        </w:trPr>
        <w:tc>
          <w:tcPr>
            <w:tcW w:w="9205" w:type="dxa"/>
            <w:gridSpan w:val="6"/>
            <w:noWrap w:val="0"/>
            <w:vAlign w:val="center"/>
          </w:tcPr>
          <w:p w14:paraId="3C16354E">
            <w:pPr>
              <w:spacing w:line="240" w:lineRule="auto"/>
              <w:ind w:firstLine="0" w:firstLineChars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AI处理板</w:t>
            </w:r>
            <w:r>
              <w:rPr>
                <w:sz w:val="21"/>
                <w:szCs w:val="21"/>
              </w:rPr>
              <w:t>工程参数帧</w:t>
            </w:r>
            <w:r>
              <w:rPr>
                <w:rFonts w:hint="eastAsia"/>
                <w:sz w:val="21"/>
                <w:szCs w:val="21"/>
              </w:rPr>
              <w:t>20格式:AP-G020</w:t>
            </w:r>
          </w:p>
        </w:tc>
      </w:tr>
      <w:tr w14:paraId="2A78E39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4" w:hRule="atLeast"/>
          <w:jc w:val="center"/>
        </w:trPr>
        <w:tc>
          <w:tcPr>
            <w:tcW w:w="985" w:type="dxa"/>
            <w:noWrap w:val="0"/>
            <w:vAlign w:val="center"/>
          </w:tcPr>
          <w:p w14:paraId="5356363B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仲裁域</w:t>
            </w:r>
          </w:p>
        </w:tc>
        <w:tc>
          <w:tcPr>
            <w:tcW w:w="1991" w:type="dxa"/>
            <w:gridSpan w:val="2"/>
            <w:noWrap w:val="0"/>
            <w:vAlign w:val="center"/>
          </w:tcPr>
          <w:p w14:paraId="05D7C6CD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ID28~21</w:t>
            </w:r>
            <w:r>
              <w:rPr>
                <w:rFonts w:hint="eastAsia"/>
                <w:sz w:val="21"/>
                <w:szCs w:val="21"/>
              </w:rPr>
              <w:t>:C9</w:t>
            </w:r>
            <w:r>
              <w:rPr>
                <w:sz w:val="21"/>
                <w:szCs w:val="21"/>
              </w:rPr>
              <w:t>H</w:t>
            </w:r>
          </w:p>
        </w:tc>
        <w:tc>
          <w:tcPr>
            <w:tcW w:w="2010" w:type="dxa"/>
            <w:noWrap w:val="0"/>
            <w:vAlign w:val="center"/>
          </w:tcPr>
          <w:p w14:paraId="6ED8C9B9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ID20~13</w:t>
            </w:r>
            <w:r>
              <w:rPr>
                <w:rFonts w:hint="eastAsia"/>
                <w:sz w:val="21"/>
                <w:szCs w:val="21"/>
              </w:rPr>
              <w:t>:14</w:t>
            </w:r>
            <w:r>
              <w:rPr>
                <w:sz w:val="21"/>
                <w:szCs w:val="21"/>
              </w:rPr>
              <w:t>H</w:t>
            </w:r>
          </w:p>
        </w:tc>
        <w:tc>
          <w:tcPr>
            <w:tcW w:w="2660" w:type="dxa"/>
            <w:noWrap w:val="0"/>
            <w:vAlign w:val="center"/>
          </w:tcPr>
          <w:p w14:paraId="770DD69E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ID12~ID6</w:t>
            </w:r>
            <w:r>
              <w:rPr>
                <w:rFonts w:hint="eastAsia"/>
                <w:sz w:val="21"/>
                <w:szCs w:val="21"/>
              </w:rPr>
              <w:t>:</w:t>
            </w:r>
          </w:p>
          <w:p w14:paraId="1C902B8C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同ID28~ID22</w:t>
            </w:r>
          </w:p>
        </w:tc>
        <w:tc>
          <w:tcPr>
            <w:tcW w:w="1559" w:type="dxa"/>
            <w:noWrap w:val="0"/>
            <w:vAlign w:val="center"/>
          </w:tcPr>
          <w:p w14:paraId="374E42F8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ID5~0</w:t>
            </w:r>
            <w:r>
              <w:rPr>
                <w:rFonts w:hint="eastAsia"/>
                <w:sz w:val="21"/>
                <w:szCs w:val="21"/>
              </w:rPr>
              <w:t>:</w:t>
            </w:r>
            <w:r>
              <w:rPr>
                <w:sz w:val="21"/>
                <w:szCs w:val="21"/>
              </w:rPr>
              <w:t>00H</w:t>
            </w:r>
          </w:p>
        </w:tc>
      </w:tr>
      <w:tr w14:paraId="1B2B785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4" w:hRule="atLeast"/>
          <w:jc w:val="center"/>
        </w:trPr>
        <w:tc>
          <w:tcPr>
            <w:tcW w:w="985" w:type="dxa"/>
            <w:vMerge w:val="restart"/>
            <w:noWrap w:val="0"/>
            <w:vAlign w:val="center"/>
          </w:tcPr>
          <w:p w14:paraId="7D675736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数据域</w:t>
            </w:r>
          </w:p>
        </w:tc>
        <w:tc>
          <w:tcPr>
            <w:tcW w:w="1411" w:type="dxa"/>
            <w:noWrap w:val="0"/>
            <w:vAlign w:val="center"/>
          </w:tcPr>
          <w:p w14:paraId="34DB8ADB">
            <w:pPr>
              <w:pStyle w:val="99"/>
              <w:rPr>
                <w:rFonts w:hint="eastAsia"/>
              </w:rPr>
            </w:pPr>
            <w:r>
              <w:t>DATA0</w:t>
            </w:r>
          </w:p>
        </w:tc>
        <w:tc>
          <w:tcPr>
            <w:tcW w:w="580" w:type="dxa"/>
            <w:noWrap w:val="0"/>
            <w:vAlign w:val="center"/>
          </w:tcPr>
          <w:p w14:paraId="5276E282">
            <w:pPr>
              <w:pStyle w:val="99"/>
            </w:pPr>
          </w:p>
        </w:tc>
        <w:tc>
          <w:tcPr>
            <w:tcW w:w="2010" w:type="dxa"/>
            <w:noWrap w:val="0"/>
            <w:vAlign w:val="center"/>
          </w:tcPr>
          <w:p w14:paraId="78B77E9D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火点检测APP工作状态</w:t>
            </w:r>
          </w:p>
        </w:tc>
        <w:tc>
          <w:tcPr>
            <w:tcW w:w="2660" w:type="dxa"/>
            <w:noWrap w:val="0"/>
            <w:vAlign w:val="center"/>
          </w:tcPr>
          <w:p w14:paraId="43FBC022">
            <w:pPr>
              <w:pStyle w:val="41"/>
              <w:spacing w:after="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00H=待命;</w:t>
            </w:r>
          </w:p>
          <w:p w14:paraId="045247B0">
            <w:pPr>
              <w:pStyle w:val="41"/>
              <w:spacing w:after="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01H=正在检测;</w:t>
            </w:r>
          </w:p>
          <w:p w14:paraId="1446F8C1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02H=检测完成</w:t>
            </w:r>
          </w:p>
        </w:tc>
        <w:tc>
          <w:tcPr>
            <w:tcW w:w="1559" w:type="dxa"/>
            <w:noWrap w:val="0"/>
            <w:vAlign w:val="center"/>
          </w:tcPr>
          <w:p w14:paraId="5029EE8E">
            <w:pPr>
              <w:pStyle w:val="99"/>
              <w:jc w:val="both"/>
              <w:rPr>
                <w:rFonts w:hint="eastAsia"/>
              </w:rPr>
            </w:pPr>
          </w:p>
        </w:tc>
      </w:tr>
      <w:tr w14:paraId="2D37A6D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4" w:hRule="atLeast"/>
          <w:jc w:val="center"/>
        </w:trPr>
        <w:tc>
          <w:tcPr>
            <w:tcW w:w="985" w:type="dxa"/>
            <w:vMerge w:val="continue"/>
            <w:noWrap w:val="0"/>
            <w:vAlign w:val="center"/>
          </w:tcPr>
          <w:p w14:paraId="21087448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411" w:type="dxa"/>
            <w:noWrap w:val="0"/>
            <w:vAlign w:val="top"/>
          </w:tcPr>
          <w:p w14:paraId="045F6DDD">
            <w:pPr>
              <w:pStyle w:val="99"/>
              <w:rPr>
                <w:rFonts w:hint="eastAsia"/>
              </w:rPr>
            </w:pPr>
            <w:r>
              <w:t>DATA</w:t>
            </w:r>
            <w:r>
              <w:rPr>
                <w:rFonts w:hint="eastAsia"/>
              </w:rPr>
              <w:t>1</w:t>
            </w:r>
          </w:p>
        </w:tc>
        <w:tc>
          <w:tcPr>
            <w:tcW w:w="580" w:type="dxa"/>
            <w:noWrap w:val="0"/>
            <w:vAlign w:val="center"/>
          </w:tcPr>
          <w:p w14:paraId="7DE1AA65">
            <w:pPr>
              <w:pStyle w:val="99"/>
            </w:pPr>
          </w:p>
        </w:tc>
        <w:tc>
          <w:tcPr>
            <w:tcW w:w="2010" w:type="dxa"/>
            <w:noWrap w:val="0"/>
            <w:vAlign w:val="center"/>
          </w:tcPr>
          <w:p w14:paraId="293451DF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是否读取到遥感图像数据</w:t>
            </w:r>
          </w:p>
        </w:tc>
        <w:tc>
          <w:tcPr>
            <w:tcW w:w="2660" w:type="dxa"/>
            <w:noWrap w:val="0"/>
            <w:vAlign w:val="center"/>
          </w:tcPr>
          <w:p w14:paraId="388A3908">
            <w:pPr>
              <w:pStyle w:val="41"/>
              <w:spacing w:after="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00H=否;</w:t>
            </w:r>
          </w:p>
          <w:p w14:paraId="3AF2C240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01H=是</w:t>
            </w:r>
          </w:p>
        </w:tc>
        <w:tc>
          <w:tcPr>
            <w:tcW w:w="1559" w:type="dxa"/>
            <w:noWrap w:val="0"/>
            <w:vAlign w:val="center"/>
          </w:tcPr>
          <w:p w14:paraId="148E3079">
            <w:pPr>
              <w:pStyle w:val="99"/>
              <w:jc w:val="both"/>
              <w:rPr>
                <w:rFonts w:hint="eastAsia"/>
              </w:rPr>
            </w:pPr>
          </w:p>
        </w:tc>
      </w:tr>
      <w:tr w14:paraId="7D2F45C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4" w:hRule="atLeast"/>
          <w:jc w:val="center"/>
        </w:trPr>
        <w:tc>
          <w:tcPr>
            <w:tcW w:w="985" w:type="dxa"/>
            <w:vMerge w:val="continue"/>
            <w:noWrap w:val="0"/>
            <w:vAlign w:val="center"/>
          </w:tcPr>
          <w:p w14:paraId="022A0535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411" w:type="dxa"/>
            <w:noWrap w:val="0"/>
            <w:vAlign w:val="center"/>
          </w:tcPr>
          <w:p w14:paraId="5F6510A3">
            <w:pPr>
              <w:pStyle w:val="99"/>
              <w:rPr>
                <w:rFonts w:hint="eastAsia"/>
              </w:rPr>
            </w:pPr>
            <w:r>
              <w:t>DATA</w:t>
            </w:r>
            <w:r>
              <w:rPr>
                <w:rFonts w:hint="eastAsia"/>
              </w:rPr>
              <w:t>2~3</w:t>
            </w:r>
          </w:p>
        </w:tc>
        <w:tc>
          <w:tcPr>
            <w:tcW w:w="580" w:type="dxa"/>
            <w:noWrap w:val="0"/>
            <w:vAlign w:val="center"/>
          </w:tcPr>
          <w:p w14:paraId="0E0ACB68">
            <w:pPr>
              <w:pStyle w:val="99"/>
            </w:pPr>
          </w:p>
        </w:tc>
        <w:tc>
          <w:tcPr>
            <w:tcW w:w="2010" w:type="dxa"/>
            <w:noWrap w:val="0"/>
            <w:vAlign w:val="center"/>
          </w:tcPr>
          <w:p w14:paraId="52F0F94D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火点面积</w:t>
            </w:r>
          </w:p>
        </w:tc>
        <w:tc>
          <w:tcPr>
            <w:tcW w:w="2660" w:type="dxa"/>
            <w:noWrap w:val="0"/>
            <w:vAlign w:val="center"/>
          </w:tcPr>
          <w:p w14:paraId="472DB606">
            <w:pPr>
              <w:pStyle w:val="99"/>
              <w:rPr>
                <w:rFonts w:hint="eastAsia"/>
              </w:rPr>
            </w:pPr>
          </w:p>
        </w:tc>
        <w:tc>
          <w:tcPr>
            <w:tcW w:w="1559" w:type="dxa"/>
            <w:noWrap w:val="0"/>
            <w:vAlign w:val="center"/>
          </w:tcPr>
          <w:p w14:paraId="09C85204">
            <w:pPr>
              <w:pStyle w:val="99"/>
              <w:jc w:val="both"/>
              <w:rPr>
                <w:rFonts w:hint="eastAsia"/>
              </w:rPr>
            </w:pPr>
            <w:commentRangeStart w:id="8"/>
            <w:commentRangeStart w:id="9"/>
            <w:r>
              <w:rPr>
                <w:rFonts w:hint="eastAsia"/>
              </w:rPr>
              <w:t>无符号十六进制，</w:t>
            </w:r>
            <w:ins w:id="31" w:author="user" w:date="2025-07-18T11:12:00Z">
              <w:r>
                <w:rPr>
                  <w:rFonts w:hint="eastAsia"/>
                </w:rPr>
                <w:t>范围[0，4095]，</w:t>
              </w:r>
            </w:ins>
            <w:r>
              <w:rPr>
                <w:rFonts w:hint="eastAsia"/>
              </w:rPr>
              <w:t>单位：平方公里</w:t>
            </w:r>
            <w:commentRangeEnd w:id="8"/>
            <w:r>
              <w:rPr>
                <w:rStyle w:val="49"/>
              </w:rPr>
              <w:commentReference w:id="8"/>
            </w:r>
            <w:commentRangeEnd w:id="9"/>
            <w:r>
              <w:rPr>
                <w:rStyle w:val="49"/>
              </w:rPr>
              <w:commentReference w:id="9"/>
            </w:r>
          </w:p>
        </w:tc>
      </w:tr>
      <w:tr w14:paraId="5405C3A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3" w:hRule="atLeast"/>
          <w:jc w:val="center"/>
        </w:trPr>
        <w:tc>
          <w:tcPr>
            <w:tcW w:w="985" w:type="dxa"/>
            <w:vMerge w:val="continue"/>
            <w:noWrap w:val="0"/>
            <w:vAlign w:val="center"/>
          </w:tcPr>
          <w:p w14:paraId="1648564A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411" w:type="dxa"/>
            <w:noWrap w:val="0"/>
            <w:vAlign w:val="center"/>
          </w:tcPr>
          <w:p w14:paraId="069CB198">
            <w:pPr>
              <w:pStyle w:val="99"/>
              <w:rPr>
                <w:rFonts w:hint="eastAsia"/>
              </w:rPr>
            </w:pPr>
            <w:r>
              <w:t>DATA</w:t>
            </w:r>
            <w:r>
              <w:rPr>
                <w:rFonts w:hint="eastAsia"/>
              </w:rPr>
              <w:t>4~7</w:t>
            </w:r>
          </w:p>
        </w:tc>
        <w:tc>
          <w:tcPr>
            <w:tcW w:w="580" w:type="dxa"/>
            <w:noWrap w:val="0"/>
            <w:vAlign w:val="center"/>
          </w:tcPr>
          <w:p w14:paraId="2FFA5BE8">
            <w:pPr>
              <w:pStyle w:val="99"/>
            </w:pPr>
          </w:p>
        </w:tc>
        <w:tc>
          <w:tcPr>
            <w:tcW w:w="2010" w:type="dxa"/>
            <w:noWrap w:val="0"/>
            <w:vAlign w:val="center"/>
          </w:tcPr>
          <w:p w14:paraId="14F64F37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火点中心经度</w:t>
            </w:r>
          </w:p>
        </w:tc>
        <w:tc>
          <w:tcPr>
            <w:tcW w:w="2660" w:type="dxa"/>
            <w:noWrap w:val="0"/>
            <w:vAlign w:val="center"/>
          </w:tcPr>
          <w:p w14:paraId="33A03AA0">
            <w:pPr>
              <w:pStyle w:val="99"/>
              <w:rPr>
                <w:rFonts w:hint="eastAsia" w:eastAsia="等线"/>
              </w:rPr>
            </w:pPr>
          </w:p>
        </w:tc>
        <w:tc>
          <w:tcPr>
            <w:tcW w:w="1559" w:type="dxa"/>
            <w:noWrap w:val="0"/>
            <w:vAlign w:val="center"/>
          </w:tcPr>
          <w:p w14:paraId="29D0FD43">
            <w:pPr>
              <w:pStyle w:val="99"/>
              <w:jc w:val="both"/>
              <w:rPr>
                <w:rFonts w:hint="eastAsia" w:eastAsia="等线"/>
              </w:rPr>
            </w:pPr>
            <w:r>
              <w:rPr>
                <w:rFonts w:hint="eastAsia"/>
              </w:rPr>
              <w:t>有符号十六进制，计算公式：value*10</w:t>
            </w:r>
            <w:r>
              <w:rPr>
                <w:rFonts w:hint="eastAsia"/>
                <w:vertAlign w:val="superscript"/>
              </w:rPr>
              <w:t>-6</w:t>
            </w:r>
            <w:r>
              <w:rPr>
                <w:rFonts w:hint="eastAsia"/>
              </w:rPr>
              <w:t>，单位：°，范围：±180°，FFFFFFFFH=无效</w:t>
            </w:r>
          </w:p>
        </w:tc>
      </w:tr>
      <w:tr w14:paraId="2057D99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7" w:hRule="atLeast"/>
          <w:jc w:val="center"/>
        </w:trPr>
        <w:tc>
          <w:tcPr>
            <w:tcW w:w="985" w:type="dxa"/>
            <w:vMerge w:val="restart"/>
            <w:noWrap w:val="0"/>
            <w:vAlign w:val="center"/>
          </w:tcPr>
          <w:p w14:paraId="4DE3AD34">
            <w:pPr>
              <w:spacing w:line="240" w:lineRule="auto"/>
              <w:ind w:firstLine="0" w:firstLineChars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使用</w:t>
            </w:r>
            <w:r>
              <w:rPr>
                <w:sz w:val="21"/>
                <w:szCs w:val="21"/>
              </w:rPr>
              <w:t>说明</w:t>
            </w:r>
          </w:p>
        </w:tc>
        <w:tc>
          <w:tcPr>
            <w:tcW w:w="1411" w:type="dxa"/>
            <w:noWrap w:val="0"/>
            <w:vAlign w:val="center"/>
          </w:tcPr>
          <w:p w14:paraId="43E73C66">
            <w:pPr>
              <w:spacing w:line="240" w:lineRule="auto"/>
              <w:ind w:firstLine="0" w:firstLineChars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发送</w:t>
            </w:r>
            <w:r>
              <w:rPr>
                <w:sz w:val="21"/>
                <w:szCs w:val="21"/>
              </w:rPr>
              <w:t>条件</w:t>
            </w:r>
          </w:p>
        </w:tc>
        <w:tc>
          <w:tcPr>
            <w:tcW w:w="6809" w:type="dxa"/>
            <w:gridSpan w:val="4"/>
            <w:noWrap w:val="0"/>
            <w:vAlign w:val="center"/>
          </w:tcPr>
          <w:p w14:paraId="7A5193FD">
            <w:pPr>
              <w:pStyle w:val="99"/>
            </w:pPr>
            <w:r>
              <w:rPr>
                <w:rFonts w:hint="eastAsia"/>
              </w:rPr>
              <w:t>接收</w:t>
            </w:r>
            <w:r>
              <w:t>到中心机</w:t>
            </w:r>
            <w:r>
              <w:rPr>
                <w:rFonts w:hint="eastAsia"/>
              </w:rPr>
              <w:t>工程参数采集指令（AP-Z002）后20</w:t>
            </w:r>
            <w:r>
              <w:t>ms内返回该帧</w:t>
            </w:r>
          </w:p>
        </w:tc>
      </w:tr>
      <w:tr w14:paraId="1DA5BC7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7" w:hRule="atLeast"/>
          <w:jc w:val="center"/>
        </w:trPr>
        <w:tc>
          <w:tcPr>
            <w:tcW w:w="985" w:type="dxa"/>
            <w:vMerge w:val="continue"/>
            <w:noWrap w:val="0"/>
            <w:vAlign w:val="center"/>
          </w:tcPr>
          <w:p w14:paraId="6CF5B40A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411" w:type="dxa"/>
            <w:noWrap w:val="0"/>
            <w:vAlign w:val="center"/>
          </w:tcPr>
          <w:p w14:paraId="2510A2FE">
            <w:pPr>
              <w:spacing w:line="240" w:lineRule="auto"/>
              <w:ind w:firstLine="0" w:firstLineChars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处理</w:t>
            </w:r>
            <w:r>
              <w:rPr>
                <w:sz w:val="21"/>
                <w:szCs w:val="21"/>
              </w:rPr>
              <w:t>要求</w:t>
            </w:r>
          </w:p>
        </w:tc>
        <w:tc>
          <w:tcPr>
            <w:tcW w:w="6809" w:type="dxa"/>
            <w:gridSpan w:val="4"/>
            <w:noWrap w:val="0"/>
            <w:vAlign w:val="center"/>
          </w:tcPr>
          <w:p w14:paraId="40F74C42">
            <w:pPr>
              <w:pStyle w:val="99"/>
            </w:pPr>
            <w:r>
              <w:rPr>
                <w:rFonts w:hint="eastAsia"/>
              </w:rPr>
              <w:t>若</w:t>
            </w:r>
            <w:r>
              <w:t>中心机在</w:t>
            </w:r>
            <w:r>
              <w:rPr>
                <w:rFonts w:hint="eastAsia"/>
              </w:rPr>
              <w:t>工程参数采集指令（AP-Z002）发出</w:t>
            </w:r>
            <w:r>
              <w:t>后</w:t>
            </w:r>
            <w:r>
              <w:rPr>
                <w:rFonts w:hint="eastAsia"/>
              </w:rPr>
              <w:t>2</w:t>
            </w:r>
            <w:r>
              <w:t>s内未接收到该帧，则按超时处理</w:t>
            </w:r>
          </w:p>
        </w:tc>
      </w:tr>
    </w:tbl>
    <w:p w14:paraId="1813CD0F">
      <w:pPr>
        <w:ind w:firstLine="480"/>
      </w:pPr>
    </w:p>
    <w:p w14:paraId="3926CD51">
      <w:pPr>
        <w:pStyle w:val="6"/>
        <w:spacing w:before="326" w:after="163"/>
        <w:rPr>
          <w:rFonts w:hint="eastAsia"/>
        </w:rPr>
      </w:pPr>
      <w:r>
        <w:rPr>
          <w:rFonts w:hint="eastAsia"/>
        </w:rPr>
        <w:t>工程参数帧21（AP-G021）</w:t>
      </w:r>
    </w:p>
    <w:p w14:paraId="25667354">
      <w:pPr>
        <w:pStyle w:val="14"/>
      </w:pPr>
      <w:r>
        <w:rPr>
          <w:rFonts w:hint="eastAsia"/>
        </w:rPr>
        <w:t>表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表 \* ARABIC</w:instrText>
      </w:r>
      <w:r>
        <w:instrText xml:space="preserve"> </w:instrText>
      </w:r>
      <w:r>
        <w:fldChar w:fldCharType="separate"/>
      </w:r>
      <w:r>
        <w:rPr>
          <w:lang/>
        </w:rPr>
        <w:t>47</w:t>
      </w:r>
      <w:r>
        <w:fldChar w:fldCharType="end"/>
      </w:r>
      <w:r>
        <w:t>工程参数帧</w:t>
      </w:r>
      <w:r>
        <w:rPr>
          <w:rFonts w:hint="eastAsia"/>
        </w:rPr>
        <w:t>21</w:t>
      </w:r>
      <w:r>
        <w:t>（</w:t>
      </w:r>
      <w:r>
        <w:rPr>
          <w:rFonts w:hint="eastAsia"/>
        </w:rPr>
        <w:t>AP-G021</w:t>
      </w:r>
      <w:r>
        <w:t>）</w:t>
      </w:r>
    </w:p>
    <w:tbl>
      <w:tblPr>
        <w:tblStyle w:val="43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85"/>
        <w:gridCol w:w="1411"/>
        <w:gridCol w:w="580"/>
        <w:gridCol w:w="2010"/>
        <w:gridCol w:w="2660"/>
        <w:gridCol w:w="1559"/>
      </w:tblGrid>
      <w:tr w14:paraId="08124A6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4" w:hRule="atLeast"/>
          <w:jc w:val="center"/>
        </w:trPr>
        <w:tc>
          <w:tcPr>
            <w:tcW w:w="9205" w:type="dxa"/>
            <w:gridSpan w:val="6"/>
            <w:noWrap w:val="0"/>
            <w:vAlign w:val="center"/>
          </w:tcPr>
          <w:p w14:paraId="3D58455E">
            <w:pPr>
              <w:spacing w:line="240" w:lineRule="auto"/>
              <w:ind w:firstLine="0" w:firstLineChars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AI处理板</w:t>
            </w:r>
            <w:r>
              <w:rPr>
                <w:sz w:val="21"/>
                <w:szCs w:val="21"/>
              </w:rPr>
              <w:t>工程参数帧</w:t>
            </w:r>
            <w:r>
              <w:rPr>
                <w:rFonts w:hint="eastAsia"/>
                <w:sz w:val="21"/>
                <w:szCs w:val="21"/>
              </w:rPr>
              <w:t>21格式:AP-G021</w:t>
            </w:r>
          </w:p>
        </w:tc>
      </w:tr>
      <w:tr w14:paraId="0D83766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4" w:hRule="atLeast"/>
          <w:jc w:val="center"/>
        </w:trPr>
        <w:tc>
          <w:tcPr>
            <w:tcW w:w="985" w:type="dxa"/>
            <w:noWrap w:val="0"/>
            <w:vAlign w:val="center"/>
          </w:tcPr>
          <w:p w14:paraId="7655CAAE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仲裁域</w:t>
            </w:r>
          </w:p>
        </w:tc>
        <w:tc>
          <w:tcPr>
            <w:tcW w:w="1991" w:type="dxa"/>
            <w:gridSpan w:val="2"/>
            <w:noWrap w:val="0"/>
            <w:vAlign w:val="center"/>
          </w:tcPr>
          <w:p w14:paraId="42CFBC4A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ID28~21</w:t>
            </w:r>
            <w:r>
              <w:rPr>
                <w:rFonts w:hint="eastAsia"/>
                <w:sz w:val="21"/>
                <w:szCs w:val="21"/>
              </w:rPr>
              <w:t>:C9</w:t>
            </w:r>
            <w:r>
              <w:rPr>
                <w:sz w:val="21"/>
                <w:szCs w:val="21"/>
              </w:rPr>
              <w:t>H</w:t>
            </w:r>
          </w:p>
        </w:tc>
        <w:tc>
          <w:tcPr>
            <w:tcW w:w="2010" w:type="dxa"/>
            <w:noWrap w:val="0"/>
            <w:vAlign w:val="center"/>
          </w:tcPr>
          <w:p w14:paraId="4AFF43DB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ID20~13</w:t>
            </w:r>
            <w:r>
              <w:rPr>
                <w:rFonts w:hint="eastAsia"/>
                <w:sz w:val="21"/>
                <w:szCs w:val="21"/>
              </w:rPr>
              <w:t>:15</w:t>
            </w:r>
            <w:r>
              <w:rPr>
                <w:sz w:val="21"/>
                <w:szCs w:val="21"/>
              </w:rPr>
              <w:t>H</w:t>
            </w:r>
          </w:p>
        </w:tc>
        <w:tc>
          <w:tcPr>
            <w:tcW w:w="2660" w:type="dxa"/>
            <w:noWrap w:val="0"/>
            <w:vAlign w:val="center"/>
          </w:tcPr>
          <w:p w14:paraId="1B05496B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ID12~ID6</w:t>
            </w:r>
            <w:r>
              <w:rPr>
                <w:rFonts w:hint="eastAsia"/>
                <w:sz w:val="21"/>
                <w:szCs w:val="21"/>
              </w:rPr>
              <w:t>:</w:t>
            </w:r>
          </w:p>
          <w:p w14:paraId="6826F991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同ID28~ID22</w:t>
            </w:r>
          </w:p>
        </w:tc>
        <w:tc>
          <w:tcPr>
            <w:tcW w:w="1559" w:type="dxa"/>
            <w:noWrap w:val="0"/>
            <w:vAlign w:val="center"/>
          </w:tcPr>
          <w:p w14:paraId="02732164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ID5~0</w:t>
            </w:r>
            <w:r>
              <w:rPr>
                <w:rFonts w:hint="eastAsia"/>
                <w:sz w:val="21"/>
                <w:szCs w:val="21"/>
              </w:rPr>
              <w:t>:</w:t>
            </w:r>
            <w:r>
              <w:rPr>
                <w:sz w:val="21"/>
                <w:szCs w:val="21"/>
              </w:rPr>
              <w:t>00H</w:t>
            </w:r>
          </w:p>
        </w:tc>
      </w:tr>
      <w:tr w14:paraId="7372501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4" w:hRule="atLeast"/>
          <w:jc w:val="center"/>
        </w:trPr>
        <w:tc>
          <w:tcPr>
            <w:tcW w:w="985" w:type="dxa"/>
            <w:vMerge w:val="restart"/>
            <w:noWrap w:val="0"/>
            <w:vAlign w:val="center"/>
          </w:tcPr>
          <w:p w14:paraId="3BD1FD43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数据域</w:t>
            </w:r>
          </w:p>
        </w:tc>
        <w:tc>
          <w:tcPr>
            <w:tcW w:w="1411" w:type="dxa"/>
            <w:noWrap w:val="0"/>
            <w:vAlign w:val="center"/>
          </w:tcPr>
          <w:p w14:paraId="5A60FCDB">
            <w:pPr>
              <w:pStyle w:val="99"/>
              <w:rPr>
                <w:rFonts w:hint="eastAsia"/>
              </w:rPr>
            </w:pPr>
            <w:r>
              <w:t>DATA0</w:t>
            </w:r>
            <w:r>
              <w:rPr>
                <w:rFonts w:hint="eastAsia"/>
              </w:rPr>
              <w:t>~3</w:t>
            </w:r>
          </w:p>
        </w:tc>
        <w:tc>
          <w:tcPr>
            <w:tcW w:w="580" w:type="dxa"/>
            <w:noWrap w:val="0"/>
            <w:vAlign w:val="center"/>
          </w:tcPr>
          <w:p w14:paraId="4351F4EB">
            <w:pPr>
              <w:pStyle w:val="99"/>
            </w:pPr>
          </w:p>
        </w:tc>
        <w:tc>
          <w:tcPr>
            <w:tcW w:w="2010" w:type="dxa"/>
            <w:noWrap w:val="0"/>
            <w:vAlign w:val="center"/>
          </w:tcPr>
          <w:p w14:paraId="4F20B816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火点中心纬度</w:t>
            </w:r>
          </w:p>
        </w:tc>
        <w:tc>
          <w:tcPr>
            <w:tcW w:w="2660" w:type="dxa"/>
            <w:noWrap w:val="0"/>
            <w:vAlign w:val="center"/>
          </w:tcPr>
          <w:p w14:paraId="295E3F11">
            <w:pPr>
              <w:pStyle w:val="99"/>
              <w:rPr>
                <w:rFonts w:hint="eastAsia"/>
              </w:rPr>
            </w:pPr>
          </w:p>
        </w:tc>
        <w:tc>
          <w:tcPr>
            <w:tcW w:w="1559" w:type="dxa"/>
            <w:noWrap w:val="0"/>
            <w:vAlign w:val="center"/>
          </w:tcPr>
          <w:p w14:paraId="7E5BDEAB">
            <w:pPr>
              <w:pStyle w:val="99"/>
              <w:jc w:val="both"/>
              <w:rPr>
                <w:rFonts w:hint="eastAsia"/>
              </w:rPr>
            </w:pPr>
            <w:r>
              <w:rPr>
                <w:rFonts w:hint="eastAsia"/>
              </w:rPr>
              <w:t>有符号十六进制，计算公式：valuex*10</w:t>
            </w:r>
            <w:r>
              <w:rPr>
                <w:rFonts w:hint="eastAsia"/>
                <w:vertAlign w:val="superscript"/>
              </w:rPr>
              <w:t>-6</w:t>
            </w:r>
            <w:r>
              <w:rPr>
                <w:rFonts w:hint="eastAsia"/>
              </w:rPr>
              <w:t>，单位：°，范围：±90°，FFFFFFFFH=无效</w:t>
            </w:r>
          </w:p>
        </w:tc>
      </w:tr>
      <w:tr w14:paraId="3DD5CC0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</w:tblPrEx>
        <w:trPr>
          <w:trHeight w:val="78" w:hRule="atLeast"/>
          <w:jc w:val="center"/>
        </w:trPr>
        <w:tc>
          <w:tcPr>
            <w:tcW w:w="985" w:type="dxa"/>
            <w:vMerge w:val="continue"/>
            <w:noWrap w:val="0"/>
            <w:vAlign w:val="center"/>
          </w:tcPr>
          <w:p w14:paraId="5301AFA0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411" w:type="dxa"/>
            <w:noWrap w:val="0"/>
            <w:vAlign w:val="center"/>
          </w:tcPr>
          <w:p w14:paraId="63C17BFC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DATA4~7</w:t>
            </w:r>
          </w:p>
        </w:tc>
        <w:tc>
          <w:tcPr>
            <w:tcW w:w="580" w:type="dxa"/>
            <w:noWrap w:val="0"/>
            <w:vAlign w:val="center"/>
          </w:tcPr>
          <w:p w14:paraId="2A707CA6">
            <w:pPr>
              <w:pStyle w:val="99"/>
              <w:rPr>
                <w:rFonts w:hint="eastAsia"/>
              </w:rPr>
            </w:pPr>
          </w:p>
        </w:tc>
        <w:tc>
          <w:tcPr>
            <w:tcW w:w="2010" w:type="dxa"/>
            <w:noWrap w:val="0"/>
            <w:vAlign w:val="center"/>
          </w:tcPr>
          <w:p w14:paraId="53CC6754">
            <w:pPr>
              <w:pStyle w:val="99"/>
              <w:rPr>
                <w:rFonts w:hint="eastAsia"/>
              </w:rPr>
            </w:pPr>
            <w:commentRangeStart w:id="10"/>
            <w:r>
              <w:rPr>
                <w:rFonts w:hint="eastAsia"/>
              </w:rPr>
              <w:t>火点中心高程</w:t>
            </w:r>
            <w:commentRangeEnd w:id="10"/>
            <w:r>
              <w:rPr>
                <w:rStyle w:val="49"/>
              </w:rPr>
              <w:commentReference w:id="10"/>
            </w:r>
          </w:p>
        </w:tc>
        <w:tc>
          <w:tcPr>
            <w:tcW w:w="2660" w:type="dxa"/>
            <w:noWrap w:val="0"/>
            <w:vAlign w:val="center"/>
          </w:tcPr>
          <w:p w14:paraId="40035F6B">
            <w:pPr>
              <w:pStyle w:val="99"/>
              <w:rPr>
                <w:rFonts w:hint="eastAsia"/>
              </w:rPr>
            </w:pPr>
          </w:p>
        </w:tc>
        <w:tc>
          <w:tcPr>
            <w:tcW w:w="1559" w:type="dxa"/>
            <w:noWrap w:val="0"/>
            <w:vAlign w:val="top"/>
          </w:tcPr>
          <w:p w14:paraId="1F499CD3">
            <w:pPr>
              <w:pStyle w:val="99"/>
              <w:jc w:val="both"/>
              <w:rPr>
                <w:rFonts w:hint="eastAsia"/>
              </w:rPr>
            </w:pPr>
            <w:r>
              <w:rPr>
                <w:rFonts w:hint="eastAsia"/>
              </w:rPr>
              <w:t>有符号十六进制，单位：米，范围：±5000米，FFFFFFFFH=无效</w:t>
            </w:r>
          </w:p>
        </w:tc>
      </w:tr>
      <w:tr w14:paraId="3ABAC12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7" w:hRule="atLeast"/>
          <w:jc w:val="center"/>
        </w:trPr>
        <w:tc>
          <w:tcPr>
            <w:tcW w:w="985" w:type="dxa"/>
            <w:vMerge w:val="restart"/>
            <w:noWrap w:val="0"/>
            <w:vAlign w:val="center"/>
          </w:tcPr>
          <w:p w14:paraId="76849903">
            <w:pPr>
              <w:spacing w:line="240" w:lineRule="auto"/>
              <w:ind w:firstLine="0" w:firstLineChars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使用</w:t>
            </w:r>
            <w:r>
              <w:rPr>
                <w:sz w:val="21"/>
                <w:szCs w:val="21"/>
              </w:rPr>
              <w:t>说明</w:t>
            </w:r>
          </w:p>
        </w:tc>
        <w:tc>
          <w:tcPr>
            <w:tcW w:w="1411" w:type="dxa"/>
            <w:noWrap w:val="0"/>
            <w:vAlign w:val="center"/>
          </w:tcPr>
          <w:p w14:paraId="548AD203">
            <w:pPr>
              <w:spacing w:line="240" w:lineRule="auto"/>
              <w:ind w:firstLine="0" w:firstLineChars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发送</w:t>
            </w:r>
            <w:r>
              <w:rPr>
                <w:sz w:val="21"/>
                <w:szCs w:val="21"/>
              </w:rPr>
              <w:t>条件</w:t>
            </w:r>
          </w:p>
        </w:tc>
        <w:tc>
          <w:tcPr>
            <w:tcW w:w="6809" w:type="dxa"/>
            <w:gridSpan w:val="4"/>
            <w:noWrap w:val="0"/>
            <w:vAlign w:val="center"/>
          </w:tcPr>
          <w:p w14:paraId="4E2D655A">
            <w:pPr>
              <w:pStyle w:val="99"/>
            </w:pPr>
            <w:r>
              <w:rPr>
                <w:rFonts w:hint="eastAsia"/>
              </w:rPr>
              <w:t>接收</w:t>
            </w:r>
            <w:r>
              <w:t>到中心机</w:t>
            </w:r>
            <w:r>
              <w:rPr>
                <w:rFonts w:hint="eastAsia"/>
              </w:rPr>
              <w:t>工程参数采集指令（AP-Z002）后20</w:t>
            </w:r>
            <w:r>
              <w:t>ms内返回该帧</w:t>
            </w:r>
          </w:p>
        </w:tc>
      </w:tr>
      <w:tr w14:paraId="2ACC37D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7" w:hRule="atLeast"/>
          <w:jc w:val="center"/>
        </w:trPr>
        <w:tc>
          <w:tcPr>
            <w:tcW w:w="985" w:type="dxa"/>
            <w:vMerge w:val="continue"/>
            <w:noWrap w:val="0"/>
            <w:vAlign w:val="center"/>
          </w:tcPr>
          <w:p w14:paraId="23EE7CF5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411" w:type="dxa"/>
            <w:noWrap w:val="0"/>
            <w:vAlign w:val="center"/>
          </w:tcPr>
          <w:p w14:paraId="59A6026A">
            <w:pPr>
              <w:spacing w:line="240" w:lineRule="auto"/>
              <w:ind w:firstLine="0" w:firstLineChars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处理</w:t>
            </w:r>
            <w:r>
              <w:rPr>
                <w:sz w:val="21"/>
                <w:szCs w:val="21"/>
              </w:rPr>
              <w:t>要求</w:t>
            </w:r>
          </w:p>
        </w:tc>
        <w:tc>
          <w:tcPr>
            <w:tcW w:w="6809" w:type="dxa"/>
            <w:gridSpan w:val="4"/>
            <w:noWrap w:val="0"/>
            <w:vAlign w:val="center"/>
          </w:tcPr>
          <w:p w14:paraId="15EBA04C">
            <w:pPr>
              <w:pStyle w:val="99"/>
            </w:pPr>
            <w:r>
              <w:rPr>
                <w:rFonts w:hint="eastAsia"/>
              </w:rPr>
              <w:t>若</w:t>
            </w:r>
            <w:r>
              <w:t>中心机在</w:t>
            </w:r>
            <w:r>
              <w:rPr>
                <w:rFonts w:hint="eastAsia"/>
              </w:rPr>
              <w:t>工程参数采集指令（AP-Z002）发出</w:t>
            </w:r>
            <w:r>
              <w:t>后</w:t>
            </w:r>
            <w:r>
              <w:rPr>
                <w:rFonts w:hint="eastAsia"/>
              </w:rPr>
              <w:t>2</w:t>
            </w:r>
            <w:r>
              <w:t>s内未接收到该帧，则按超时处理</w:t>
            </w:r>
          </w:p>
        </w:tc>
      </w:tr>
    </w:tbl>
    <w:p w14:paraId="7CC401B7">
      <w:pPr>
        <w:ind w:firstLine="0" w:firstLineChars="0"/>
      </w:pPr>
    </w:p>
    <w:p w14:paraId="145DCF51">
      <w:pPr>
        <w:pStyle w:val="6"/>
        <w:spacing w:before="326" w:after="163"/>
        <w:rPr>
          <w:rFonts w:hint="eastAsia"/>
        </w:rPr>
      </w:pPr>
      <w:r>
        <w:rPr>
          <w:rFonts w:hint="eastAsia"/>
        </w:rPr>
        <w:t>工程参数帧22（AP-G022）</w:t>
      </w:r>
    </w:p>
    <w:p w14:paraId="0C552703">
      <w:pPr>
        <w:pStyle w:val="14"/>
      </w:pPr>
      <w:r>
        <w:rPr>
          <w:rFonts w:hint="eastAsia"/>
        </w:rPr>
        <w:t>表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表 \* ARABIC</w:instrText>
      </w:r>
      <w:r>
        <w:instrText xml:space="preserve"> </w:instrText>
      </w:r>
      <w:r>
        <w:fldChar w:fldCharType="separate"/>
      </w:r>
      <w:r>
        <w:rPr>
          <w:lang/>
        </w:rPr>
        <w:t>48</w:t>
      </w:r>
      <w:r>
        <w:fldChar w:fldCharType="end"/>
      </w:r>
      <w:r>
        <w:t>工程参数帧</w:t>
      </w:r>
      <w:r>
        <w:rPr>
          <w:rFonts w:hint="eastAsia"/>
        </w:rPr>
        <w:t>22</w:t>
      </w:r>
      <w:r>
        <w:t>（</w:t>
      </w:r>
      <w:r>
        <w:rPr>
          <w:rFonts w:hint="eastAsia"/>
        </w:rPr>
        <w:t>AP-G022</w:t>
      </w:r>
      <w:r>
        <w:t>）</w:t>
      </w:r>
    </w:p>
    <w:tbl>
      <w:tblPr>
        <w:tblStyle w:val="43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85"/>
        <w:gridCol w:w="1411"/>
        <w:gridCol w:w="580"/>
        <w:gridCol w:w="2010"/>
        <w:gridCol w:w="2660"/>
        <w:gridCol w:w="1559"/>
      </w:tblGrid>
      <w:tr w14:paraId="51C109B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4" w:hRule="atLeast"/>
          <w:jc w:val="center"/>
        </w:trPr>
        <w:tc>
          <w:tcPr>
            <w:tcW w:w="9205" w:type="dxa"/>
            <w:gridSpan w:val="6"/>
            <w:noWrap w:val="0"/>
            <w:vAlign w:val="center"/>
          </w:tcPr>
          <w:p w14:paraId="72E8F2C3">
            <w:pPr>
              <w:spacing w:line="240" w:lineRule="auto"/>
              <w:ind w:firstLine="0" w:firstLineChars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AI处理板</w:t>
            </w:r>
            <w:r>
              <w:rPr>
                <w:sz w:val="21"/>
                <w:szCs w:val="21"/>
              </w:rPr>
              <w:t>工程参数帧</w:t>
            </w:r>
            <w:r>
              <w:rPr>
                <w:rFonts w:hint="eastAsia"/>
                <w:sz w:val="21"/>
                <w:szCs w:val="21"/>
              </w:rPr>
              <w:t>22格式:AP-G022</w:t>
            </w:r>
          </w:p>
        </w:tc>
      </w:tr>
      <w:tr w14:paraId="5752EFD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4" w:hRule="atLeast"/>
          <w:jc w:val="center"/>
        </w:trPr>
        <w:tc>
          <w:tcPr>
            <w:tcW w:w="985" w:type="dxa"/>
            <w:noWrap w:val="0"/>
            <w:vAlign w:val="center"/>
          </w:tcPr>
          <w:p w14:paraId="1D19537C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仲裁域</w:t>
            </w:r>
          </w:p>
        </w:tc>
        <w:tc>
          <w:tcPr>
            <w:tcW w:w="1991" w:type="dxa"/>
            <w:gridSpan w:val="2"/>
            <w:noWrap w:val="0"/>
            <w:vAlign w:val="center"/>
          </w:tcPr>
          <w:p w14:paraId="5890D227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ID28~21</w:t>
            </w:r>
            <w:r>
              <w:rPr>
                <w:rFonts w:hint="eastAsia"/>
                <w:sz w:val="21"/>
                <w:szCs w:val="21"/>
              </w:rPr>
              <w:t>:C9</w:t>
            </w:r>
            <w:r>
              <w:rPr>
                <w:sz w:val="21"/>
                <w:szCs w:val="21"/>
              </w:rPr>
              <w:t>H</w:t>
            </w:r>
          </w:p>
        </w:tc>
        <w:tc>
          <w:tcPr>
            <w:tcW w:w="2010" w:type="dxa"/>
            <w:noWrap w:val="0"/>
            <w:vAlign w:val="center"/>
          </w:tcPr>
          <w:p w14:paraId="6E42EDA8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ID20~13</w:t>
            </w:r>
            <w:r>
              <w:rPr>
                <w:rFonts w:hint="eastAsia"/>
                <w:sz w:val="21"/>
                <w:szCs w:val="21"/>
              </w:rPr>
              <w:t>:16</w:t>
            </w:r>
            <w:r>
              <w:rPr>
                <w:sz w:val="21"/>
                <w:szCs w:val="21"/>
              </w:rPr>
              <w:t>H</w:t>
            </w:r>
          </w:p>
        </w:tc>
        <w:tc>
          <w:tcPr>
            <w:tcW w:w="2660" w:type="dxa"/>
            <w:noWrap w:val="0"/>
            <w:vAlign w:val="center"/>
          </w:tcPr>
          <w:p w14:paraId="6B2FA59F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ID12~ID6</w:t>
            </w:r>
            <w:r>
              <w:rPr>
                <w:rFonts w:hint="eastAsia"/>
                <w:sz w:val="21"/>
                <w:szCs w:val="21"/>
              </w:rPr>
              <w:t>:</w:t>
            </w:r>
          </w:p>
          <w:p w14:paraId="7ECE88F3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同ID28~ID22</w:t>
            </w:r>
          </w:p>
        </w:tc>
        <w:tc>
          <w:tcPr>
            <w:tcW w:w="1559" w:type="dxa"/>
            <w:noWrap w:val="0"/>
            <w:vAlign w:val="center"/>
          </w:tcPr>
          <w:p w14:paraId="66EEBBCC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ID5~0</w:t>
            </w:r>
            <w:r>
              <w:rPr>
                <w:rFonts w:hint="eastAsia"/>
                <w:sz w:val="21"/>
                <w:szCs w:val="21"/>
              </w:rPr>
              <w:t>:</w:t>
            </w:r>
            <w:r>
              <w:rPr>
                <w:sz w:val="21"/>
                <w:szCs w:val="21"/>
              </w:rPr>
              <w:t>00H</w:t>
            </w:r>
          </w:p>
        </w:tc>
      </w:tr>
      <w:tr w14:paraId="2835863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4" w:hRule="atLeast"/>
          <w:jc w:val="center"/>
        </w:trPr>
        <w:tc>
          <w:tcPr>
            <w:tcW w:w="985" w:type="dxa"/>
            <w:vMerge w:val="restart"/>
            <w:noWrap w:val="0"/>
            <w:vAlign w:val="center"/>
          </w:tcPr>
          <w:p w14:paraId="1C11A0FE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数据域</w:t>
            </w:r>
          </w:p>
        </w:tc>
        <w:tc>
          <w:tcPr>
            <w:tcW w:w="1411" w:type="dxa"/>
            <w:noWrap w:val="0"/>
            <w:vAlign w:val="center"/>
          </w:tcPr>
          <w:p w14:paraId="1C8D8B0B">
            <w:pPr>
              <w:pStyle w:val="99"/>
              <w:rPr>
                <w:rFonts w:hint="eastAsia"/>
              </w:rPr>
            </w:pPr>
            <w:r>
              <w:t>DATA0</w:t>
            </w:r>
            <w:r>
              <w:rPr>
                <w:rFonts w:hint="eastAsia"/>
              </w:rPr>
              <w:t>~1</w:t>
            </w:r>
          </w:p>
        </w:tc>
        <w:tc>
          <w:tcPr>
            <w:tcW w:w="580" w:type="dxa"/>
            <w:noWrap w:val="0"/>
            <w:vAlign w:val="center"/>
          </w:tcPr>
          <w:p w14:paraId="4ADE44F5">
            <w:pPr>
              <w:pStyle w:val="99"/>
            </w:pPr>
          </w:p>
        </w:tc>
        <w:tc>
          <w:tcPr>
            <w:tcW w:w="2010" w:type="dxa"/>
            <w:noWrap w:val="0"/>
            <w:vAlign w:val="center"/>
          </w:tcPr>
          <w:p w14:paraId="4A5CFF2F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火点像素位置X_min</w:t>
            </w:r>
          </w:p>
        </w:tc>
        <w:tc>
          <w:tcPr>
            <w:tcW w:w="2660" w:type="dxa"/>
            <w:noWrap w:val="0"/>
            <w:vAlign w:val="center"/>
          </w:tcPr>
          <w:p w14:paraId="6AFB4CD2">
            <w:pPr>
              <w:pStyle w:val="99"/>
              <w:rPr>
                <w:rFonts w:hint="eastAsia"/>
              </w:rPr>
            </w:pPr>
          </w:p>
        </w:tc>
        <w:tc>
          <w:tcPr>
            <w:tcW w:w="1559" w:type="dxa"/>
            <w:noWrap w:val="0"/>
            <w:vAlign w:val="center"/>
          </w:tcPr>
          <w:p w14:paraId="49A8F50C">
            <w:pPr>
              <w:pStyle w:val="99"/>
              <w:jc w:val="both"/>
              <w:rPr>
                <w:rFonts w:hint="eastAsia"/>
              </w:rPr>
            </w:pPr>
            <w:r>
              <w:rPr>
                <w:rFonts w:hint="eastAsia"/>
              </w:rPr>
              <w:t>无符号十六进制，范围：0~65535</w:t>
            </w:r>
          </w:p>
        </w:tc>
      </w:tr>
      <w:tr w14:paraId="2D40CB4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4" w:hRule="atLeast"/>
          <w:jc w:val="center"/>
        </w:trPr>
        <w:tc>
          <w:tcPr>
            <w:tcW w:w="985" w:type="dxa"/>
            <w:vMerge w:val="continue"/>
            <w:noWrap w:val="0"/>
            <w:vAlign w:val="center"/>
          </w:tcPr>
          <w:p w14:paraId="5410EADE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411" w:type="dxa"/>
            <w:noWrap w:val="0"/>
            <w:vAlign w:val="center"/>
          </w:tcPr>
          <w:p w14:paraId="42E5C69E">
            <w:pPr>
              <w:pStyle w:val="99"/>
              <w:rPr>
                <w:rFonts w:hint="eastAsia"/>
              </w:rPr>
            </w:pPr>
            <w:r>
              <w:t>DATA</w:t>
            </w:r>
            <w:r>
              <w:rPr>
                <w:rFonts w:hint="eastAsia"/>
              </w:rPr>
              <w:t>2~3</w:t>
            </w:r>
          </w:p>
        </w:tc>
        <w:tc>
          <w:tcPr>
            <w:tcW w:w="580" w:type="dxa"/>
            <w:noWrap w:val="0"/>
            <w:vAlign w:val="center"/>
          </w:tcPr>
          <w:p w14:paraId="58D36541">
            <w:pPr>
              <w:pStyle w:val="99"/>
            </w:pPr>
          </w:p>
        </w:tc>
        <w:tc>
          <w:tcPr>
            <w:tcW w:w="2010" w:type="dxa"/>
            <w:noWrap w:val="0"/>
            <w:vAlign w:val="center"/>
          </w:tcPr>
          <w:p w14:paraId="25486FCF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火点像素位置Y_min</w:t>
            </w:r>
          </w:p>
        </w:tc>
        <w:tc>
          <w:tcPr>
            <w:tcW w:w="2660" w:type="dxa"/>
            <w:noWrap w:val="0"/>
            <w:vAlign w:val="center"/>
          </w:tcPr>
          <w:p w14:paraId="39CE6BD6">
            <w:pPr>
              <w:pStyle w:val="99"/>
              <w:rPr>
                <w:rFonts w:hint="eastAsia"/>
              </w:rPr>
            </w:pPr>
          </w:p>
        </w:tc>
        <w:tc>
          <w:tcPr>
            <w:tcW w:w="1559" w:type="dxa"/>
            <w:noWrap w:val="0"/>
            <w:vAlign w:val="center"/>
          </w:tcPr>
          <w:p w14:paraId="2EABB1F4">
            <w:pPr>
              <w:pStyle w:val="99"/>
              <w:jc w:val="both"/>
              <w:rPr>
                <w:rFonts w:hint="eastAsia"/>
              </w:rPr>
            </w:pPr>
            <w:r>
              <w:rPr>
                <w:rFonts w:hint="eastAsia"/>
              </w:rPr>
              <w:t>无符号十六进制，范围：0~65535</w:t>
            </w:r>
          </w:p>
        </w:tc>
      </w:tr>
      <w:tr w14:paraId="6790946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" w:hRule="atLeast"/>
          <w:jc w:val="center"/>
        </w:trPr>
        <w:tc>
          <w:tcPr>
            <w:tcW w:w="985" w:type="dxa"/>
            <w:vMerge w:val="continue"/>
            <w:noWrap w:val="0"/>
            <w:vAlign w:val="center"/>
          </w:tcPr>
          <w:p w14:paraId="518B92A1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411" w:type="dxa"/>
            <w:noWrap w:val="0"/>
            <w:vAlign w:val="center"/>
          </w:tcPr>
          <w:p w14:paraId="5BA0A76E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DATA4~5</w:t>
            </w:r>
          </w:p>
        </w:tc>
        <w:tc>
          <w:tcPr>
            <w:tcW w:w="580" w:type="dxa"/>
            <w:noWrap w:val="0"/>
            <w:vAlign w:val="center"/>
          </w:tcPr>
          <w:p w14:paraId="4DDDC653">
            <w:pPr>
              <w:pStyle w:val="99"/>
              <w:rPr>
                <w:rFonts w:hint="eastAsia"/>
              </w:rPr>
            </w:pPr>
          </w:p>
        </w:tc>
        <w:tc>
          <w:tcPr>
            <w:tcW w:w="2010" w:type="dxa"/>
            <w:noWrap w:val="0"/>
            <w:vAlign w:val="center"/>
          </w:tcPr>
          <w:p w14:paraId="4BF9C3A8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火点像素位置X_max</w:t>
            </w:r>
          </w:p>
        </w:tc>
        <w:tc>
          <w:tcPr>
            <w:tcW w:w="2660" w:type="dxa"/>
            <w:noWrap w:val="0"/>
            <w:vAlign w:val="center"/>
          </w:tcPr>
          <w:p w14:paraId="30A7B0C1">
            <w:pPr>
              <w:pStyle w:val="99"/>
              <w:rPr>
                <w:rFonts w:hint="eastAsia"/>
              </w:rPr>
            </w:pPr>
          </w:p>
        </w:tc>
        <w:tc>
          <w:tcPr>
            <w:tcW w:w="1559" w:type="dxa"/>
            <w:noWrap w:val="0"/>
            <w:vAlign w:val="top"/>
          </w:tcPr>
          <w:p w14:paraId="6C59E6E8">
            <w:pPr>
              <w:pStyle w:val="99"/>
              <w:jc w:val="both"/>
              <w:rPr>
                <w:rFonts w:hint="eastAsia"/>
              </w:rPr>
            </w:pPr>
            <w:r>
              <w:rPr>
                <w:rFonts w:hint="eastAsia"/>
              </w:rPr>
              <w:t>无符号十六进制，范围：0~65535</w:t>
            </w:r>
          </w:p>
        </w:tc>
      </w:tr>
      <w:tr w14:paraId="379283B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985" w:type="dxa"/>
            <w:vMerge w:val="continue"/>
            <w:noWrap w:val="0"/>
            <w:vAlign w:val="center"/>
          </w:tcPr>
          <w:p w14:paraId="34CC09FB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411" w:type="dxa"/>
            <w:noWrap w:val="0"/>
            <w:vAlign w:val="center"/>
          </w:tcPr>
          <w:p w14:paraId="26C53966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DATA6~7</w:t>
            </w:r>
          </w:p>
        </w:tc>
        <w:tc>
          <w:tcPr>
            <w:tcW w:w="580" w:type="dxa"/>
            <w:noWrap w:val="0"/>
            <w:vAlign w:val="center"/>
          </w:tcPr>
          <w:p w14:paraId="7FE1759A">
            <w:pPr>
              <w:pStyle w:val="99"/>
            </w:pPr>
          </w:p>
        </w:tc>
        <w:tc>
          <w:tcPr>
            <w:tcW w:w="2010" w:type="dxa"/>
            <w:noWrap w:val="0"/>
            <w:vAlign w:val="center"/>
          </w:tcPr>
          <w:p w14:paraId="00913CB7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火点像素位置Y_max</w:t>
            </w:r>
          </w:p>
        </w:tc>
        <w:tc>
          <w:tcPr>
            <w:tcW w:w="2660" w:type="dxa"/>
            <w:noWrap w:val="0"/>
            <w:vAlign w:val="center"/>
          </w:tcPr>
          <w:p w14:paraId="41EA79DB">
            <w:pPr>
              <w:pStyle w:val="99"/>
            </w:pPr>
          </w:p>
        </w:tc>
        <w:tc>
          <w:tcPr>
            <w:tcW w:w="1559" w:type="dxa"/>
            <w:noWrap w:val="0"/>
            <w:vAlign w:val="center"/>
          </w:tcPr>
          <w:p w14:paraId="5C31440B">
            <w:pPr>
              <w:pStyle w:val="99"/>
              <w:jc w:val="both"/>
            </w:pPr>
            <w:r>
              <w:rPr>
                <w:rFonts w:hint="eastAsia"/>
              </w:rPr>
              <w:t>无符号十六进制，范围：0~65535</w:t>
            </w:r>
          </w:p>
        </w:tc>
      </w:tr>
      <w:tr w14:paraId="55B6659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7" w:hRule="atLeast"/>
          <w:jc w:val="center"/>
        </w:trPr>
        <w:tc>
          <w:tcPr>
            <w:tcW w:w="985" w:type="dxa"/>
            <w:vMerge w:val="restart"/>
            <w:noWrap w:val="0"/>
            <w:vAlign w:val="center"/>
          </w:tcPr>
          <w:p w14:paraId="6A022536">
            <w:pPr>
              <w:spacing w:line="240" w:lineRule="auto"/>
              <w:ind w:firstLine="0" w:firstLineChars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使用</w:t>
            </w:r>
            <w:r>
              <w:rPr>
                <w:sz w:val="21"/>
                <w:szCs w:val="21"/>
              </w:rPr>
              <w:t>说明</w:t>
            </w:r>
          </w:p>
        </w:tc>
        <w:tc>
          <w:tcPr>
            <w:tcW w:w="1411" w:type="dxa"/>
            <w:noWrap w:val="0"/>
            <w:vAlign w:val="center"/>
          </w:tcPr>
          <w:p w14:paraId="126EA081">
            <w:pPr>
              <w:spacing w:line="240" w:lineRule="auto"/>
              <w:ind w:firstLine="0" w:firstLineChars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发送</w:t>
            </w:r>
            <w:r>
              <w:rPr>
                <w:sz w:val="21"/>
                <w:szCs w:val="21"/>
              </w:rPr>
              <w:t>条件</w:t>
            </w:r>
          </w:p>
        </w:tc>
        <w:tc>
          <w:tcPr>
            <w:tcW w:w="6809" w:type="dxa"/>
            <w:gridSpan w:val="4"/>
            <w:noWrap w:val="0"/>
            <w:vAlign w:val="center"/>
          </w:tcPr>
          <w:p w14:paraId="0B6745E8">
            <w:pPr>
              <w:pStyle w:val="99"/>
            </w:pPr>
            <w:r>
              <w:rPr>
                <w:rFonts w:hint="eastAsia"/>
              </w:rPr>
              <w:t>接收</w:t>
            </w:r>
            <w:r>
              <w:t>到中心机</w:t>
            </w:r>
            <w:r>
              <w:rPr>
                <w:rFonts w:hint="eastAsia"/>
              </w:rPr>
              <w:t>工程参数采集指令（AP-Z002）后20</w:t>
            </w:r>
            <w:r>
              <w:t>ms内返回该帧</w:t>
            </w:r>
          </w:p>
        </w:tc>
      </w:tr>
      <w:tr w14:paraId="6B7CA34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7" w:hRule="atLeast"/>
          <w:jc w:val="center"/>
        </w:trPr>
        <w:tc>
          <w:tcPr>
            <w:tcW w:w="985" w:type="dxa"/>
            <w:vMerge w:val="continue"/>
            <w:noWrap w:val="0"/>
            <w:vAlign w:val="center"/>
          </w:tcPr>
          <w:p w14:paraId="09D885DC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411" w:type="dxa"/>
            <w:noWrap w:val="0"/>
            <w:vAlign w:val="center"/>
          </w:tcPr>
          <w:p w14:paraId="57674722">
            <w:pPr>
              <w:spacing w:line="240" w:lineRule="auto"/>
              <w:ind w:firstLine="0" w:firstLineChars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处理</w:t>
            </w:r>
            <w:r>
              <w:rPr>
                <w:sz w:val="21"/>
                <w:szCs w:val="21"/>
              </w:rPr>
              <w:t>要求</w:t>
            </w:r>
          </w:p>
        </w:tc>
        <w:tc>
          <w:tcPr>
            <w:tcW w:w="6809" w:type="dxa"/>
            <w:gridSpan w:val="4"/>
            <w:noWrap w:val="0"/>
            <w:vAlign w:val="center"/>
          </w:tcPr>
          <w:p w14:paraId="4AC1B827">
            <w:pPr>
              <w:pStyle w:val="99"/>
            </w:pPr>
            <w:r>
              <w:rPr>
                <w:rFonts w:hint="eastAsia"/>
              </w:rPr>
              <w:t>若</w:t>
            </w:r>
            <w:r>
              <w:t>中心机在</w:t>
            </w:r>
            <w:r>
              <w:rPr>
                <w:rFonts w:hint="eastAsia"/>
              </w:rPr>
              <w:t>工程参数采集指令（AP-Z002）发出</w:t>
            </w:r>
            <w:r>
              <w:t>后</w:t>
            </w:r>
            <w:r>
              <w:rPr>
                <w:rFonts w:hint="eastAsia"/>
              </w:rPr>
              <w:t>2</w:t>
            </w:r>
            <w:r>
              <w:t>s内未接收到该帧，则按超时处理</w:t>
            </w:r>
          </w:p>
        </w:tc>
      </w:tr>
    </w:tbl>
    <w:p w14:paraId="0CDCED23">
      <w:pPr>
        <w:ind w:firstLine="0" w:firstLineChars="0"/>
        <w:rPr>
          <w:rFonts w:hint="eastAsia"/>
        </w:rPr>
      </w:pPr>
    </w:p>
    <w:p w14:paraId="1A4B15CC">
      <w:pPr>
        <w:pStyle w:val="6"/>
        <w:spacing w:before="326" w:after="163"/>
        <w:rPr>
          <w:rFonts w:hint="eastAsia"/>
        </w:rPr>
      </w:pPr>
      <w:r>
        <w:rPr>
          <w:rFonts w:hint="eastAsia"/>
        </w:rPr>
        <w:t>工程参数帧23（AP-G023）</w:t>
      </w:r>
    </w:p>
    <w:p w14:paraId="6443984C">
      <w:pPr>
        <w:pStyle w:val="14"/>
      </w:pPr>
      <w:r>
        <w:rPr>
          <w:rFonts w:hint="eastAsia"/>
        </w:rPr>
        <w:t>表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表 \* ARABIC</w:instrText>
      </w:r>
      <w:r>
        <w:instrText xml:space="preserve"> </w:instrText>
      </w:r>
      <w:r>
        <w:fldChar w:fldCharType="separate"/>
      </w:r>
      <w:r>
        <w:rPr>
          <w:lang/>
        </w:rPr>
        <w:t>49</w:t>
      </w:r>
      <w:r>
        <w:fldChar w:fldCharType="end"/>
      </w:r>
      <w:r>
        <w:t>工程参数帧</w:t>
      </w:r>
      <w:r>
        <w:rPr>
          <w:rFonts w:hint="eastAsia"/>
        </w:rPr>
        <w:t>23</w:t>
      </w:r>
      <w:r>
        <w:t>（</w:t>
      </w:r>
      <w:r>
        <w:rPr>
          <w:rFonts w:hint="eastAsia"/>
        </w:rPr>
        <w:t>AP-G023</w:t>
      </w:r>
      <w:r>
        <w:t>）</w:t>
      </w:r>
    </w:p>
    <w:tbl>
      <w:tblPr>
        <w:tblStyle w:val="43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85"/>
        <w:gridCol w:w="1395"/>
        <w:gridCol w:w="630"/>
        <w:gridCol w:w="1950"/>
        <w:gridCol w:w="2670"/>
        <w:gridCol w:w="1564"/>
      </w:tblGrid>
      <w:tr w14:paraId="19BB1D7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4" w:hRule="atLeast"/>
          <w:jc w:val="center"/>
        </w:trPr>
        <w:tc>
          <w:tcPr>
            <w:tcW w:w="9194" w:type="dxa"/>
            <w:gridSpan w:val="6"/>
            <w:noWrap w:val="0"/>
            <w:vAlign w:val="center"/>
          </w:tcPr>
          <w:p w14:paraId="1316ED7B">
            <w:pPr>
              <w:spacing w:line="240" w:lineRule="auto"/>
              <w:ind w:firstLine="0" w:firstLineChars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AI处理板</w:t>
            </w:r>
            <w:r>
              <w:rPr>
                <w:sz w:val="21"/>
                <w:szCs w:val="21"/>
              </w:rPr>
              <w:t>工程参数帧</w:t>
            </w:r>
            <w:r>
              <w:rPr>
                <w:rFonts w:hint="eastAsia"/>
                <w:sz w:val="21"/>
                <w:szCs w:val="21"/>
              </w:rPr>
              <w:t>23格式:AP-G023</w:t>
            </w:r>
          </w:p>
        </w:tc>
      </w:tr>
      <w:tr w14:paraId="7416961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4" w:hRule="atLeast"/>
          <w:jc w:val="center"/>
        </w:trPr>
        <w:tc>
          <w:tcPr>
            <w:tcW w:w="985" w:type="dxa"/>
            <w:noWrap w:val="0"/>
            <w:vAlign w:val="center"/>
          </w:tcPr>
          <w:p w14:paraId="0D8F3BDC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仲裁域</w:t>
            </w:r>
          </w:p>
        </w:tc>
        <w:tc>
          <w:tcPr>
            <w:tcW w:w="2025" w:type="dxa"/>
            <w:gridSpan w:val="2"/>
            <w:noWrap w:val="0"/>
            <w:vAlign w:val="center"/>
          </w:tcPr>
          <w:p w14:paraId="344F8F21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ID28~21</w:t>
            </w:r>
            <w:r>
              <w:rPr>
                <w:rFonts w:hint="eastAsia"/>
                <w:sz w:val="21"/>
                <w:szCs w:val="21"/>
              </w:rPr>
              <w:t>:C9</w:t>
            </w:r>
            <w:r>
              <w:rPr>
                <w:sz w:val="21"/>
                <w:szCs w:val="21"/>
              </w:rPr>
              <w:t>H</w:t>
            </w:r>
          </w:p>
        </w:tc>
        <w:tc>
          <w:tcPr>
            <w:tcW w:w="1950" w:type="dxa"/>
            <w:noWrap w:val="0"/>
            <w:vAlign w:val="center"/>
          </w:tcPr>
          <w:p w14:paraId="7BE664C7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ID20~13</w:t>
            </w:r>
            <w:r>
              <w:rPr>
                <w:rFonts w:hint="eastAsia"/>
                <w:sz w:val="21"/>
                <w:szCs w:val="21"/>
              </w:rPr>
              <w:t>:17</w:t>
            </w:r>
            <w:r>
              <w:rPr>
                <w:sz w:val="21"/>
                <w:szCs w:val="21"/>
              </w:rPr>
              <w:t>H</w:t>
            </w:r>
          </w:p>
        </w:tc>
        <w:tc>
          <w:tcPr>
            <w:tcW w:w="2670" w:type="dxa"/>
            <w:noWrap w:val="0"/>
            <w:vAlign w:val="center"/>
          </w:tcPr>
          <w:p w14:paraId="552B75D9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ID12~ID6</w:t>
            </w:r>
            <w:r>
              <w:rPr>
                <w:rFonts w:hint="eastAsia"/>
                <w:sz w:val="21"/>
                <w:szCs w:val="21"/>
              </w:rPr>
              <w:t>:</w:t>
            </w:r>
          </w:p>
          <w:p w14:paraId="51217594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同ID28~ID22</w:t>
            </w:r>
          </w:p>
        </w:tc>
        <w:tc>
          <w:tcPr>
            <w:tcW w:w="1564" w:type="dxa"/>
            <w:noWrap w:val="0"/>
            <w:vAlign w:val="center"/>
          </w:tcPr>
          <w:p w14:paraId="4B7B0BB8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ID5~0</w:t>
            </w:r>
            <w:r>
              <w:rPr>
                <w:rFonts w:hint="eastAsia"/>
                <w:sz w:val="21"/>
                <w:szCs w:val="21"/>
              </w:rPr>
              <w:t>:</w:t>
            </w:r>
            <w:r>
              <w:rPr>
                <w:sz w:val="21"/>
                <w:szCs w:val="21"/>
              </w:rPr>
              <w:t>00H</w:t>
            </w:r>
          </w:p>
        </w:tc>
      </w:tr>
      <w:tr w14:paraId="05FECC2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4" w:hRule="atLeast"/>
          <w:jc w:val="center"/>
        </w:trPr>
        <w:tc>
          <w:tcPr>
            <w:tcW w:w="985" w:type="dxa"/>
            <w:vMerge w:val="restart"/>
            <w:noWrap w:val="0"/>
            <w:vAlign w:val="center"/>
          </w:tcPr>
          <w:p w14:paraId="03996A64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数据域</w:t>
            </w:r>
          </w:p>
        </w:tc>
        <w:tc>
          <w:tcPr>
            <w:tcW w:w="1395" w:type="dxa"/>
            <w:noWrap w:val="0"/>
            <w:vAlign w:val="center"/>
          </w:tcPr>
          <w:p w14:paraId="2448223A">
            <w:pPr>
              <w:pStyle w:val="99"/>
            </w:pPr>
            <w:r>
              <w:t>DATA0</w:t>
            </w:r>
          </w:p>
        </w:tc>
        <w:tc>
          <w:tcPr>
            <w:tcW w:w="630" w:type="dxa"/>
            <w:noWrap w:val="0"/>
            <w:vAlign w:val="center"/>
          </w:tcPr>
          <w:p w14:paraId="4CA2451A">
            <w:pPr>
              <w:pStyle w:val="99"/>
            </w:pPr>
          </w:p>
        </w:tc>
        <w:tc>
          <w:tcPr>
            <w:tcW w:w="1950" w:type="dxa"/>
            <w:noWrap w:val="0"/>
            <w:vAlign w:val="center"/>
          </w:tcPr>
          <w:p w14:paraId="052CA274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第五个APP ID</w:t>
            </w:r>
          </w:p>
        </w:tc>
        <w:tc>
          <w:tcPr>
            <w:tcW w:w="2670" w:type="dxa"/>
            <w:noWrap w:val="0"/>
            <w:vAlign w:val="center"/>
          </w:tcPr>
          <w:p w14:paraId="4ABAEEE2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05H：任务规划APP</w:t>
            </w:r>
          </w:p>
        </w:tc>
        <w:tc>
          <w:tcPr>
            <w:tcW w:w="1564" w:type="dxa"/>
            <w:noWrap w:val="0"/>
            <w:vAlign w:val="center"/>
          </w:tcPr>
          <w:p w14:paraId="65BD816A">
            <w:pPr>
              <w:pStyle w:val="99"/>
              <w:rPr>
                <w:rFonts w:hint="eastAsia"/>
              </w:rPr>
            </w:pPr>
          </w:p>
        </w:tc>
      </w:tr>
      <w:tr w14:paraId="24363C8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3" w:hRule="atLeast"/>
          <w:jc w:val="center"/>
        </w:trPr>
        <w:tc>
          <w:tcPr>
            <w:tcW w:w="985" w:type="dxa"/>
            <w:vMerge w:val="continue"/>
            <w:noWrap w:val="0"/>
            <w:vAlign w:val="center"/>
          </w:tcPr>
          <w:p w14:paraId="602F8599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395" w:type="dxa"/>
            <w:noWrap w:val="0"/>
            <w:vAlign w:val="center"/>
          </w:tcPr>
          <w:p w14:paraId="2B5C40CF">
            <w:pPr>
              <w:pStyle w:val="99"/>
              <w:rPr>
                <w:rFonts w:hint="eastAsia"/>
              </w:rPr>
            </w:pPr>
            <w:r>
              <w:t>DATA1</w:t>
            </w:r>
          </w:p>
        </w:tc>
        <w:tc>
          <w:tcPr>
            <w:tcW w:w="630" w:type="dxa"/>
            <w:noWrap w:val="0"/>
            <w:vAlign w:val="center"/>
          </w:tcPr>
          <w:p w14:paraId="11F59665">
            <w:pPr>
              <w:pStyle w:val="99"/>
              <w:rPr>
                <w:rFonts w:hint="eastAsia"/>
              </w:rPr>
            </w:pPr>
          </w:p>
        </w:tc>
        <w:tc>
          <w:tcPr>
            <w:tcW w:w="1950" w:type="dxa"/>
            <w:noWrap w:val="0"/>
            <w:vAlign w:val="center"/>
          </w:tcPr>
          <w:p w14:paraId="3404E3D9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第五个APP版本号</w:t>
            </w:r>
          </w:p>
        </w:tc>
        <w:tc>
          <w:tcPr>
            <w:tcW w:w="2670" w:type="dxa"/>
            <w:noWrap w:val="0"/>
            <w:vAlign w:val="center"/>
          </w:tcPr>
          <w:p w14:paraId="2EDF8E42">
            <w:pPr>
              <w:pStyle w:val="99"/>
              <w:rPr>
                <w:rFonts w:hint="eastAsia"/>
              </w:rPr>
            </w:pPr>
          </w:p>
        </w:tc>
        <w:tc>
          <w:tcPr>
            <w:tcW w:w="1564" w:type="dxa"/>
            <w:noWrap w:val="0"/>
            <w:vAlign w:val="center"/>
          </w:tcPr>
          <w:p w14:paraId="57BEB86C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无符号十六进制</w:t>
            </w:r>
          </w:p>
        </w:tc>
      </w:tr>
      <w:tr w14:paraId="185F049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" w:hRule="atLeast"/>
          <w:jc w:val="center"/>
        </w:trPr>
        <w:tc>
          <w:tcPr>
            <w:tcW w:w="985" w:type="dxa"/>
            <w:vMerge w:val="continue"/>
            <w:noWrap w:val="0"/>
            <w:vAlign w:val="center"/>
          </w:tcPr>
          <w:p w14:paraId="26CBB770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395" w:type="dxa"/>
            <w:noWrap w:val="0"/>
            <w:vAlign w:val="center"/>
          </w:tcPr>
          <w:p w14:paraId="15ACBB6C">
            <w:pPr>
              <w:pStyle w:val="99"/>
              <w:rPr>
                <w:rFonts w:hint="eastAsia"/>
              </w:rPr>
            </w:pPr>
            <w:r>
              <w:t>DATA2</w:t>
            </w:r>
          </w:p>
        </w:tc>
        <w:tc>
          <w:tcPr>
            <w:tcW w:w="630" w:type="dxa"/>
            <w:noWrap w:val="0"/>
            <w:vAlign w:val="center"/>
          </w:tcPr>
          <w:p w14:paraId="658D3FBD">
            <w:pPr>
              <w:pStyle w:val="99"/>
              <w:rPr>
                <w:rFonts w:hint="eastAsia"/>
              </w:rPr>
            </w:pPr>
          </w:p>
        </w:tc>
        <w:tc>
          <w:tcPr>
            <w:tcW w:w="1950" w:type="dxa"/>
            <w:noWrap w:val="0"/>
            <w:vAlign w:val="center"/>
          </w:tcPr>
          <w:p w14:paraId="580B9D5E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第五个APP安装状态</w:t>
            </w:r>
          </w:p>
        </w:tc>
        <w:tc>
          <w:tcPr>
            <w:tcW w:w="2670" w:type="dxa"/>
            <w:noWrap w:val="0"/>
            <w:vAlign w:val="center"/>
          </w:tcPr>
          <w:p w14:paraId="00B72803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00H=未安装;</w:t>
            </w:r>
          </w:p>
          <w:p w14:paraId="364B9EDD">
            <w:pPr>
              <w:pStyle w:val="99"/>
              <w:rPr>
                <w:rFonts w:hint="eastAsia" w:eastAsia="等线"/>
                <w:highlight w:val="yellow"/>
              </w:rPr>
            </w:pPr>
            <w:r>
              <w:rPr>
                <w:rFonts w:hint="eastAsia"/>
              </w:rPr>
              <w:t>01H=已安装</w:t>
            </w:r>
          </w:p>
        </w:tc>
        <w:tc>
          <w:tcPr>
            <w:tcW w:w="1564" w:type="dxa"/>
            <w:noWrap w:val="0"/>
            <w:vAlign w:val="center"/>
          </w:tcPr>
          <w:p w14:paraId="0D96B0D0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</w:p>
        </w:tc>
      </w:tr>
      <w:tr w14:paraId="628EDF0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985" w:type="dxa"/>
            <w:vMerge w:val="continue"/>
            <w:noWrap w:val="0"/>
            <w:vAlign w:val="center"/>
          </w:tcPr>
          <w:p w14:paraId="13EA39F2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395" w:type="dxa"/>
            <w:noWrap w:val="0"/>
            <w:vAlign w:val="center"/>
          </w:tcPr>
          <w:p w14:paraId="69B58001">
            <w:pPr>
              <w:pStyle w:val="99"/>
              <w:rPr>
                <w:rFonts w:hint="eastAsia"/>
              </w:rPr>
            </w:pPr>
            <w:r>
              <w:t>DATA</w:t>
            </w:r>
            <w:r>
              <w:rPr>
                <w:rFonts w:hint="eastAsia"/>
              </w:rPr>
              <w:t>3</w:t>
            </w:r>
          </w:p>
        </w:tc>
        <w:tc>
          <w:tcPr>
            <w:tcW w:w="630" w:type="dxa"/>
            <w:noWrap w:val="0"/>
            <w:vAlign w:val="center"/>
          </w:tcPr>
          <w:p w14:paraId="45CE7A6C">
            <w:pPr>
              <w:pStyle w:val="99"/>
            </w:pPr>
          </w:p>
        </w:tc>
        <w:tc>
          <w:tcPr>
            <w:tcW w:w="1950" w:type="dxa"/>
            <w:noWrap w:val="0"/>
            <w:vAlign w:val="center"/>
          </w:tcPr>
          <w:p w14:paraId="4B026934">
            <w:pPr>
              <w:pStyle w:val="99"/>
            </w:pPr>
            <w:r>
              <w:rPr>
                <w:rFonts w:hint="eastAsia"/>
              </w:rPr>
              <w:t>第五个APP运行状态</w:t>
            </w:r>
          </w:p>
        </w:tc>
        <w:tc>
          <w:tcPr>
            <w:tcW w:w="2670" w:type="dxa"/>
            <w:noWrap w:val="0"/>
            <w:vAlign w:val="center"/>
          </w:tcPr>
          <w:p w14:paraId="74D7E871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00H=未运行;</w:t>
            </w:r>
          </w:p>
          <w:p w14:paraId="1BDBEFFF">
            <w:pPr>
              <w:pStyle w:val="99"/>
            </w:pPr>
            <w:r>
              <w:rPr>
                <w:rFonts w:hint="eastAsia"/>
              </w:rPr>
              <w:t>01H=正在运行</w:t>
            </w:r>
          </w:p>
        </w:tc>
        <w:tc>
          <w:tcPr>
            <w:tcW w:w="1564" w:type="dxa"/>
            <w:noWrap w:val="0"/>
            <w:vAlign w:val="center"/>
          </w:tcPr>
          <w:p w14:paraId="1C02E9E5">
            <w:pPr>
              <w:spacing w:line="240" w:lineRule="auto"/>
              <w:ind w:firstLine="0" w:firstLineChars="0"/>
              <w:jc w:val="center"/>
              <w:rPr>
                <w:color w:val="FF0000"/>
                <w:sz w:val="21"/>
                <w:szCs w:val="21"/>
              </w:rPr>
            </w:pPr>
          </w:p>
        </w:tc>
      </w:tr>
      <w:tr w14:paraId="22F461F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985" w:type="dxa"/>
            <w:vMerge w:val="continue"/>
            <w:noWrap w:val="0"/>
            <w:vAlign w:val="center"/>
          </w:tcPr>
          <w:p w14:paraId="625BABFE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395" w:type="dxa"/>
            <w:noWrap w:val="0"/>
            <w:vAlign w:val="center"/>
          </w:tcPr>
          <w:p w14:paraId="5060A3C7">
            <w:pPr>
              <w:pStyle w:val="99"/>
            </w:pPr>
            <w:r>
              <w:rPr>
                <w:rFonts w:hint="eastAsia"/>
              </w:rPr>
              <w:t>DATA4</w:t>
            </w:r>
          </w:p>
        </w:tc>
        <w:tc>
          <w:tcPr>
            <w:tcW w:w="630" w:type="dxa"/>
            <w:noWrap w:val="0"/>
            <w:vAlign w:val="center"/>
          </w:tcPr>
          <w:p w14:paraId="7C1F98CC">
            <w:pPr>
              <w:pStyle w:val="99"/>
            </w:pPr>
          </w:p>
        </w:tc>
        <w:tc>
          <w:tcPr>
            <w:tcW w:w="1950" w:type="dxa"/>
            <w:noWrap w:val="0"/>
            <w:vAlign w:val="center"/>
          </w:tcPr>
          <w:p w14:paraId="7AF1A29D">
            <w:pPr>
              <w:pStyle w:val="99"/>
            </w:pPr>
            <w:r>
              <w:rPr>
                <w:rFonts w:hint="eastAsia"/>
              </w:rPr>
              <w:t>第五个APP数据状态</w:t>
            </w:r>
          </w:p>
        </w:tc>
        <w:tc>
          <w:tcPr>
            <w:tcW w:w="2670" w:type="dxa"/>
            <w:noWrap w:val="0"/>
            <w:vAlign w:val="center"/>
          </w:tcPr>
          <w:p w14:paraId="637ED27E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00H=无数据;</w:t>
            </w:r>
          </w:p>
          <w:p w14:paraId="7AD9532A">
            <w:pPr>
              <w:pStyle w:val="99"/>
            </w:pPr>
            <w:r>
              <w:rPr>
                <w:rFonts w:hint="eastAsia"/>
              </w:rPr>
              <w:t>01H=有数据</w:t>
            </w:r>
          </w:p>
        </w:tc>
        <w:tc>
          <w:tcPr>
            <w:tcW w:w="1564" w:type="dxa"/>
            <w:noWrap w:val="0"/>
            <w:vAlign w:val="center"/>
          </w:tcPr>
          <w:p w14:paraId="4636781E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</w:p>
        </w:tc>
      </w:tr>
      <w:tr w14:paraId="09E645E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  <w:jc w:val="center"/>
        </w:trPr>
        <w:tc>
          <w:tcPr>
            <w:tcW w:w="985" w:type="dxa"/>
            <w:vMerge w:val="continue"/>
            <w:noWrap w:val="0"/>
            <w:vAlign w:val="center"/>
          </w:tcPr>
          <w:p w14:paraId="49847527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395" w:type="dxa"/>
            <w:noWrap w:val="0"/>
            <w:vAlign w:val="center"/>
          </w:tcPr>
          <w:p w14:paraId="2E6E82F6">
            <w:pPr>
              <w:pStyle w:val="99"/>
            </w:pPr>
            <w:r>
              <w:rPr>
                <w:rFonts w:hint="eastAsia"/>
              </w:rPr>
              <w:t>DATA5</w:t>
            </w:r>
          </w:p>
        </w:tc>
        <w:tc>
          <w:tcPr>
            <w:tcW w:w="630" w:type="dxa"/>
            <w:noWrap w:val="0"/>
            <w:vAlign w:val="center"/>
          </w:tcPr>
          <w:p w14:paraId="378BEDF1">
            <w:pPr>
              <w:pStyle w:val="99"/>
            </w:pPr>
          </w:p>
        </w:tc>
        <w:tc>
          <w:tcPr>
            <w:tcW w:w="1950" w:type="dxa"/>
            <w:noWrap w:val="0"/>
            <w:vAlign w:val="center"/>
          </w:tcPr>
          <w:p w14:paraId="36E498FE">
            <w:pPr>
              <w:pStyle w:val="99"/>
            </w:pPr>
            <w:r>
              <w:rPr>
                <w:rFonts w:hint="eastAsia"/>
              </w:rPr>
              <w:t>第五个APP安装包状态</w:t>
            </w:r>
          </w:p>
        </w:tc>
        <w:tc>
          <w:tcPr>
            <w:tcW w:w="2670" w:type="dxa"/>
            <w:noWrap w:val="0"/>
            <w:vAlign w:val="center"/>
          </w:tcPr>
          <w:p w14:paraId="0EB88661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00H=未上注;</w:t>
            </w:r>
          </w:p>
          <w:p w14:paraId="154E8F48">
            <w:pPr>
              <w:pStyle w:val="99"/>
            </w:pPr>
            <w:r>
              <w:rPr>
                <w:rFonts w:hint="eastAsia"/>
              </w:rPr>
              <w:t>01H=已上注</w:t>
            </w:r>
          </w:p>
        </w:tc>
        <w:tc>
          <w:tcPr>
            <w:tcW w:w="1564" w:type="dxa"/>
            <w:noWrap w:val="0"/>
            <w:vAlign w:val="center"/>
          </w:tcPr>
          <w:p w14:paraId="4EB116F8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</w:p>
        </w:tc>
      </w:tr>
      <w:tr w14:paraId="7C21FF8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  <w:jc w:val="center"/>
        </w:trPr>
        <w:tc>
          <w:tcPr>
            <w:tcW w:w="985" w:type="dxa"/>
            <w:vMerge w:val="continue"/>
            <w:noWrap w:val="0"/>
            <w:vAlign w:val="center"/>
          </w:tcPr>
          <w:p w14:paraId="0FE36661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395" w:type="dxa"/>
            <w:noWrap w:val="0"/>
            <w:vAlign w:val="center"/>
          </w:tcPr>
          <w:p w14:paraId="587FD612">
            <w:pPr>
              <w:pStyle w:val="99"/>
            </w:pPr>
            <w:r>
              <w:rPr>
                <w:rFonts w:hint="eastAsia"/>
              </w:rPr>
              <w:t>DATA6</w:t>
            </w:r>
          </w:p>
        </w:tc>
        <w:tc>
          <w:tcPr>
            <w:tcW w:w="630" w:type="dxa"/>
            <w:noWrap w:val="0"/>
            <w:vAlign w:val="center"/>
          </w:tcPr>
          <w:p w14:paraId="743B5206">
            <w:pPr>
              <w:pStyle w:val="99"/>
            </w:pPr>
          </w:p>
        </w:tc>
        <w:tc>
          <w:tcPr>
            <w:tcW w:w="1950" w:type="dxa"/>
            <w:noWrap w:val="0"/>
            <w:vAlign w:val="center"/>
          </w:tcPr>
          <w:p w14:paraId="176E0211">
            <w:pPr>
              <w:pStyle w:val="99"/>
            </w:pPr>
            <w:r>
              <w:rPr>
                <w:rFonts w:hint="eastAsia"/>
              </w:rPr>
              <w:t>第五个APP更新包状态</w:t>
            </w:r>
          </w:p>
        </w:tc>
        <w:tc>
          <w:tcPr>
            <w:tcW w:w="2670" w:type="dxa"/>
            <w:noWrap w:val="0"/>
            <w:vAlign w:val="center"/>
          </w:tcPr>
          <w:p w14:paraId="1482E9D6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00H=未上注;</w:t>
            </w:r>
          </w:p>
          <w:p w14:paraId="6E6E59AA">
            <w:pPr>
              <w:pStyle w:val="99"/>
            </w:pPr>
            <w:r>
              <w:rPr>
                <w:rFonts w:hint="eastAsia"/>
              </w:rPr>
              <w:t>01H=已上注</w:t>
            </w:r>
          </w:p>
        </w:tc>
        <w:tc>
          <w:tcPr>
            <w:tcW w:w="1564" w:type="dxa"/>
            <w:noWrap w:val="0"/>
            <w:vAlign w:val="center"/>
          </w:tcPr>
          <w:p w14:paraId="2DC804E4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</w:p>
        </w:tc>
      </w:tr>
      <w:tr w14:paraId="3F1E21C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  <w:jc w:val="center"/>
        </w:trPr>
        <w:tc>
          <w:tcPr>
            <w:tcW w:w="985" w:type="dxa"/>
            <w:vMerge w:val="continue"/>
            <w:noWrap w:val="0"/>
            <w:vAlign w:val="center"/>
          </w:tcPr>
          <w:p w14:paraId="623DF47D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395" w:type="dxa"/>
            <w:noWrap w:val="0"/>
            <w:vAlign w:val="center"/>
          </w:tcPr>
          <w:p w14:paraId="3D185A88">
            <w:pPr>
              <w:pStyle w:val="99"/>
            </w:pPr>
            <w:r>
              <w:rPr>
                <w:rFonts w:hint="eastAsia"/>
              </w:rPr>
              <w:t>DATA7</w:t>
            </w:r>
          </w:p>
        </w:tc>
        <w:tc>
          <w:tcPr>
            <w:tcW w:w="630" w:type="dxa"/>
            <w:noWrap w:val="0"/>
            <w:vAlign w:val="center"/>
          </w:tcPr>
          <w:p w14:paraId="21025A05">
            <w:pPr>
              <w:pStyle w:val="99"/>
            </w:pPr>
          </w:p>
        </w:tc>
        <w:tc>
          <w:tcPr>
            <w:tcW w:w="1950" w:type="dxa"/>
            <w:noWrap w:val="0"/>
            <w:vAlign w:val="center"/>
          </w:tcPr>
          <w:p w14:paraId="412230B7">
            <w:pPr>
              <w:pStyle w:val="99"/>
            </w:pPr>
            <w:r>
              <w:rPr>
                <w:rFonts w:hint="eastAsia"/>
              </w:rPr>
              <w:t>保留</w:t>
            </w:r>
          </w:p>
        </w:tc>
        <w:tc>
          <w:tcPr>
            <w:tcW w:w="2670" w:type="dxa"/>
            <w:noWrap w:val="0"/>
            <w:vAlign w:val="center"/>
          </w:tcPr>
          <w:p w14:paraId="66C1F753">
            <w:pPr>
              <w:pStyle w:val="99"/>
            </w:pPr>
            <w:r>
              <w:rPr>
                <w:rFonts w:hint="eastAsia"/>
              </w:rPr>
              <w:t>A</w:t>
            </w:r>
            <w:r>
              <w:t>AH</w:t>
            </w:r>
          </w:p>
        </w:tc>
        <w:tc>
          <w:tcPr>
            <w:tcW w:w="1564" w:type="dxa"/>
            <w:noWrap w:val="0"/>
            <w:vAlign w:val="center"/>
          </w:tcPr>
          <w:p w14:paraId="3B7D5C5C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</w:p>
        </w:tc>
      </w:tr>
      <w:tr w14:paraId="4FC4C1A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7" w:hRule="atLeast"/>
          <w:jc w:val="center"/>
        </w:trPr>
        <w:tc>
          <w:tcPr>
            <w:tcW w:w="985" w:type="dxa"/>
            <w:vMerge w:val="restart"/>
            <w:noWrap w:val="0"/>
            <w:vAlign w:val="center"/>
          </w:tcPr>
          <w:p w14:paraId="7354125F">
            <w:pPr>
              <w:spacing w:line="240" w:lineRule="auto"/>
              <w:ind w:firstLine="0" w:firstLineChars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使用</w:t>
            </w:r>
            <w:r>
              <w:rPr>
                <w:sz w:val="21"/>
                <w:szCs w:val="21"/>
              </w:rPr>
              <w:t>说明</w:t>
            </w:r>
          </w:p>
        </w:tc>
        <w:tc>
          <w:tcPr>
            <w:tcW w:w="1395" w:type="dxa"/>
            <w:noWrap w:val="0"/>
            <w:vAlign w:val="center"/>
          </w:tcPr>
          <w:p w14:paraId="6A910630">
            <w:pPr>
              <w:spacing w:line="240" w:lineRule="auto"/>
              <w:ind w:firstLine="0" w:firstLineChars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发送</w:t>
            </w:r>
            <w:r>
              <w:rPr>
                <w:sz w:val="21"/>
                <w:szCs w:val="21"/>
              </w:rPr>
              <w:t>条件</w:t>
            </w:r>
          </w:p>
        </w:tc>
        <w:tc>
          <w:tcPr>
            <w:tcW w:w="6814" w:type="dxa"/>
            <w:gridSpan w:val="4"/>
            <w:noWrap w:val="0"/>
            <w:vAlign w:val="center"/>
          </w:tcPr>
          <w:p w14:paraId="70C9470C">
            <w:pPr>
              <w:pStyle w:val="99"/>
            </w:pPr>
            <w:r>
              <w:rPr>
                <w:rFonts w:hint="eastAsia"/>
              </w:rPr>
              <w:t>接收</w:t>
            </w:r>
            <w:r>
              <w:t>到中心机</w:t>
            </w:r>
            <w:r>
              <w:rPr>
                <w:rFonts w:hint="eastAsia"/>
              </w:rPr>
              <w:t>工程参数采集指令（AP-Z002）后20</w:t>
            </w:r>
            <w:r>
              <w:t>ms内返回该帧</w:t>
            </w:r>
          </w:p>
        </w:tc>
      </w:tr>
      <w:tr w14:paraId="167D965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7" w:hRule="atLeast"/>
          <w:jc w:val="center"/>
        </w:trPr>
        <w:tc>
          <w:tcPr>
            <w:tcW w:w="985" w:type="dxa"/>
            <w:vMerge w:val="continue"/>
            <w:noWrap w:val="0"/>
            <w:vAlign w:val="center"/>
          </w:tcPr>
          <w:p w14:paraId="3BA436B0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395" w:type="dxa"/>
            <w:noWrap w:val="0"/>
            <w:vAlign w:val="center"/>
          </w:tcPr>
          <w:p w14:paraId="7E55D3D2">
            <w:pPr>
              <w:spacing w:line="240" w:lineRule="auto"/>
              <w:ind w:firstLine="0" w:firstLineChars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处理</w:t>
            </w:r>
            <w:r>
              <w:rPr>
                <w:sz w:val="21"/>
                <w:szCs w:val="21"/>
              </w:rPr>
              <w:t>要求</w:t>
            </w:r>
          </w:p>
        </w:tc>
        <w:tc>
          <w:tcPr>
            <w:tcW w:w="6814" w:type="dxa"/>
            <w:gridSpan w:val="4"/>
            <w:noWrap w:val="0"/>
            <w:vAlign w:val="center"/>
          </w:tcPr>
          <w:p w14:paraId="46D23614">
            <w:pPr>
              <w:pStyle w:val="99"/>
            </w:pPr>
            <w:r>
              <w:rPr>
                <w:rFonts w:hint="eastAsia"/>
              </w:rPr>
              <w:t>若</w:t>
            </w:r>
            <w:r>
              <w:t>中心机在</w:t>
            </w:r>
            <w:r>
              <w:rPr>
                <w:rFonts w:hint="eastAsia"/>
              </w:rPr>
              <w:t>工程参数采集指令（AP-Z002）发出</w:t>
            </w:r>
            <w:r>
              <w:t>后</w:t>
            </w:r>
            <w:r>
              <w:rPr>
                <w:rFonts w:hint="eastAsia"/>
              </w:rPr>
              <w:t>2</w:t>
            </w:r>
            <w:r>
              <w:t>s内未接收到该帧，则按超时处理</w:t>
            </w:r>
          </w:p>
        </w:tc>
      </w:tr>
    </w:tbl>
    <w:p w14:paraId="07A08B8B">
      <w:pPr>
        <w:ind w:firstLine="480"/>
      </w:pPr>
    </w:p>
    <w:p w14:paraId="63B80724">
      <w:pPr>
        <w:pStyle w:val="6"/>
        <w:spacing w:before="326" w:after="163"/>
        <w:rPr>
          <w:rFonts w:hint="eastAsia"/>
        </w:rPr>
      </w:pPr>
      <w:r>
        <w:rPr>
          <w:rFonts w:hint="eastAsia"/>
        </w:rPr>
        <w:t>工程参数帧24（AP-G024）</w:t>
      </w:r>
    </w:p>
    <w:p w14:paraId="1A409A0A">
      <w:pPr>
        <w:pStyle w:val="14"/>
      </w:pPr>
      <w:r>
        <w:rPr>
          <w:rFonts w:hint="eastAsia"/>
        </w:rPr>
        <w:t>表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表 \* ARABIC</w:instrText>
      </w:r>
      <w:r>
        <w:instrText xml:space="preserve"> </w:instrText>
      </w:r>
      <w:r>
        <w:fldChar w:fldCharType="separate"/>
      </w:r>
      <w:r>
        <w:rPr>
          <w:lang/>
        </w:rPr>
        <w:t>50</w:t>
      </w:r>
      <w:r>
        <w:fldChar w:fldCharType="end"/>
      </w:r>
      <w:r>
        <w:t>工程参数帧</w:t>
      </w:r>
      <w:r>
        <w:rPr>
          <w:rFonts w:hint="eastAsia"/>
        </w:rPr>
        <w:t>24</w:t>
      </w:r>
      <w:r>
        <w:t>（</w:t>
      </w:r>
      <w:r>
        <w:rPr>
          <w:rFonts w:hint="eastAsia"/>
        </w:rPr>
        <w:t>AP-G024</w:t>
      </w:r>
      <w:r>
        <w:t>）</w:t>
      </w:r>
    </w:p>
    <w:tbl>
      <w:tblPr>
        <w:tblStyle w:val="43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85"/>
        <w:gridCol w:w="1411"/>
        <w:gridCol w:w="580"/>
        <w:gridCol w:w="2010"/>
        <w:gridCol w:w="2660"/>
        <w:gridCol w:w="1559"/>
      </w:tblGrid>
      <w:tr w14:paraId="403DF1D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4" w:hRule="atLeast"/>
          <w:jc w:val="center"/>
        </w:trPr>
        <w:tc>
          <w:tcPr>
            <w:tcW w:w="9205" w:type="dxa"/>
            <w:gridSpan w:val="6"/>
            <w:noWrap w:val="0"/>
            <w:vAlign w:val="center"/>
          </w:tcPr>
          <w:p w14:paraId="32BBC893">
            <w:pPr>
              <w:spacing w:line="240" w:lineRule="auto"/>
              <w:ind w:firstLine="0" w:firstLineChars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AI处理板</w:t>
            </w:r>
            <w:r>
              <w:rPr>
                <w:sz w:val="21"/>
                <w:szCs w:val="21"/>
              </w:rPr>
              <w:t>工程参数帧</w:t>
            </w:r>
            <w:r>
              <w:rPr>
                <w:rFonts w:hint="eastAsia"/>
                <w:sz w:val="21"/>
                <w:szCs w:val="21"/>
              </w:rPr>
              <w:t>24格式:AP-G024</w:t>
            </w:r>
          </w:p>
        </w:tc>
      </w:tr>
      <w:tr w14:paraId="6DE2FB9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4" w:hRule="atLeast"/>
          <w:jc w:val="center"/>
        </w:trPr>
        <w:tc>
          <w:tcPr>
            <w:tcW w:w="985" w:type="dxa"/>
            <w:noWrap w:val="0"/>
            <w:vAlign w:val="center"/>
          </w:tcPr>
          <w:p w14:paraId="1CBEC369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仲裁域</w:t>
            </w:r>
          </w:p>
        </w:tc>
        <w:tc>
          <w:tcPr>
            <w:tcW w:w="1991" w:type="dxa"/>
            <w:gridSpan w:val="2"/>
            <w:noWrap w:val="0"/>
            <w:vAlign w:val="center"/>
          </w:tcPr>
          <w:p w14:paraId="4EF9C22E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ID28~21</w:t>
            </w:r>
            <w:r>
              <w:rPr>
                <w:rFonts w:hint="eastAsia"/>
                <w:sz w:val="21"/>
                <w:szCs w:val="21"/>
              </w:rPr>
              <w:t>:C9</w:t>
            </w:r>
            <w:r>
              <w:rPr>
                <w:sz w:val="21"/>
                <w:szCs w:val="21"/>
              </w:rPr>
              <w:t>H</w:t>
            </w:r>
          </w:p>
        </w:tc>
        <w:tc>
          <w:tcPr>
            <w:tcW w:w="2010" w:type="dxa"/>
            <w:noWrap w:val="0"/>
            <w:vAlign w:val="center"/>
          </w:tcPr>
          <w:p w14:paraId="1E8EC01F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ID20~13</w:t>
            </w:r>
            <w:r>
              <w:rPr>
                <w:rFonts w:hint="eastAsia"/>
                <w:sz w:val="21"/>
                <w:szCs w:val="21"/>
              </w:rPr>
              <w:t>:18</w:t>
            </w:r>
            <w:r>
              <w:rPr>
                <w:sz w:val="21"/>
                <w:szCs w:val="21"/>
              </w:rPr>
              <w:t>H</w:t>
            </w:r>
          </w:p>
        </w:tc>
        <w:tc>
          <w:tcPr>
            <w:tcW w:w="2660" w:type="dxa"/>
            <w:noWrap w:val="0"/>
            <w:vAlign w:val="center"/>
          </w:tcPr>
          <w:p w14:paraId="1EE59CD4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ID12~ID6</w:t>
            </w:r>
            <w:r>
              <w:rPr>
                <w:rFonts w:hint="eastAsia"/>
                <w:sz w:val="21"/>
                <w:szCs w:val="21"/>
              </w:rPr>
              <w:t>:</w:t>
            </w:r>
          </w:p>
          <w:p w14:paraId="2210D389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同ID28~ID22</w:t>
            </w:r>
          </w:p>
        </w:tc>
        <w:tc>
          <w:tcPr>
            <w:tcW w:w="1559" w:type="dxa"/>
            <w:noWrap w:val="0"/>
            <w:vAlign w:val="center"/>
          </w:tcPr>
          <w:p w14:paraId="11B1F0E8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ID5~0</w:t>
            </w:r>
            <w:r>
              <w:rPr>
                <w:rFonts w:hint="eastAsia"/>
                <w:sz w:val="21"/>
                <w:szCs w:val="21"/>
              </w:rPr>
              <w:t>:</w:t>
            </w:r>
            <w:r>
              <w:rPr>
                <w:sz w:val="21"/>
                <w:szCs w:val="21"/>
              </w:rPr>
              <w:t>00H</w:t>
            </w:r>
          </w:p>
        </w:tc>
      </w:tr>
      <w:tr w14:paraId="6299A1D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4" w:hRule="atLeast"/>
          <w:jc w:val="center"/>
        </w:trPr>
        <w:tc>
          <w:tcPr>
            <w:tcW w:w="985" w:type="dxa"/>
            <w:vMerge w:val="restart"/>
            <w:noWrap w:val="0"/>
            <w:vAlign w:val="center"/>
          </w:tcPr>
          <w:p w14:paraId="1A293504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数据域</w:t>
            </w:r>
          </w:p>
        </w:tc>
        <w:tc>
          <w:tcPr>
            <w:tcW w:w="1411" w:type="dxa"/>
            <w:noWrap w:val="0"/>
            <w:vAlign w:val="center"/>
          </w:tcPr>
          <w:p w14:paraId="018469F1">
            <w:pPr>
              <w:pStyle w:val="99"/>
              <w:rPr>
                <w:rFonts w:hint="eastAsia"/>
              </w:rPr>
            </w:pPr>
            <w:r>
              <w:t>DATA0</w:t>
            </w:r>
          </w:p>
        </w:tc>
        <w:tc>
          <w:tcPr>
            <w:tcW w:w="580" w:type="dxa"/>
            <w:noWrap w:val="0"/>
            <w:vAlign w:val="center"/>
          </w:tcPr>
          <w:p w14:paraId="34A74C19">
            <w:pPr>
              <w:pStyle w:val="99"/>
            </w:pPr>
          </w:p>
        </w:tc>
        <w:tc>
          <w:tcPr>
            <w:tcW w:w="2010" w:type="dxa"/>
            <w:noWrap w:val="0"/>
            <w:vAlign w:val="center"/>
          </w:tcPr>
          <w:p w14:paraId="3FFEC446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任务规划APP工作状态</w:t>
            </w:r>
          </w:p>
        </w:tc>
        <w:tc>
          <w:tcPr>
            <w:tcW w:w="2660" w:type="dxa"/>
            <w:noWrap w:val="0"/>
            <w:vAlign w:val="center"/>
          </w:tcPr>
          <w:p w14:paraId="22F256D9">
            <w:pPr>
              <w:pStyle w:val="41"/>
              <w:spacing w:after="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00H=待命;</w:t>
            </w:r>
          </w:p>
          <w:p w14:paraId="09DD5944">
            <w:pPr>
              <w:pStyle w:val="41"/>
              <w:spacing w:after="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01H=正在规划;</w:t>
            </w:r>
          </w:p>
          <w:p w14:paraId="539EBB52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02H=规划完成</w:t>
            </w:r>
          </w:p>
        </w:tc>
        <w:tc>
          <w:tcPr>
            <w:tcW w:w="1559" w:type="dxa"/>
            <w:noWrap w:val="0"/>
            <w:vAlign w:val="top"/>
          </w:tcPr>
          <w:p w14:paraId="12827C78">
            <w:pPr>
              <w:pStyle w:val="99"/>
              <w:rPr>
                <w:rFonts w:hint="eastAsia"/>
              </w:rPr>
            </w:pPr>
          </w:p>
        </w:tc>
      </w:tr>
      <w:tr w14:paraId="1BA0FD8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4" w:hRule="atLeast"/>
          <w:jc w:val="center"/>
        </w:trPr>
        <w:tc>
          <w:tcPr>
            <w:tcW w:w="985" w:type="dxa"/>
            <w:vMerge w:val="continue"/>
            <w:noWrap w:val="0"/>
            <w:vAlign w:val="center"/>
          </w:tcPr>
          <w:p w14:paraId="73B7D394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411" w:type="dxa"/>
            <w:noWrap w:val="0"/>
            <w:vAlign w:val="center"/>
          </w:tcPr>
          <w:p w14:paraId="51B2ED7C">
            <w:pPr>
              <w:pStyle w:val="99"/>
              <w:rPr>
                <w:rFonts w:hint="eastAsia"/>
              </w:rPr>
            </w:pPr>
            <w:r>
              <w:t>DATA</w:t>
            </w:r>
            <w:r>
              <w:rPr>
                <w:rFonts w:hint="eastAsia"/>
              </w:rPr>
              <w:t>1~4</w:t>
            </w:r>
          </w:p>
        </w:tc>
        <w:tc>
          <w:tcPr>
            <w:tcW w:w="580" w:type="dxa"/>
            <w:noWrap w:val="0"/>
            <w:vAlign w:val="center"/>
          </w:tcPr>
          <w:p w14:paraId="31DA2DCD">
            <w:pPr>
              <w:pStyle w:val="99"/>
            </w:pPr>
          </w:p>
        </w:tc>
        <w:tc>
          <w:tcPr>
            <w:tcW w:w="2010" w:type="dxa"/>
            <w:noWrap w:val="0"/>
            <w:vAlign w:val="center"/>
          </w:tcPr>
          <w:p w14:paraId="1019212C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相机开机时刻秒</w:t>
            </w:r>
          </w:p>
        </w:tc>
        <w:tc>
          <w:tcPr>
            <w:tcW w:w="2660" w:type="dxa"/>
            <w:noWrap w:val="0"/>
            <w:vAlign w:val="center"/>
          </w:tcPr>
          <w:p w14:paraId="4220BE6E">
            <w:pPr>
              <w:pStyle w:val="99"/>
              <w:rPr>
                <w:rFonts w:hint="eastAsia"/>
              </w:rPr>
            </w:pPr>
          </w:p>
        </w:tc>
        <w:tc>
          <w:tcPr>
            <w:tcW w:w="1559" w:type="dxa"/>
            <w:noWrap w:val="0"/>
            <w:vAlign w:val="center"/>
          </w:tcPr>
          <w:p w14:paraId="6912E764">
            <w:pPr>
              <w:pStyle w:val="99"/>
              <w:jc w:val="both"/>
              <w:rPr>
                <w:rFonts w:hint="eastAsia"/>
              </w:rPr>
            </w:pPr>
            <w:r>
              <w:rPr>
                <w:rFonts w:hint="eastAsia"/>
              </w:rPr>
              <w:t>UTC时间（起始时间2</w:t>
            </w:r>
            <w:r>
              <w:t>000</w:t>
            </w:r>
            <w:r>
              <w:rPr>
                <w:rFonts w:hint="eastAsia"/>
              </w:rPr>
              <w:t>年1月1日1</w:t>
            </w:r>
            <w:r>
              <w:t>2</w:t>
            </w:r>
            <w:r>
              <w:rPr>
                <w:rFonts w:hint="eastAsia"/>
              </w:rPr>
              <w:t>时0</w:t>
            </w:r>
            <w:r>
              <w:t>0</w:t>
            </w:r>
            <w:r>
              <w:rPr>
                <w:rFonts w:hint="eastAsia"/>
              </w:rPr>
              <w:t>分0</w:t>
            </w:r>
            <w:r>
              <w:t>0</w:t>
            </w:r>
            <w:r>
              <w:rPr>
                <w:rFonts w:hint="eastAsia"/>
              </w:rPr>
              <w:t>秒），高字节在前</w:t>
            </w:r>
          </w:p>
        </w:tc>
      </w:tr>
      <w:tr w14:paraId="0FA833B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985" w:type="dxa"/>
            <w:vMerge w:val="continue"/>
            <w:noWrap w:val="0"/>
            <w:vAlign w:val="center"/>
          </w:tcPr>
          <w:p w14:paraId="47762F0B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411" w:type="dxa"/>
            <w:noWrap w:val="0"/>
            <w:vAlign w:val="center"/>
          </w:tcPr>
          <w:p w14:paraId="50AEC04F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DATA5~6</w:t>
            </w:r>
          </w:p>
        </w:tc>
        <w:tc>
          <w:tcPr>
            <w:tcW w:w="580" w:type="dxa"/>
            <w:noWrap w:val="0"/>
            <w:vAlign w:val="center"/>
          </w:tcPr>
          <w:p w14:paraId="49E5AE2D">
            <w:pPr>
              <w:pStyle w:val="99"/>
            </w:pPr>
          </w:p>
        </w:tc>
        <w:tc>
          <w:tcPr>
            <w:tcW w:w="2010" w:type="dxa"/>
            <w:noWrap w:val="0"/>
            <w:vAlign w:val="center"/>
          </w:tcPr>
          <w:p w14:paraId="1CF11012">
            <w:pPr>
              <w:pStyle w:val="99"/>
            </w:pPr>
            <w:r>
              <w:rPr>
                <w:rFonts w:hint="eastAsia"/>
              </w:rPr>
              <w:t>相机开机时刻毫秒</w:t>
            </w:r>
          </w:p>
        </w:tc>
        <w:tc>
          <w:tcPr>
            <w:tcW w:w="2660" w:type="dxa"/>
            <w:noWrap w:val="0"/>
            <w:vAlign w:val="center"/>
          </w:tcPr>
          <w:p w14:paraId="07D88BCB">
            <w:pPr>
              <w:pStyle w:val="99"/>
            </w:pPr>
          </w:p>
        </w:tc>
        <w:tc>
          <w:tcPr>
            <w:tcW w:w="1559" w:type="dxa"/>
            <w:noWrap w:val="0"/>
            <w:vAlign w:val="center"/>
          </w:tcPr>
          <w:p w14:paraId="009154A1">
            <w:pPr>
              <w:pStyle w:val="99"/>
              <w:jc w:val="both"/>
            </w:pPr>
            <w:r>
              <w:rPr>
                <w:rFonts w:hint="eastAsia"/>
              </w:rPr>
              <w:t>无符号十六进制，0~1000，单位ms，高字节在前</w:t>
            </w:r>
          </w:p>
        </w:tc>
      </w:tr>
      <w:tr w14:paraId="65D3DD0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  <w:jc w:val="center"/>
        </w:trPr>
        <w:tc>
          <w:tcPr>
            <w:tcW w:w="985" w:type="dxa"/>
            <w:vMerge w:val="continue"/>
            <w:noWrap w:val="0"/>
            <w:vAlign w:val="center"/>
          </w:tcPr>
          <w:p w14:paraId="2E4DA7F6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411" w:type="dxa"/>
            <w:noWrap w:val="0"/>
            <w:vAlign w:val="center"/>
          </w:tcPr>
          <w:p w14:paraId="2379DF4A">
            <w:pPr>
              <w:pStyle w:val="99"/>
            </w:pPr>
            <w:r>
              <w:rPr>
                <w:rFonts w:hint="eastAsia"/>
              </w:rPr>
              <w:t>DATA7</w:t>
            </w:r>
          </w:p>
        </w:tc>
        <w:tc>
          <w:tcPr>
            <w:tcW w:w="580" w:type="dxa"/>
            <w:noWrap w:val="0"/>
            <w:vAlign w:val="center"/>
          </w:tcPr>
          <w:p w14:paraId="4D7CAA06">
            <w:pPr>
              <w:pStyle w:val="99"/>
            </w:pPr>
          </w:p>
        </w:tc>
        <w:tc>
          <w:tcPr>
            <w:tcW w:w="2010" w:type="dxa"/>
            <w:noWrap w:val="0"/>
            <w:vAlign w:val="center"/>
          </w:tcPr>
          <w:p w14:paraId="2A39E4B8">
            <w:pPr>
              <w:pStyle w:val="99"/>
            </w:pPr>
            <w:r>
              <w:rPr>
                <w:rFonts w:hint="eastAsia"/>
              </w:rPr>
              <w:t>保留</w:t>
            </w:r>
          </w:p>
        </w:tc>
        <w:tc>
          <w:tcPr>
            <w:tcW w:w="2660" w:type="dxa"/>
            <w:noWrap w:val="0"/>
            <w:vAlign w:val="center"/>
          </w:tcPr>
          <w:p w14:paraId="1C491EE7">
            <w:pPr>
              <w:pStyle w:val="99"/>
            </w:pPr>
            <w:r>
              <w:rPr>
                <w:rFonts w:hint="eastAsia"/>
              </w:rPr>
              <w:t>A</w:t>
            </w:r>
            <w:r>
              <w:t>AH</w:t>
            </w:r>
          </w:p>
        </w:tc>
        <w:tc>
          <w:tcPr>
            <w:tcW w:w="1559" w:type="dxa"/>
            <w:noWrap w:val="0"/>
            <w:vAlign w:val="top"/>
          </w:tcPr>
          <w:p w14:paraId="231D552A">
            <w:pPr>
              <w:pStyle w:val="99"/>
            </w:pPr>
          </w:p>
        </w:tc>
      </w:tr>
      <w:tr w14:paraId="3A3850B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7" w:hRule="atLeast"/>
          <w:jc w:val="center"/>
        </w:trPr>
        <w:tc>
          <w:tcPr>
            <w:tcW w:w="985" w:type="dxa"/>
            <w:vMerge w:val="restart"/>
            <w:noWrap w:val="0"/>
            <w:vAlign w:val="center"/>
          </w:tcPr>
          <w:p w14:paraId="0EFA521D">
            <w:pPr>
              <w:spacing w:line="240" w:lineRule="auto"/>
              <w:ind w:firstLine="0" w:firstLineChars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使用</w:t>
            </w:r>
            <w:r>
              <w:rPr>
                <w:sz w:val="21"/>
                <w:szCs w:val="21"/>
              </w:rPr>
              <w:t>说明</w:t>
            </w:r>
          </w:p>
        </w:tc>
        <w:tc>
          <w:tcPr>
            <w:tcW w:w="1411" w:type="dxa"/>
            <w:noWrap w:val="0"/>
            <w:vAlign w:val="center"/>
          </w:tcPr>
          <w:p w14:paraId="45036BCF">
            <w:pPr>
              <w:spacing w:line="240" w:lineRule="auto"/>
              <w:ind w:firstLine="0" w:firstLineChars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发送</w:t>
            </w:r>
            <w:r>
              <w:rPr>
                <w:sz w:val="21"/>
                <w:szCs w:val="21"/>
              </w:rPr>
              <w:t>条件</w:t>
            </w:r>
          </w:p>
        </w:tc>
        <w:tc>
          <w:tcPr>
            <w:tcW w:w="6809" w:type="dxa"/>
            <w:gridSpan w:val="4"/>
            <w:noWrap w:val="0"/>
            <w:vAlign w:val="center"/>
          </w:tcPr>
          <w:p w14:paraId="3A99531B">
            <w:pPr>
              <w:pStyle w:val="99"/>
            </w:pPr>
            <w:r>
              <w:rPr>
                <w:rFonts w:hint="eastAsia"/>
              </w:rPr>
              <w:t>接收</w:t>
            </w:r>
            <w:r>
              <w:t>到中心机</w:t>
            </w:r>
            <w:r>
              <w:rPr>
                <w:rFonts w:hint="eastAsia"/>
              </w:rPr>
              <w:t>工程参数采集指令（AP-Z002）后20</w:t>
            </w:r>
            <w:r>
              <w:t>ms内返回该帧</w:t>
            </w:r>
          </w:p>
        </w:tc>
      </w:tr>
      <w:tr w14:paraId="5A3E095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7" w:hRule="atLeast"/>
          <w:jc w:val="center"/>
        </w:trPr>
        <w:tc>
          <w:tcPr>
            <w:tcW w:w="985" w:type="dxa"/>
            <w:vMerge w:val="continue"/>
            <w:noWrap w:val="0"/>
            <w:vAlign w:val="center"/>
          </w:tcPr>
          <w:p w14:paraId="1207B910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411" w:type="dxa"/>
            <w:noWrap w:val="0"/>
            <w:vAlign w:val="center"/>
          </w:tcPr>
          <w:p w14:paraId="1166DB0B">
            <w:pPr>
              <w:spacing w:line="240" w:lineRule="auto"/>
              <w:ind w:firstLine="0" w:firstLineChars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处理</w:t>
            </w:r>
            <w:r>
              <w:rPr>
                <w:sz w:val="21"/>
                <w:szCs w:val="21"/>
              </w:rPr>
              <w:t>要求</w:t>
            </w:r>
          </w:p>
        </w:tc>
        <w:tc>
          <w:tcPr>
            <w:tcW w:w="6809" w:type="dxa"/>
            <w:gridSpan w:val="4"/>
            <w:noWrap w:val="0"/>
            <w:vAlign w:val="center"/>
          </w:tcPr>
          <w:p w14:paraId="291DF026">
            <w:pPr>
              <w:pStyle w:val="99"/>
            </w:pPr>
            <w:r>
              <w:rPr>
                <w:rFonts w:hint="eastAsia"/>
              </w:rPr>
              <w:t>若</w:t>
            </w:r>
            <w:r>
              <w:t>中心机在</w:t>
            </w:r>
            <w:r>
              <w:rPr>
                <w:rFonts w:hint="eastAsia"/>
              </w:rPr>
              <w:t>工程参数采集指令（AP-Z002）发出</w:t>
            </w:r>
            <w:r>
              <w:t>后</w:t>
            </w:r>
            <w:r>
              <w:rPr>
                <w:rFonts w:hint="eastAsia"/>
              </w:rPr>
              <w:t>2</w:t>
            </w:r>
            <w:r>
              <w:t>s内未接收到该帧，则按超时处理</w:t>
            </w:r>
          </w:p>
        </w:tc>
      </w:tr>
    </w:tbl>
    <w:p w14:paraId="349C59A2">
      <w:pPr>
        <w:ind w:firstLine="480"/>
      </w:pPr>
    </w:p>
    <w:p w14:paraId="2FDC8E83">
      <w:pPr>
        <w:pStyle w:val="6"/>
        <w:spacing w:before="326" w:after="163"/>
        <w:rPr>
          <w:rFonts w:hint="eastAsia"/>
        </w:rPr>
      </w:pPr>
      <w:r>
        <w:rPr>
          <w:rFonts w:hint="eastAsia"/>
        </w:rPr>
        <w:t>工程参数帧25（AP-G025）</w:t>
      </w:r>
    </w:p>
    <w:p w14:paraId="3BA7FA59">
      <w:pPr>
        <w:pStyle w:val="14"/>
      </w:pPr>
      <w:r>
        <w:rPr>
          <w:rFonts w:hint="eastAsia"/>
        </w:rPr>
        <w:t>表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表 \* ARABIC</w:instrText>
      </w:r>
      <w:r>
        <w:instrText xml:space="preserve"> </w:instrText>
      </w:r>
      <w:r>
        <w:fldChar w:fldCharType="separate"/>
      </w:r>
      <w:r>
        <w:rPr>
          <w:lang/>
        </w:rPr>
        <w:t>51</w:t>
      </w:r>
      <w:r>
        <w:fldChar w:fldCharType="end"/>
      </w:r>
      <w:r>
        <w:t>工程参数帧</w:t>
      </w:r>
      <w:r>
        <w:rPr>
          <w:rFonts w:hint="eastAsia"/>
        </w:rPr>
        <w:t>25</w:t>
      </w:r>
      <w:r>
        <w:t>（</w:t>
      </w:r>
      <w:r>
        <w:rPr>
          <w:rFonts w:hint="eastAsia"/>
        </w:rPr>
        <w:t>AP-G025</w:t>
      </w:r>
      <w:r>
        <w:t>）</w:t>
      </w:r>
    </w:p>
    <w:tbl>
      <w:tblPr>
        <w:tblStyle w:val="43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85"/>
        <w:gridCol w:w="1411"/>
        <w:gridCol w:w="580"/>
        <w:gridCol w:w="2010"/>
        <w:gridCol w:w="2660"/>
        <w:gridCol w:w="1559"/>
      </w:tblGrid>
      <w:tr w14:paraId="112134E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4" w:hRule="atLeast"/>
          <w:jc w:val="center"/>
        </w:trPr>
        <w:tc>
          <w:tcPr>
            <w:tcW w:w="9205" w:type="dxa"/>
            <w:gridSpan w:val="6"/>
            <w:noWrap w:val="0"/>
            <w:vAlign w:val="center"/>
          </w:tcPr>
          <w:p w14:paraId="698C1165">
            <w:pPr>
              <w:spacing w:line="240" w:lineRule="auto"/>
              <w:ind w:firstLine="0" w:firstLineChars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AI处理板</w:t>
            </w:r>
            <w:r>
              <w:rPr>
                <w:sz w:val="21"/>
                <w:szCs w:val="21"/>
              </w:rPr>
              <w:t>工程参数帧</w:t>
            </w:r>
            <w:r>
              <w:rPr>
                <w:rFonts w:hint="eastAsia"/>
                <w:sz w:val="21"/>
                <w:szCs w:val="21"/>
              </w:rPr>
              <w:t>25格式:AP-G025</w:t>
            </w:r>
          </w:p>
        </w:tc>
      </w:tr>
      <w:tr w14:paraId="6BE4535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4" w:hRule="atLeast"/>
          <w:jc w:val="center"/>
        </w:trPr>
        <w:tc>
          <w:tcPr>
            <w:tcW w:w="985" w:type="dxa"/>
            <w:noWrap w:val="0"/>
            <w:vAlign w:val="center"/>
          </w:tcPr>
          <w:p w14:paraId="569E3237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仲裁域</w:t>
            </w:r>
          </w:p>
        </w:tc>
        <w:tc>
          <w:tcPr>
            <w:tcW w:w="1991" w:type="dxa"/>
            <w:gridSpan w:val="2"/>
            <w:noWrap w:val="0"/>
            <w:vAlign w:val="center"/>
          </w:tcPr>
          <w:p w14:paraId="6B3CAF45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ID28~21</w:t>
            </w:r>
            <w:r>
              <w:rPr>
                <w:rFonts w:hint="eastAsia"/>
                <w:sz w:val="21"/>
                <w:szCs w:val="21"/>
              </w:rPr>
              <w:t>:C9</w:t>
            </w:r>
            <w:r>
              <w:rPr>
                <w:sz w:val="21"/>
                <w:szCs w:val="21"/>
              </w:rPr>
              <w:t>H</w:t>
            </w:r>
          </w:p>
        </w:tc>
        <w:tc>
          <w:tcPr>
            <w:tcW w:w="2010" w:type="dxa"/>
            <w:noWrap w:val="0"/>
            <w:vAlign w:val="center"/>
          </w:tcPr>
          <w:p w14:paraId="207A3B29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ID20~13</w:t>
            </w:r>
            <w:r>
              <w:rPr>
                <w:rFonts w:hint="eastAsia"/>
                <w:sz w:val="21"/>
                <w:szCs w:val="21"/>
              </w:rPr>
              <w:t>:19</w:t>
            </w:r>
            <w:r>
              <w:rPr>
                <w:sz w:val="21"/>
                <w:szCs w:val="21"/>
              </w:rPr>
              <w:t>H</w:t>
            </w:r>
          </w:p>
        </w:tc>
        <w:tc>
          <w:tcPr>
            <w:tcW w:w="2660" w:type="dxa"/>
            <w:noWrap w:val="0"/>
            <w:vAlign w:val="center"/>
          </w:tcPr>
          <w:p w14:paraId="227B237C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ID12~ID6</w:t>
            </w:r>
            <w:r>
              <w:rPr>
                <w:rFonts w:hint="eastAsia"/>
                <w:sz w:val="21"/>
                <w:szCs w:val="21"/>
              </w:rPr>
              <w:t>:</w:t>
            </w:r>
          </w:p>
          <w:p w14:paraId="1298EFE3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同ID28~ID22</w:t>
            </w:r>
          </w:p>
        </w:tc>
        <w:tc>
          <w:tcPr>
            <w:tcW w:w="1559" w:type="dxa"/>
            <w:noWrap w:val="0"/>
            <w:vAlign w:val="center"/>
          </w:tcPr>
          <w:p w14:paraId="2327D081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ID5~0</w:t>
            </w:r>
            <w:r>
              <w:rPr>
                <w:rFonts w:hint="eastAsia"/>
                <w:sz w:val="21"/>
                <w:szCs w:val="21"/>
              </w:rPr>
              <w:t>:</w:t>
            </w:r>
            <w:r>
              <w:rPr>
                <w:sz w:val="21"/>
                <w:szCs w:val="21"/>
              </w:rPr>
              <w:t>00H</w:t>
            </w:r>
          </w:p>
        </w:tc>
      </w:tr>
      <w:tr w14:paraId="7BF192B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4" w:hRule="atLeast"/>
          <w:jc w:val="center"/>
        </w:trPr>
        <w:tc>
          <w:tcPr>
            <w:tcW w:w="985" w:type="dxa"/>
            <w:vMerge w:val="restart"/>
            <w:noWrap w:val="0"/>
            <w:vAlign w:val="center"/>
          </w:tcPr>
          <w:p w14:paraId="01FA3B88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数据域</w:t>
            </w:r>
          </w:p>
        </w:tc>
        <w:tc>
          <w:tcPr>
            <w:tcW w:w="1411" w:type="dxa"/>
            <w:noWrap w:val="0"/>
            <w:vAlign w:val="center"/>
          </w:tcPr>
          <w:p w14:paraId="5C1FCF12">
            <w:pPr>
              <w:pStyle w:val="99"/>
              <w:rPr>
                <w:rFonts w:hint="eastAsia"/>
              </w:rPr>
            </w:pPr>
            <w:r>
              <w:t>DATA0</w:t>
            </w:r>
            <w:r>
              <w:rPr>
                <w:rFonts w:hint="eastAsia"/>
              </w:rPr>
              <w:t>~3</w:t>
            </w:r>
          </w:p>
        </w:tc>
        <w:tc>
          <w:tcPr>
            <w:tcW w:w="580" w:type="dxa"/>
            <w:noWrap w:val="0"/>
            <w:vAlign w:val="center"/>
          </w:tcPr>
          <w:p w14:paraId="1A0A08F3">
            <w:pPr>
              <w:pStyle w:val="99"/>
            </w:pPr>
          </w:p>
        </w:tc>
        <w:tc>
          <w:tcPr>
            <w:tcW w:w="2010" w:type="dxa"/>
            <w:noWrap w:val="0"/>
            <w:vAlign w:val="center"/>
          </w:tcPr>
          <w:p w14:paraId="6873E6C1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相机关机时刻秒</w:t>
            </w:r>
          </w:p>
        </w:tc>
        <w:tc>
          <w:tcPr>
            <w:tcW w:w="2660" w:type="dxa"/>
            <w:noWrap w:val="0"/>
            <w:vAlign w:val="center"/>
          </w:tcPr>
          <w:p w14:paraId="5427568C">
            <w:pPr>
              <w:pStyle w:val="99"/>
              <w:rPr>
                <w:rFonts w:hint="eastAsia"/>
              </w:rPr>
            </w:pPr>
          </w:p>
        </w:tc>
        <w:tc>
          <w:tcPr>
            <w:tcW w:w="1559" w:type="dxa"/>
            <w:noWrap w:val="0"/>
            <w:vAlign w:val="center"/>
          </w:tcPr>
          <w:p w14:paraId="161AC490">
            <w:pPr>
              <w:pStyle w:val="99"/>
              <w:jc w:val="both"/>
              <w:rPr>
                <w:rFonts w:hint="eastAsia"/>
              </w:rPr>
            </w:pPr>
            <w:r>
              <w:rPr>
                <w:rFonts w:hint="eastAsia"/>
              </w:rPr>
              <w:t>UTC时间（起始时间2</w:t>
            </w:r>
            <w:r>
              <w:t>000</w:t>
            </w:r>
            <w:r>
              <w:rPr>
                <w:rFonts w:hint="eastAsia"/>
              </w:rPr>
              <w:t>年1月1日1</w:t>
            </w:r>
            <w:r>
              <w:t>2</w:t>
            </w:r>
            <w:r>
              <w:rPr>
                <w:rFonts w:hint="eastAsia"/>
              </w:rPr>
              <w:t>时0</w:t>
            </w:r>
            <w:r>
              <w:t>0</w:t>
            </w:r>
            <w:r>
              <w:rPr>
                <w:rFonts w:hint="eastAsia"/>
              </w:rPr>
              <w:t>分0</w:t>
            </w:r>
            <w:r>
              <w:t>0</w:t>
            </w:r>
            <w:r>
              <w:rPr>
                <w:rFonts w:hint="eastAsia"/>
              </w:rPr>
              <w:t>秒），高字节在前</w:t>
            </w:r>
          </w:p>
        </w:tc>
      </w:tr>
      <w:tr w14:paraId="6BD4A44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" w:hRule="atLeast"/>
          <w:jc w:val="center"/>
        </w:trPr>
        <w:tc>
          <w:tcPr>
            <w:tcW w:w="985" w:type="dxa"/>
            <w:vMerge w:val="continue"/>
            <w:noWrap w:val="0"/>
            <w:vAlign w:val="center"/>
          </w:tcPr>
          <w:p w14:paraId="4424D5A4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411" w:type="dxa"/>
            <w:noWrap w:val="0"/>
            <w:vAlign w:val="center"/>
          </w:tcPr>
          <w:p w14:paraId="66D737F1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DATA4~5</w:t>
            </w:r>
          </w:p>
        </w:tc>
        <w:tc>
          <w:tcPr>
            <w:tcW w:w="580" w:type="dxa"/>
            <w:noWrap w:val="0"/>
            <w:vAlign w:val="center"/>
          </w:tcPr>
          <w:p w14:paraId="53F1A725">
            <w:pPr>
              <w:pStyle w:val="99"/>
              <w:rPr>
                <w:rFonts w:hint="eastAsia"/>
              </w:rPr>
            </w:pPr>
          </w:p>
        </w:tc>
        <w:tc>
          <w:tcPr>
            <w:tcW w:w="2010" w:type="dxa"/>
            <w:noWrap w:val="0"/>
            <w:vAlign w:val="center"/>
          </w:tcPr>
          <w:p w14:paraId="40B8106E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相机关机时刻毫秒</w:t>
            </w:r>
          </w:p>
        </w:tc>
        <w:tc>
          <w:tcPr>
            <w:tcW w:w="2660" w:type="dxa"/>
            <w:noWrap w:val="0"/>
            <w:vAlign w:val="center"/>
          </w:tcPr>
          <w:p w14:paraId="16B64272">
            <w:pPr>
              <w:pStyle w:val="99"/>
              <w:rPr>
                <w:rFonts w:hint="eastAsia"/>
              </w:rPr>
            </w:pPr>
          </w:p>
        </w:tc>
        <w:tc>
          <w:tcPr>
            <w:tcW w:w="1559" w:type="dxa"/>
            <w:noWrap w:val="0"/>
            <w:vAlign w:val="center"/>
          </w:tcPr>
          <w:p w14:paraId="24EFEF69">
            <w:pPr>
              <w:pStyle w:val="99"/>
              <w:jc w:val="both"/>
              <w:rPr>
                <w:rFonts w:hint="eastAsia"/>
              </w:rPr>
            </w:pPr>
            <w:r>
              <w:rPr>
                <w:rFonts w:hint="eastAsia"/>
              </w:rPr>
              <w:t>无符号十六进制，0~1000，单位ms，高字节在前</w:t>
            </w:r>
          </w:p>
        </w:tc>
      </w:tr>
      <w:tr w14:paraId="56822EC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985" w:type="dxa"/>
            <w:vMerge w:val="continue"/>
            <w:noWrap w:val="0"/>
            <w:vAlign w:val="center"/>
          </w:tcPr>
          <w:p w14:paraId="385D2FCA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411" w:type="dxa"/>
            <w:noWrap w:val="0"/>
            <w:vAlign w:val="center"/>
          </w:tcPr>
          <w:p w14:paraId="1EE36431">
            <w:pPr>
              <w:pStyle w:val="99"/>
            </w:pPr>
            <w:r>
              <w:rPr>
                <w:rFonts w:hint="eastAsia"/>
              </w:rPr>
              <w:t>DATA6</w:t>
            </w:r>
          </w:p>
        </w:tc>
        <w:tc>
          <w:tcPr>
            <w:tcW w:w="580" w:type="dxa"/>
            <w:noWrap w:val="0"/>
            <w:vAlign w:val="center"/>
          </w:tcPr>
          <w:p w14:paraId="7B65BEAB">
            <w:pPr>
              <w:pStyle w:val="99"/>
            </w:pPr>
          </w:p>
        </w:tc>
        <w:tc>
          <w:tcPr>
            <w:tcW w:w="2010" w:type="dxa"/>
            <w:noWrap w:val="0"/>
            <w:vAlign w:val="center"/>
          </w:tcPr>
          <w:p w14:paraId="5B67FA4E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保留</w:t>
            </w:r>
          </w:p>
        </w:tc>
        <w:tc>
          <w:tcPr>
            <w:tcW w:w="2660" w:type="dxa"/>
            <w:noWrap w:val="0"/>
            <w:vAlign w:val="center"/>
          </w:tcPr>
          <w:p w14:paraId="471B5E74">
            <w:pPr>
              <w:pStyle w:val="99"/>
            </w:pPr>
            <w:r>
              <w:rPr>
                <w:rFonts w:hint="eastAsia"/>
              </w:rPr>
              <w:t>A</w:t>
            </w:r>
            <w:r>
              <w:t>AH</w:t>
            </w:r>
          </w:p>
        </w:tc>
        <w:tc>
          <w:tcPr>
            <w:tcW w:w="1559" w:type="dxa"/>
            <w:noWrap w:val="0"/>
            <w:vAlign w:val="center"/>
          </w:tcPr>
          <w:p w14:paraId="3A0A5201">
            <w:pPr>
              <w:pStyle w:val="99"/>
              <w:jc w:val="both"/>
            </w:pPr>
          </w:p>
        </w:tc>
      </w:tr>
      <w:tr w14:paraId="598AFAC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  <w:jc w:val="center"/>
        </w:trPr>
        <w:tc>
          <w:tcPr>
            <w:tcW w:w="985" w:type="dxa"/>
            <w:vMerge w:val="continue"/>
            <w:noWrap w:val="0"/>
            <w:vAlign w:val="center"/>
          </w:tcPr>
          <w:p w14:paraId="2EC9CB30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411" w:type="dxa"/>
            <w:noWrap w:val="0"/>
            <w:vAlign w:val="center"/>
          </w:tcPr>
          <w:p w14:paraId="6AF60830">
            <w:pPr>
              <w:pStyle w:val="99"/>
            </w:pPr>
            <w:r>
              <w:rPr>
                <w:rFonts w:hint="eastAsia"/>
              </w:rPr>
              <w:t>DATA7</w:t>
            </w:r>
          </w:p>
        </w:tc>
        <w:tc>
          <w:tcPr>
            <w:tcW w:w="580" w:type="dxa"/>
            <w:noWrap w:val="0"/>
            <w:vAlign w:val="center"/>
          </w:tcPr>
          <w:p w14:paraId="6F08D188">
            <w:pPr>
              <w:pStyle w:val="99"/>
            </w:pPr>
          </w:p>
        </w:tc>
        <w:tc>
          <w:tcPr>
            <w:tcW w:w="2010" w:type="dxa"/>
            <w:noWrap w:val="0"/>
            <w:vAlign w:val="center"/>
          </w:tcPr>
          <w:p w14:paraId="213D4402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保留</w:t>
            </w:r>
          </w:p>
        </w:tc>
        <w:tc>
          <w:tcPr>
            <w:tcW w:w="2660" w:type="dxa"/>
            <w:noWrap w:val="0"/>
            <w:vAlign w:val="center"/>
          </w:tcPr>
          <w:p w14:paraId="4E81ED29">
            <w:pPr>
              <w:pStyle w:val="99"/>
            </w:pPr>
            <w:r>
              <w:rPr>
                <w:rFonts w:hint="eastAsia"/>
              </w:rPr>
              <w:t>A</w:t>
            </w:r>
            <w:r>
              <w:t>AH</w:t>
            </w:r>
          </w:p>
        </w:tc>
        <w:tc>
          <w:tcPr>
            <w:tcW w:w="1559" w:type="dxa"/>
            <w:noWrap w:val="0"/>
            <w:vAlign w:val="top"/>
          </w:tcPr>
          <w:p w14:paraId="7E5A07EF">
            <w:pPr>
              <w:pStyle w:val="99"/>
            </w:pPr>
          </w:p>
        </w:tc>
      </w:tr>
      <w:tr w14:paraId="36D4AE7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7" w:hRule="atLeast"/>
          <w:jc w:val="center"/>
        </w:trPr>
        <w:tc>
          <w:tcPr>
            <w:tcW w:w="985" w:type="dxa"/>
            <w:vMerge w:val="restart"/>
            <w:noWrap w:val="0"/>
            <w:vAlign w:val="center"/>
          </w:tcPr>
          <w:p w14:paraId="18996A8B">
            <w:pPr>
              <w:spacing w:line="240" w:lineRule="auto"/>
              <w:ind w:firstLine="0" w:firstLineChars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使用</w:t>
            </w:r>
            <w:r>
              <w:rPr>
                <w:sz w:val="21"/>
                <w:szCs w:val="21"/>
              </w:rPr>
              <w:t>说明</w:t>
            </w:r>
          </w:p>
        </w:tc>
        <w:tc>
          <w:tcPr>
            <w:tcW w:w="1411" w:type="dxa"/>
            <w:noWrap w:val="0"/>
            <w:vAlign w:val="center"/>
          </w:tcPr>
          <w:p w14:paraId="6A086469">
            <w:pPr>
              <w:spacing w:line="240" w:lineRule="auto"/>
              <w:ind w:firstLine="0" w:firstLineChars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发送</w:t>
            </w:r>
            <w:r>
              <w:rPr>
                <w:sz w:val="21"/>
                <w:szCs w:val="21"/>
              </w:rPr>
              <w:t>条件</w:t>
            </w:r>
          </w:p>
        </w:tc>
        <w:tc>
          <w:tcPr>
            <w:tcW w:w="6809" w:type="dxa"/>
            <w:gridSpan w:val="4"/>
            <w:noWrap w:val="0"/>
            <w:vAlign w:val="center"/>
          </w:tcPr>
          <w:p w14:paraId="1814E6D4">
            <w:pPr>
              <w:pStyle w:val="99"/>
            </w:pPr>
            <w:r>
              <w:rPr>
                <w:rFonts w:hint="eastAsia"/>
              </w:rPr>
              <w:t>接收</w:t>
            </w:r>
            <w:r>
              <w:t>到中心机</w:t>
            </w:r>
            <w:r>
              <w:rPr>
                <w:rFonts w:hint="eastAsia"/>
              </w:rPr>
              <w:t>工程参数采集指令（AP-Z002）后20</w:t>
            </w:r>
            <w:r>
              <w:t>ms内返回该帧</w:t>
            </w:r>
          </w:p>
        </w:tc>
      </w:tr>
      <w:tr w14:paraId="551E74C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7" w:hRule="atLeast"/>
          <w:jc w:val="center"/>
        </w:trPr>
        <w:tc>
          <w:tcPr>
            <w:tcW w:w="985" w:type="dxa"/>
            <w:vMerge w:val="continue"/>
            <w:noWrap w:val="0"/>
            <w:vAlign w:val="center"/>
          </w:tcPr>
          <w:p w14:paraId="5A54A7DC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411" w:type="dxa"/>
            <w:noWrap w:val="0"/>
            <w:vAlign w:val="center"/>
          </w:tcPr>
          <w:p w14:paraId="287CC698">
            <w:pPr>
              <w:spacing w:line="240" w:lineRule="auto"/>
              <w:ind w:firstLine="0" w:firstLineChars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处理</w:t>
            </w:r>
            <w:r>
              <w:rPr>
                <w:sz w:val="21"/>
                <w:szCs w:val="21"/>
              </w:rPr>
              <w:t>要求</w:t>
            </w:r>
          </w:p>
        </w:tc>
        <w:tc>
          <w:tcPr>
            <w:tcW w:w="6809" w:type="dxa"/>
            <w:gridSpan w:val="4"/>
            <w:noWrap w:val="0"/>
            <w:vAlign w:val="center"/>
          </w:tcPr>
          <w:p w14:paraId="66DC6A0F">
            <w:pPr>
              <w:pStyle w:val="99"/>
            </w:pPr>
            <w:r>
              <w:rPr>
                <w:rFonts w:hint="eastAsia"/>
              </w:rPr>
              <w:t>若</w:t>
            </w:r>
            <w:r>
              <w:t>中心机在</w:t>
            </w:r>
            <w:r>
              <w:rPr>
                <w:rFonts w:hint="eastAsia"/>
              </w:rPr>
              <w:t>工程参数采集指令（AP-Z002）发出</w:t>
            </w:r>
            <w:r>
              <w:t>后</w:t>
            </w:r>
            <w:r>
              <w:rPr>
                <w:rFonts w:hint="eastAsia"/>
              </w:rPr>
              <w:t>2</w:t>
            </w:r>
            <w:r>
              <w:t>s内未接收到该帧，则按超时处理</w:t>
            </w:r>
          </w:p>
        </w:tc>
      </w:tr>
    </w:tbl>
    <w:p w14:paraId="4A83A371">
      <w:pPr>
        <w:pStyle w:val="6"/>
        <w:spacing w:before="326" w:after="163"/>
        <w:rPr>
          <w:rFonts w:hint="eastAsia"/>
        </w:rPr>
      </w:pPr>
      <w:r>
        <w:rPr>
          <w:rFonts w:hint="eastAsia"/>
        </w:rPr>
        <w:t>工程参数帧26（AP-G026）</w:t>
      </w:r>
    </w:p>
    <w:p w14:paraId="135CD895">
      <w:pPr>
        <w:pStyle w:val="14"/>
      </w:pPr>
      <w:r>
        <w:rPr>
          <w:rFonts w:hint="eastAsia"/>
        </w:rPr>
        <w:t>表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表 \* ARABIC</w:instrText>
      </w:r>
      <w:r>
        <w:instrText xml:space="preserve"> </w:instrText>
      </w:r>
      <w:r>
        <w:fldChar w:fldCharType="separate"/>
      </w:r>
      <w:r>
        <w:rPr>
          <w:lang/>
        </w:rPr>
        <w:t>52</w:t>
      </w:r>
      <w:r>
        <w:fldChar w:fldCharType="end"/>
      </w:r>
      <w:r>
        <w:t>工程参数帧</w:t>
      </w:r>
      <w:r>
        <w:rPr>
          <w:rFonts w:hint="eastAsia"/>
        </w:rPr>
        <w:t>26</w:t>
      </w:r>
      <w:r>
        <w:t>（</w:t>
      </w:r>
      <w:r>
        <w:rPr>
          <w:rFonts w:hint="eastAsia"/>
        </w:rPr>
        <w:t>AP-G026</w:t>
      </w:r>
      <w:r>
        <w:t>）</w:t>
      </w:r>
    </w:p>
    <w:tbl>
      <w:tblPr>
        <w:tblStyle w:val="43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85"/>
        <w:gridCol w:w="1411"/>
        <w:gridCol w:w="580"/>
        <w:gridCol w:w="2010"/>
        <w:gridCol w:w="2660"/>
        <w:gridCol w:w="1559"/>
      </w:tblGrid>
      <w:tr w14:paraId="1E774E3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4" w:hRule="atLeast"/>
          <w:jc w:val="center"/>
        </w:trPr>
        <w:tc>
          <w:tcPr>
            <w:tcW w:w="9205" w:type="dxa"/>
            <w:gridSpan w:val="6"/>
            <w:noWrap w:val="0"/>
            <w:vAlign w:val="center"/>
          </w:tcPr>
          <w:p w14:paraId="47299DF6">
            <w:pPr>
              <w:spacing w:line="240" w:lineRule="auto"/>
              <w:ind w:firstLine="0" w:firstLineChars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AI处理板</w:t>
            </w:r>
            <w:r>
              <w:rPr>
                <w:sz w:val="21"/>
                <w:szCs w:val="21"/>
              </w:rPr>
              <w:t>工程参数帧</w:t>
            </w:r>
            <w:r>
              <w:rPr>
                <w:rFonts w:hint="eastAsia"/>
                <w:sz w:val="21"/>
                <w:szCs w:val="21"/>
              </w:rPr>
              <w:t>26格式:AP-G026</w:t>
            </w:r>
          </w:p>
        </w:tc>
      </w:tr>
      <w:tr w14:paraId="25022C6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4" w:hRule="atLeast"/>
          <w:jc w:val="center"/>
        </w:trPr>
        <w:tc>
          <w:tcPr>
            <w:tcW w:w="985" w:type="dxa"/>
            <w:noWrap w:val="0"/>
            <w:vAlign w:val="center"/>
          </w:tcPr>
          <w:p w14:paraId="1BC9E7C1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仲裁域</w:t>
            </w:r>
          </w:p>
        </w:tc>
        <w:tc>
          <w:tcPr>
            <w:tcW w:w="1991" w:type="dxa"/>
            <w:gridSpan w:val="2"/>
            <w:noWrap w:val="0"/>
            <w:vAlign w:val="center"/>
          </w:tcPr>
          <w:p w14:paraId="7EC98441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ID28~21</w:t>
            </w:r>
            <w:r>
              <w:rPr>
                <w:rFonts w:hint="eastAsia"/>
                <w:sz w:val="21"/>
                <w:szCs w:val="21"/>
              </w:rPr>
              <w:t>:C9</w:t>
            </w:r>
            <w:r>
              <w:rPr>
                <w:sz w:val="21"/>
                <w:szCs w:val="21"/>
              </w:rPr>
              <w:t>H</w:t>
            </w:r>
          </w:p>
        </w:tc>
        <w:tc>
          <w:tcPr>
            <w:tcW w:w="2010" w:type="dxa"/>
            <w:noWrap w:val="0"/>
            <w:vAlign w:val="center"/>
          </w:tcPr>
          <w:p w14:paraId="65B347BF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ID20~13</w:t>
            </w:r>
            <w:r>
              <w:rPr>
                <w:rFonts w:hint="eastAsia"/>
                <w:sz w:val="21"/>
                <w:szCs w:val="21"/>
              </w:rPr>
              <w:t>:1A</w:t>
            </w:r>
            <w:r>
              <w:rPr>
                <w:sz w:val="21"/>
                <w:szCs w:val="21"/>
              </w:rPr>
              <w:t>H</w:t>
            </w:r>
          </w:p>
        </w:tc>
        <w:tc>
          <w:tcPr>
            <w:tcW w:w="2660" w:type="dxa"/>
            <w:noWrap w:val="0"/>
            <w:vAlign w:val="center"/>
          </w:tcPr>
          <w:p w14:paraId="6FE043F1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ID12~ID6</w:t>
            </w:r>
            <w:r>
              <w:rPr>
                <w:rFonts w:hint="eastAsia"/>
                <w:sz w:val="21"/>
                <w:szCs w:val="21"/>
              </w:rPr>
              <w:t>:</w:t>
            </w:r>
          </w:p>
          <w:p w14:paraId="49E0697A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同ID28~ID22</w:t>
            </w:r>
          </w:p>
        </w:tc>
        <w:tc>
          <w:tcPr>
            <w:tcW w:w="1559" w:type="dxa"/>
            <w:noWrap w:val="0"/>
            <w:vAlign w:val="center"/>
          </w:tcPr>
          <w:p w14:paraId="080CE368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ID5~0</w:t>
            </w:r>
            <w:r>
              <w:rPr>
                <w:rFonts w:hint="eastAsia"/>
                <w:sz w:val="21"/>
                <w:szCs w:val="21"/>
              </w:rPr>
              <w:t>:</w:t>
            </w:r>
            <w:r>
              <w:rPr>
                <w:sz w:val="21"/>
                <w:szCs w:val="21"/>
              </w:rPr>
              <w:t>00H</w:t>
            </w:r>
          </w:p>
        </w:tc>
      </w:tr>
      <w:tr w14:paraId="2F2E2A8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4" w:hRule="atLeast"/>
          <w:jc w:val="center"/>
        </w:trPr>
        <w:tc>
          <w:tcPr>
            <w:tcW w:w="985" w:type="dxa"/>
            <w:noWrap w:val="0"/>
            <w:vAlign w:val="center"/>
          </w:tcPr>
          <w:p w14:paraId="08C5BD75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数据域</w:t>
            </w:r>
          </w:p>
        </w:tc>
        <w:tc>
          <w:tcPr>
            <w:tcW w:w="1411" w:type="dxa"/>
            <w:noWrap w:val="0"/>
            <w:vAlign w:val="center"/>
          </w:tcPr>
          <w:p w14:paraId="4BFB1A70">
            <w:pPr>
              <w:pStyle w:val="99"/>
              <w:rPr>
                <w:rFonts w:hint="eastAsia"/>
              </w:rPr>
            </w:pPr>
            <w:r>
              <w:t>DATA0</w:t>
            </w:r>
            <w:r>
              <w:rPr>
                <w:rFonts w:hint="eastAsia"/>
              </w:rPr>
              <w:t>~7</w:t>
            </w:r>
          </w:p>
        </w:tc>
        <w:tc>
          <w:tcPr>
            <w:tcW w:w="580" w:type="dxa"/>
            <w:noWrap w:val="0"/>
            <w:vAlign w:val="center"/>
          </w:tcPr>
          <w:p w14:paraId="34C2E4B7">
            <w:pPr>
              <w:pStyle w:val="99"/>
            </w:pPr>
          </w:p>
        </w:tc>
        <w:tc>
          <w:tcPr>
            <w:tcW w:w="2010" w:type="dxa"/>
            <w:noWrap w:val="0"/>
            <w:vAlign w:val="center"/>
          </w:tcPr>
          <w:p w14:paraId="45D65A9E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滚转角</w:t>
            </w:r>
          </w:p>
        </w:tc>
        <w:tc>
          <w:tcPr>
            <w:tcW w:w="2660" w:type="dxa"/>
            <w:noWrap w:val="0"/>
            <w:vAlign w:val="center"/>
          </w:tcPr>
          <w:p w14:paraId="755327C0">
            <w:pPr>
              <w:pStyle w:val="99"/>
              <w:rPr>
                <w:rFonts w:hint="eastAsia"/>
              </w:rPr>
            </w:pPr>
          </w:p>
        </w:tc>
        <w:tc>
          <w:tcPr>
            <w:tcW w:w="1559" w:type="dxa"/>
            <w:noWrap w:val="0"/>
            <w:vAlign w:val="center"/>
          </w:tcPr>
          <w:p w14:paraId="79C9D7A2">
            <w:pPr>
              <w:pStyle w:val="99"/>
              <w:jc w:val="both"/>
              <w:rPr>
                <w:rFonts w:hint="eastAsia"/>
              </w:rPr>
            </w:pPr>
            <w:commentRangeStart w:id="11"/>
            <w:commentRangeStart w:id="12"/>
            <w:r>
              <w:rPr>
                <w:rFonts w:hint="eastAsia"/>
              </w:rPr>
              <w:t>轨道坐标系下</w:t>
            </w:r>
            <w:r>
              <w:t>绕x轴旋转</w:t>
            </w:r>
            <w:r>
              <w:rPr>
                <w:rFonts w:hint="eastAsia"/>
              </w:rPr>
              <w:t>，x轴定义为飞行方向（轨道切向）。</w:t>
            </w:r>
            <w:ins w:id="32" w:author="user" w:date="2025-07-18T11:13:00Z">
              <w:r>
                <w:rPr>
                  <w:rFonts w:hint="eastAsia"/>
                </w:rPr>
                <w:t>旋转顺序：偏航角、俯仰角、滚转角。</w:t>
              </w:r>
            </w:ins>
            <w:r>
              <w:br w:type="textWrapping"/>
            </w:r>
            <w:r>
              <w:rPr>
                <w:rFonts w:hint="eastAsia"/>
              </w:rPr>
              <w:t>有符号双精度浮点数，单位rad，取值范围[-</w:t>
            </w:r>
            <w:r>
              <w:t>3.1415926</w:t>
            </w:r>
            <w:r>
              <w:rPr>
                <w:rFonts w:hint="eastAsia"/>
              </w:rPr>
              <w:t>,</w:t>
            </w:r>
            <w:r>
              <w:t>3.1415926</w:t>
            </w:r>
            <w:r>
              <w:rPr>
                <w:rFonts w:hint="eastAsia"/>
              </w:rPr>
              <w:t>)</w:t>
            </w:r>
            <w:commentRangeEnd w:id="11"/>
            <w:r>
              <w:rPr>
                <w:rStyle w:val="49"/>
              </w:rPr>
              <w:commentReference w:id="11"/>
            </w:r>
            <w:commentRangeEnd w:id="12"/>
            <w:r>
              <w:rPr>
                <w:rStyle w:val="49"/>
              </w:rPr>
              <w:commentReference w:id="12"/>
            </w:r>
          </w:p>
        </w:tc>
      </w:tr>
      <w:tr w14:paraId="76DB7DE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7" w:hRule="atLeast"/>
          <w:jc w:val="center"/>
        </w:trPr>
        <w:tc>
          <w:tcPr>
            <w:tcW w:w="985" w:type="dxa"/>
            <w:vMerge w:val="restart"/>
            <w:noWrap w:val="0"/>
            <w:vAlign w:val="center"/>
          </w:tcPr>
          <w:p w14:paraId="1EE2B6C7">
            <w:pPr>
              <w:spacing w:line="240" w:lineRule="auto"/>
              <w:ind w:firstLine="0" w:firstLineChars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使用</w:t>
            </w:r>
            <w:r>
              <w:rPr>
                <w:sz w:val="21"/>
                <w:szCs w:val="21"/>
              </w:rPr>
              <w:t>说明</w:t>
            </w:r>
          </w:p>
        </w:tc>
        <w:tc>
          <w:tcPr>
            <w:tcW w:w="1411" w:type="dxa"/>
            <w:noWrap w:val="0"/>
            <w:vAlign w:val="center"/>
          </w:tcPr>
          <w:p w14:paraId="43CE0B6F">
            <w:pPr>
              <w:spacing w:line="240" w:lineRule="auto"/>
              <w:ind w:firstLine="0" w:firstLineChars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发送</w:t>
            </w:r>
            <w:r>
              <w:rPr>
                <w:sz w:val="21"/>
                <w:szCs w:val="21"/>
              </w:rPr>
              <w:t>条件</w:t>
            </w:r>
          </w:p>
        </w:tc>
        <w:tc>
          <w:tcPr>
            <w:tcW w:w="6809" w:type="dxa"/>
            <w:gridSpan w:val="4"/>
            <w:noWrap w:val="0"/>
            <w:vAlign w:val="center"/>
          </w:tcPr>
          <w:p w14:paraId="658E550F">
            <w:pPr>
              <w:pStyle w:val="99"/>
            </w:pPr>
            <w:r>
              <w:rPr>
                <w:rFonts w:hint="eastAsia"/>
              </w:rPr>
              <w:t>接收</w:t>
            </w:r>
            <w:r>
              <w:t>到中心机</w:t>
            </w:r>
            <w:r>
              <w:rPr>
                <w:rFonts w:hint="eastAsia"/>
              </w:rPr>
              <w:t>工程参数采集指令（AP-Z002）后20</w:t>
            </w:r>
            <w:r>
              <w:t>ms内返回该帧</w:t>
            </w:r>
          </w:p>
        </w:tc>
      </w:tr>
      <w:tr w14:paraId="31128FB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7" w:hRule="atLeast"/>
          <w:jc w:val="center"/>
        </w:trPr>
        <w:tc>
          <w:tcPr>
            <w:tcW w:w="985" w:type="dxa"/>
            <w:vMerge w:val="continue"/>
            <w:noWrap w:val="0"/>
            <w:vAlign w:val="center"/>
          </w:tcPr>
          <w:p w14:paraId="541A2684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411" w:type="dxa"/>
            <w:noWrap w:val="0"/>
            <w:vAlign w:val="center"/>
          </w:tcPr>
          <w:p w14:paraId="3A7118D6">
            <w:pPr>
              <w:spacing w:line="240" w:lineRule="auto"/>
              <w:ind w:firstLine="0" w:firstLineChars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处理</w:t>
            </w:r>
            <w:r>
              <w:rPr>
                <w:sz w:val="21"/>
                <w:szCs w:val="21"/>
              </w:rPr>
              <w:t>要求</w:t>
            </w:r>
          </w:p>
        </w:tc>
        <w:tc>
          <w:tcPr>
            <w:tcW w:w="6809" w:type="dxa"/>
            <w:gridSpan w:val="4"/>
            <w:noWrap w:val="0"/>
            <w:vAlign w:val="center"/>
          </w:tcPr>
          <w:p w14:paraId="6CF05217">
            <w:pPr>
              <w:pStyle w:val="99"/>
            </w:pPr>
            <w:r>
              <w:rPr>
                <w:rFonts w:hint="eastAsia"/>
              </w:rPr>
              <w:t>若</w:t>
            </w:r>
            <w:r>
              <w:t>中心机在</w:t>
            </w:r>
            <w:r>
              <w:rPr>
                <w:rFonts w:hint="eastAsia"/>
              </w:rPr>
              <w:t>工程参数采集指令（AP-Z002）发出</w:t>
            </w:r>
            <w:r>
              <w:t>后</w:t>
            </w:r>
            <w:r>
              <w:rPr>
                <w:rFonts w:hint="eastAsia"/>
              </w:rPr>
              <w:t>2</w:t>
            </w:r>
            <w:r>
              <w:t>s内未接收到该帧，则按超时处理</w:t>
            </w:r>
          </w:p>
        </w:tc>
      </w:tr>
    </w:tbl>
    <w:p w14:paraId="4F088983">
      <w:pPr>
        <w:pStyle w:val="6"/>
        <w:spacing w:before="326" w:after="163"/>
        <w:rPr>
          <w:rFonts w:hint="eastAsia"/>
        </w:rPr>
      </w:pPr>
      <w:r>
        <w:rPr>
          <w:rFonts w:hint="eastAsia"/>
        </w:rPr>
        <w:t>工程参数帧27（AP-G027）</w:t>
      </w:r>
    </w:p>
    <w:p w14:paraId="23C615C6">
      <w:pPr>
        <w:pStyle w:val="14"/>
      </w:pPr>
      <w:r>
        <w:rPr>
          <w:rFonts w:hint="eastAsia"/>
        </w:rPr>
        <w:t>表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表 \* ARABIC</w:instrText>
      </w:r>
      <w:r>
        <w:instrText xml:space="preserve"> </w:instrText>
      </w:r>
      <w:r>
        <w:fldChar w:fldCharType="separate"/>
      </w:r>
      <w:r>
        <w:rPr>
          <w:lang/>
        </w:rPr>
        <w:t>53</w:t>
      </w:r>
      <w:r>
        <w:fldChar w:fldCharType="end"/>
      </w:r>
      <w:r>
        <w:t>工程参数帧</w:t>
      </w:r>
      <w:r>
        <w:rPr>
          <w:rFonts w:hint="eastAsia"/>
        </w:rPr>
        <w:t>27</w:t>
      </w:r>
      <w:r>
        <w:t>（</w:t>
      </w:r>
      <w:r>
        <w:rPr>
          <w:rFonts w:hint="eastAsia"/>
        </w:rPr>
        <w:t>AP-G027</w:t>
      </w:r>
      <w:r>
        <w:t>）</w:t>
      </w:r>
    </w:p>
    <w:tbl>
      <w:tblPr>
        <w:tblStyle w:val="43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85"/>
        <w:gridCol w:w="1411"/>
        <w:gridCol w:w="580"/>
        <w:gridCol w:w="2010"/>
        <w:gridCol w:w="2660"/>
        <w:gridCol w:w="1559"/>
      </w:tblGrid>
      <w:tr w14:paraId="6BF4E21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4" w:hRule="atLeast"/>
          <w:jc w:val="center"/>
        </w:trPr>
        <w:tc>
          <w:tcPr>
            <w:tcW w:w="9205" w:type="dxa"/>
            <w:gridSpan w:val="6"/>
            <w:noWrap w:val="0"/>
            <w:vAlign w:val="center"/>
          </w:tcPr>
          <w:p w14:paraId="28A7A71A">
            <w:pPr>
              <w:spacing w:line="240" w:lineRule="auto"/>
              <w:ind w:firstLine="0" w:firstLineChars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AI处理板</w:t>
            </w:r>
            <w:r>
              <w:rPr>
                <w:sz w:val="21"/>
                <w:szCs w:val="21"/>
              </w:rPr>
              <w:t>工程参数帧</w:t>
            </w:r>
            <w:r>
              <w:rPr>
                <w:rFonts w:hint="eastAsia"/>
                <w:sz w:val="21"/>
                <w:szCs w:val="21"/>
              </w:rPr>
              <w:t>27格式:AP-G027</w:t>
            </w:r>
          </w:p>
        </w:tc>
      </w:tr>
      <w:tr w14:paraId="16255CF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4" w:hRule="atLeast"/>
          <w:jc w:val="center"/>
        </w:trPr>
        <w:tc>
          <w:tcPr>
            <w:tcW w:w="985" w:type="dxa"/>
            <w:noWrap w:val="0"/>
            <w:vAlign w:val="center"/>
          </w:tcPr>
          <w:p w14:paraId="745ACD19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仲裁域</w:t>
            </w:r>
          </w:p>
        </w:tc>
        <w:tc>
          <w:tcPr>
            <w:tcW w:w="1991" w:type="dxa"/>
            <w:gridSpan w:val="2"/>
            <w:noWrap w:val="0"/>
            <w:vAlign w:val="center"/>
          </w:tcPr>
          <w:p w14:paraId="0C719AFD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ID28~21</w:t>
            </w:r>
            <w:r>
              <w:rPr>
                <w:rFonts w:hint="eastAsia"/>
                <w:sz w:val="21"/>
                <w:szCs w:val="21"/>
              </w:rPr>
              <w:t>:C9</w:t>
            </w:r>
            <w:r>
              <w:rPr>
                <w:sz w:val="21"/>
                <w:szCs w:val="21"/>
              </w:rPr>
              <w:t>H</w:t>
            </w:r>
          </w:p>
        </w:tc>
        <w:tc>
          <w:tcPr>
            <w:tcW w:w="2010" w:type="dxa"/>
            <w:noWrap w:val="0"/>
            <w:vAlign w:val="center"/>
          </w:tcPr>
          <w:p w14:paraId="0FE83471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ID20~13</w:t>
            </w:r>
            <w:r>
              <w:rPr>
                <w:rFonts w:hint="eastAsia"/>
                <w:sz w:val="21"/>
                <w:szCs w:val="21"/>
              </w:rPr>
              <w:t>:1B</w:t>
            </w:r>
            <w:r>
              <w:rPr>
                <w:sz w:val="21"/>
                <w:szCs w:val="21"/>
              </w:rPr>
              <w:t>H</w:t>
            </w:r>
          </w:p>
        </w:tc>
        <w:tc>
          <w:tcPr>
            <w:tcW w:w="2660" w:type="dxa"/>
            <w:noWrap w:val="0"/>
            <w:vAlign w:val="center"/>
          </w:tcPr>
          <w:p w14:paraId="62A3D115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ID12~ID6</w:t>
            </w:r>
            <w:r>
              <w:rPr>
                <w:rFonts w:hint="eastAsia"/>
                <w:sz w:val="21"/>
                <w:szCs w:val="21"/>
              </w:rPr>
              <w:t>:</w:t>
            </w:r>
          </w:p>
          <w:p w14:paraId="048F6DC7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同ID28~ID22</w:t>
            </w:r>
          </w:p>
        </w:tc>
        <w:tc>
          <w:tcPr>
            <w:tcW w:w="1559" w:type="dxa"/>
            <w:noWrap w:val="0"/>
            <w:vAlign w:val="center"/>
          </w:tcPr>
          <w:p w14:paraId="44EF5FAD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ID5~0</w:t>
            </w:r>
            <w:r>
              <w:rPr>
                <w:rFonts w:hint="eastAsia"/>
                <w:sz w:val="21"/>
                <w:szCs w:val="21"/>
              </w:rPr>
              <w:t>:</w:t>
            </w:r>
            <w:r>
              <w:rPr>
                <w:sz w:val="21"/>
                <w:szCs w:val="21"/>
              </w:rPr>
              <w:t>00H</w:t>
            </w:r>
          </w:p>
        </w:tc>
      </w:tr>
      <w:tr w14:paraId="23CB5DD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4" w:hRule="atLeast"/>
          <w:jc w:val="center"/>
        </w:trPr>
        <w:tc>
          <w:tcPr>
            <w:tcW w:w="985" w:type="dxa"/>
            <w:noWrap w:val="0"/>
            <w:vAlign w:val="center"/>
          </w:tcPr>
          <w:p w14:paraId="07002181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数据域</w:t>
            </w:r>
          </w:p>
        </w:tc>
        <w:tc>
          <w:tcPr>
            <w:tcW w:w="1411" w:type="dxa"/>
            <w:noWrap w:val="0"/>
            <w:vAlign w:val="center"/>
          </w:tcPr>
          <w:p w14:paraId="7261C88D">
            <w:pPr>
              <w:pStyle w:val="99"/>
              <w:rPr>
                <w:rFonts w:hint="eastAsia"/>
              </w:rPr>
            </w:pPr>
            <w:r>
              <w:t>DATA0</w:t>
            </w:r>
            <w:r>
              <w:rPr>
                <w:rFonts w:hint="eastAsia"/>
              </w:rPr>
              <w:t>~7</w:t>
            </w:r>
          </w:p>
        </w:tc>
        <w:tc>
          <w:tcPr>
            <w:tcW w:w="580" w:type="dxa"/>
            <w:noWrap w:val="0"/>
            <w:vAlign w:val="center"/>
          </w:tcPr>
          <w:p w14:paraId="74464E3E">
            <w:pPr>
              <w:pStyle w:val="99"/>
            </w:pPr>
          </w:p>
        </w:tc>
        <w:tc>
          <w:tcPr>
            <w:tcW w:w="2010" w:type="dxa"/>
            <w:noWrap w:val="0"/>
            <w:vAlign w:val="center"/>
          </w:tcPr>
          <w:p w14:paraId="5081CB8F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俯仰角</w:t>
            </w:r>
          </w:p>
        </w:tc>
        <w:tc>
          <w:tcPr>
            <w:tcW w:w="2660" w:type="dxa"/>
            <w:noWrap w:val="0"/>
            <w:vAlign w:val="center"/>
          </w:tcPr>
          <w:p w14:paraId="2D6E1D8A">
            <w:pPr>
              <w:pStyle w:val="99"/>
              <w:rPr>
                <w:rFonts w:hint="eastAsia"/>
              </w:rPr>
            </w:pPr>
          </w:p>
        </w:tc>
        <w:tc>
          <w:tcPr>
            <w:tcW w:w="1559" w:type="dxa"/>
            <w:noWrap w:val="0"/>
            <w:vAlign w:val="center"/>
          </w:tcPr>
          <w:p w14:paraId="53DEA124">
            <w:pPr>
              <w:pStyle w:val="99"/>
              <w:jc w:val="both"/>
              <w:rPr>
                <w:rFonts w:hint="eastAsia"/>
              </w:rPr>
            </w:pPr>
            <w:r>
              <w:rPr>
                <w:rFonts w:hint="eastAsia"/>
              </w:rPr>
              <w:t>轨道坐标系下</w:t>
            </w:r>
            <w:r>
              <w:t>绕</w:t>
            </w:r>
            <w:r>
              <w:rPr>
                <w:rFonts w:hint="eastAsia"/>
              </w:rPr>
              <w:t>y</w:t>
            </w:r>
            <w:r>
              <w:t>轴旋转</w:t>
            </w:r>
            <w:r>
              <w:rPr>
                <w:rFonts w:hint="eastAsia"/>
              </w:rPr>
              <w:t>，y轴</w:t>
            </w:r>
            <w:r>
              <w:t>指向轨道面右侧</w:t>
            </w:r>
            <w:r>
              <w:rPr>
                <w:rFonts w:hint="eastAsia"/>
              </w:rPr>
              <w:t>。</w:t>
            </w:r>
            <w:ins w:id="33" w:author="user" w:date="2025-07-18T11:13:00Z">
              <w:r>
                <w:rPr>
                  <w:rFonts w:hint="eastAsia"/>
                </w:rPr>
                <w:t>旋转顺序：偏航角、俯仰角、滚转角。</w:t>
              </w:r>
            </w:ins>
            <w:r>
              <w:rPr>
                <w:rFonts w:hint="eastAsia"/>
              </w:rPr>
              <w:t>有符号双精度浮点数，单位rad，取值范围[-</w:t>
            </w:r>
            <w:r>
              <w:t>3.1415926</w:t>
            </w:r>
            <w:r>
              <w:rPr>
                <w:rFonts w:hint="eastAsia"/>
              </w:rPr>
              <w:t>,</w:t>
            </w:r>
            <w:r>
              <w:t>3.1415926</w:t>
            </w:r>
            <w:r>
              <w:rPr>
                <w:rFonts w:hint="eastAsia"/>
              </w:rPr>
              <w:t>)</w:t>
            </w:r>
          </w:p>
        </w:tc>
      </w:tr>
      <w:tr w14:paraId="07C7C71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7" w:hRule="atLeast"/>
          <w:jc w:val="center"/>
        </w:trPr>
        <w:tc>
          <w:tcPr>
            <w:tcW w:w="985" w:type="dxa"/>
            <w:vMerge w:val="restart"/>
            <w:noWrap w:val="0"/>
            <w:vAlign w:val="center"/>
          </w:tcPr>
          <w:p w14:paraId="7A6943FA">
            <w:pPr>
              <w:spacing w:line="240" w:lineRule="auto"/>
              <w:ind w:firstLine="0" w:firstLineChars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使用</w:t>
            </w:r>
            <w:r>
              <w:rPr>
                <w:sz w:val="21"/>
                <w:szCs w:val="21"/>
              </w:rPr>
              <w:t>说明</w:t>
            </w:r>
          </w:p>
        </w:tc>
        <w:tc>
          <w:tcPr>
            <w:tcW w:w="1411" w:type="dxa"/>
            <w:noWrap w:val="0"/>
            <w:vAlign w:val="center"/>
          </w:tcPr>
          <w:p w14:paraId="7A322104">
            <w:pPr>
              <w:spacing w:line="240" w:lineRule="auto"/>
              <w:ind w:firstLine="0" w:firstLineChars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发送</w:t>
            </w:r>
            <w:r>
              <w:rPr>
                <w:sz w:val="21"/>
                <w:szCs w:val="21"/>
              </w:rPr>
              <w:t>条件</w:t>
            </w:r>
          </w:p>
        </w:tc>
        <w:tc>
          <w:tcPr>
            <w:tcW w:w="6809" w:type="dxa"/>
            <w:gridSpan w:val="4"/>
            <w:noWrap w:val="0"/>
            <w:vAlign w:val="center"/>
          </w:tcPr>
          <w:p w14:paraId="5C5FE2AF">
            <w:pPr>
              <w:pStyle w:val="99"/>
            </w:pPr>
            <w:r>
              <w:rPr>
                <w:rFonts w:hint="eastAsia"/>
              </w:rPr>
              <w:t>接收</w:t>
            </w:r>
            <w:r>
              <w:t>到中心机</w:t>
            </w:r>
            <w:r>
              <w:rPr>
                <w:rFonts w:hint="eastAsia"/>
              </w:rPr>
              <w:t>工程参数采集指令（AP-Z002）后20</w:t>
            </w:r>
            <w:r>
              <w:t>ms内返回该帧</w:t>
            </w:r>
          </w:p>
        </w:tc>
      </w:tr>
      <w:tr w14:paraId="2CED946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7" w:hRule="atLeast"/>
          <w:jc w:val="center"/>
        </w:trPr>
        <w:tc>
          <w:tcPr>
            <w:tcW w:w="985" w:type="dxa"/>
            <w:vMerge w:val="continue"/>
            <w:noWrap w:val="0"/>
            <w:vAlign w:val="center"/>
          </w:tcPr>
          <w:p w14:paraId="3B5CED60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411" w:type="dxa"/>
            <w:noWrap w:val="0"/>
            <w:vAlign w:val="center"/>
          </w:tcPr>
          <w:p w14:paraId="0D8C87C0">
            <w:pPr>
              <w:spacing w:line="240" w:lineRule="auto"/>
              <w:ind w:firstLine="0" w:firstLineChars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处理</w:t>
            </w:r>
            <w:r>
              <w:rPr>
                <w:sz w:val="21"/>
                <w:szCs w:val="21"/>
              </w:rPr>
              <w:t>要求</w:t>
            </w:r>
          </w:p>
        </w:tc>
        <w:tc>
          <w:tcPr>
            <w:tcW w:w="6809" w:type="dxa"/>
            <w:gridSpan w:val="4"/>
            <w:noWrap w:val="0"/>
            <w:vAlign w:val="center"/>
          </w:tcPr>
          <w:p w14:paraId="44017B36">
            <w:pPr>
              <w:pStyle w:val="99"/>
            </w:pPr>
            <w:r>
              <w:rPr>
                <w:rFonts w:hint="eastAsia"/>
              </w:rPr>
              <w:t>若</w:t>
            </w:r>
            <w:r>
              <w:t>中心机在</w:t>
            </w:r>
            <w:r>
              <w:rPr>
                <w:rFonts w:hint="eastAsia"/>
              </w:rPr>
              <w:t>工程参数采集指令（AP-Z002）发出</w:t>
            </w:r>
            <w:r>
              <w:t>后</w:t>
            </w:r>
            <w:r>
              <w:rPr>
                <w:rFonts w:hint="eastAsia"/>
              </w:rPr>
              <w:t>2</w:t>
            </w:r>
            <w:r>
              <w:t>s内未接收到该帧，则按超时处理</w:t>
            </w:r>
          </w:p>
        </w:tc>
      </w:tr>
    </w:tbl>
    <w:p w14:paraId="72CA200F">
      <w:pPr>
        <w:ind w:firstLine="0" w:firstLineChars="0"/>
        <w:rPr>
          <w:rFonts w:hint="eastAsia"/>
        </w:rPr>
      </w:pPr>
    </w:p>
    <w:p w14:paraId="75BCF061">
      <w:pPr>
        <w:pStyle w:val="6"/>
        <w:spacing w:before="326" w:after="163"/>
        <w:rPr>
          <w:rFonts w:hint="eastAsia"/>
        </w:rPr>
      </w:pPr>
      <w:r>
        <w:rPr>
          <w:rFonts w:hint="eastAsia"/>
        </w:rPr>
        <w:t>工程参数帧28（AP-G028）</w:t>
      </w:r>
    </w:p>
    <w:p w14:paraId="7C37DA6F">
      <w:pPr>
        <w:pStyle w:val="14"/>
      </w:pPr>
      <w:r>
        <w:rPr>
          <w:rFonts w:hint="eastAsia"/>
        </w:rPr>
        <w:t>表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表 \* ARABIC</w:instrText>
      </w:r>
      <w:r>
        <w:instrText xml:space="preserve"> </w:instrText>
      </w:r>
      <w:r>
        <w:fldChar w:fldCharType="separate"/>
      </w:r>
      <w:r>
        <w:rPr>
          <w:lang/>
        </w:rPr>
        <w:t>54</w:t>
      </w:r>
      <w:r>
        <w:fldChar w:fldCharType="end"/>
      </w:r>
      <w:r>
        <w:t>工程参数帧</w:t>
      </w:r>
      <w:r>
        <w:rPr>
          <w:rFonts w:hint="eastAsia"/>
        </w:rPr>
        <w:t>28</w:t>
      </w:r>
      <w:r>
        <w:t>（</w:t>
      </w:r>
      <w:r>
        <w:rPr>
          <w:rFonts w:hint="eastAsia"/>
        </w:rPr>
        <w:t>AP-G028</w:t>
      </w:r>
      <w:r>
        <w:t>）</w:t>
      </w:r>
    </w:p>
    <w:tbl>
      <w:tblPr>
        <w:tblStyle w:val="43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85"/>
        <w:gridCol w:w="1411"/>
        <w:gridCol w:w="580"/>
        <w:gridCol w:w="2010"/>
        <w:gridCol w:w="2660"/>
        <w:gridCol w:w="1559"/>
      </w:tblGrid>
      <w:tr w14:paraId="7159669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4" w:hRule="atLeast"/>
          <w:jc w:val="center"/>
        </w:trPr>
        <w:tc>
          <w:tcPr>
            <w:tcW w:w="9205" w:type="dxa"/>
            <w:gridSpan w:val="6"/>
            <w:noWrap w:val="0"/>
            <w:vAlign w:val="center"/>
          </w:tcPr>
          <w:p w14:paraId="2C495C2F">
            <w:pPr>
              <w:spacing w:line="240" w:lineRule="auto"/>
              <w:ind w:firstLine="0" w:firstLineChars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AI处理板</w:t>
            </w:r>
            <w:r>
              <w:rPr>
                <w:sz w:val="21"/>
                <w:szCs w:val="21"/>
              </w:rPr>
              <w:t>工程参数帧</w:t>
            </w:r>
            <w:r>
              <w:rPr>
                <w:rFonts w:hint="eastAsia"/>
                <w:sz w:val="21"/>
                <w:szCs w:val="21"/>
              </w:rPr>
              <w:t>28格式:AP-G028</w:t>
            </w:r>
          </w:p>
        </w:tc>
      </w:tr>
      <w:tr w14:paraId="1F5216E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4" w:hRule="atLeast"/>
          <w:jc w:val="center"/>
        </w:trPr>
        <w:tc>
          <w:tcPr>
            <w:tcW w:w="985" w:type="dxa"/>
            <w:noWrap w:val="0"/>
            <w:vAlign w:val="center"/>
          </w:tcPr>
          <w:p w14:paraId="6662A939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仲裁域</w:t>
            </w:r>
          </w:p>
        </w:tc>
        <w:tc>
          <w:tcPr>
            <w:tcW w:w="1991" w:type="dxa"/>
            <w:gridSpan w:val="2"/>
            <w:noWrap w:val="0"/>
            <w:vAlign w:val="center"/>
          </w:tcPr>
          <w:p w14:paraId="1A216265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ID28~21</w:t>
            </w:r>
            <w:r>
              <w:rPr>
                <w:rFonts w:hint="eastAsia"/>
                <w:sz w:val="21"/>
                <w:szCs w:val="21"/>
              </w:rPr>
              <w:t>:C9</w:t>
            </w:r>
            <w:r>
              <w:rPr>
                <w:sz w:val="21"/>
                <w:szCs w:val="21"/>
              </w:rPr>
              <w:t>H</w:t>
            </w:r>
          </w:p>
        </w:tc>
        <w:tc>
          <w:tcPr>
            <w:tcW w:w="2010" w:type="dxa"/>
            <w:noWrap w:val="0"/>
            <w:vAlign w:val="center"/>
          </w:tcPr>
          <w:p w14:paraId="04B68134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ID20~13</w:t>
            </w:r>
            <w:r>
              <w:rPr>
                <w:rFonts w:hint="eastAsia"/>
                <w:sz w:val="21"/>
                <w:szCs w:val="21"/>
              </w:rPr>
              <w:t>:1C</w:t>
            </w:r>
            <w:r>
              <w:rPr>
                <w:sz w:val="21"/>
                <w:szCs w:val="21"/>
              </w:rPr>
              <w:t>H</w:t>
            </w:r>
          </w:p>
        </w:tc>
        <w:tc>
          <w:tcPr>
            <w:tcW w:w="2660" w:type="dxa"/>
            <w:noWrap w:val="0"/>
            <w:vAlign w:val="center"/>
          </w:tcPr>
          <w:p w14:paraId="5EB24616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ID12~ID6</w:t>
            </w:r>
            <w:r>
              <w:rPr>
                <w:rFonts w:hint="eastAsia"/>
                <w:sz w:val="21"/>
                <w:szCs w:val="21"/>
              </w:rPr>
              <w:t>:</w:t>
            </w:r>
          </w:p>
          <w:p w14:paraId="598C2725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同ID28~ID22</w:t>
            </w:r>
          </w:p>
        </w:tc>
        <w:tc>
          <w:tcPr>
            <w:tcW w:w="1559" w:type="dxa"/>
            <w:noWrap w:val="0"/>
            <w:vAlign w:val="center"/>
          </w:tcPr>
          <w:p w14:paraId="4BEBB941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ID5~0</w:t>
            </w:r>
            <w:r>
              <w:rPr>
                <w:rFonts w:hint="eastAsia"/>
                <w:sz w:val="21"/>
                <w:szCs w:val="21"/>
              </w:rPr>
              <w:t>:</w:t>
            </w:r>
            <w:r>
              <w:rPr>
                <w:sz w:val="21"/>
                <w:szCs w:val="21"/>
              </w:rPr>
              <w:t>00H</w:t>
            </w:r>
          </w:p>
        </w:tc>
      </w:tr>
      <w:tr w14:paraId="5F47C57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4" w:hRule="atLeast"/>
          <w:jc w:val="center"/>
        </w:trPr>
        <w:tc>
          <w:tcPr>
            <w:tcW w:w="985" w:type="dxa"/>
            <w:noWrap w:val="0"/>
            <w:vAlign w:val="center"/>
          </w:tcPr>
          <w:p w14:paraId="778E5D11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数据域</w:t>
            </w:r>
          </w:p>
        </w:tc>
        <w:tc>
          <w:tcPr>
            <w:tcW w:w="1411" w:type="dxa"/>
            <w:noWrap w:val="0"/>
            <w:vAlign w:val="center"/>
          </w:tcPr>
          <w:p w14:paraId="4689E6B1">
            <w:pPr>
              <w:pStyle w:val="99"/>
              <w:rPr>
                <w:rFonts w:hint="eastAsia"/>
              </w:rPr>
            </w:pPr>
            <w:r>
              <w:t>DATA0</w:t>
            </w:r>
            <w:r>
              <w:rPr>
                <w:rFonts w:hint="eastAsia"/>
              </w:rPr>
              <w:t>~7</w:t>
            </w:r>
          </w:p>
        </w:tc>
        <w:tc>
          <w:tcPr>
            <w:tcW w:w="580" w:type="dxa"/>
            <w:noWrap w:val="0"/>
            <w:vAlign w:val="center"/>
          </w:tcPr>
          <w:p w14:paraId="7A584644">
            <w:pPr>
              <w:pStyle w:val="99"/>
            </w:pPr>
          </w:p>
        </w:tc>
        <w:tc>
          <w:tcPr>
            <w:tcW w:w="2010" w:type="dxa"/>
            <w:noWrap w:val="0"/>
            <w:vAlign w:val="center"/>
          </w:tcPr>
          <w:p w14:paraId="3B1C020A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偏航角</w:t>
            </w:r>
          </w:p>
        </w:tc>
        <w:tc>
          <w:tcPr>
            <w:tcW w:w="2660" w:type="dxa"/>
            <w:noWrap w:val="0"/>
            <w:vAlign w:val="center"/>
          </w:tcPr>
          <w:p w14:paraId="23460755">
            <w:pPr>
              <w:pStyle w:val="99"/>
              <w:rPr>
                <w:rFonts w:hint="eastAsia"/>
              </w:rPr>
            </w:pPr>
          </w:p>
        </w:tc>
        <w:tc>
          <w:tcPr>
            <w:tcW w:w="1559" w:type="dxa"/>
            <w:noWrap w:val="0"/>
            <w:vAlign w:val="center"/>
          </w:tcPr>
          <w:p w14:paraId="4596BFFF">
            <w:pPr>
              <w:pStyle w:val="99"/>
              <w:jc w:val="both"/>
              <w:rPr>
                <w:rFonts w:hint="eastAsia"/>
              </w:rPr>
            </w:pPr>
            <w:r>
              <w:rPr>
                <w:rFonts w:hint="eastAsia"/>
              </w:rPr>
              <w:t>轨道坐标系下</w:t>
            </w:r>
            <w:r>
              <w:t>绕</w:t>
            </w:r>
            <w:r>
              <w:rPr>
                <w:rFonts w:hint="eastAsia"/>
              </w:rPr>
              <w:t>z</w:t>
            </w:r>
            <w:r>
              <w:t>轴旋转</w:t>
            </w:r>
            <w:r>
              <w:rPr>
                <w:rFonts w:hint="eastAsia"/>
              </w:rPr>
              <w:t>，z轴</w:t>
            </w:r>
            <w:r>
              <w:t>向下指向地心</w:t>
            </w:r>
            <w:r>
              <w:rPr>
                <w:rFonts w:hint="eastAsia"/>
              </w:rPr>
              <w:t>。</w:t>
            </w:r>
            <w:ins w:id="34" w:author="user" w:date="2025-07-18T11:13:00Z">
              <w:r>
                <w:rPr>
                  <w:rFonts w:hint="eastAsia"/>
                </w:rPr>
                <w:t>旋转顺序：偏航角、俯仰角、滚转角。</w:t>
              </w:r>
            </w:ins>
            <w:r>
              <w:rPr>
                <w:rFonts w:hint="eastAsia"/>
              </w:rPr>
              <w:t>有符号双精度浮点数，单位rad，取值范围[-</w:t>
            </w:r>
            <w:r>
              <w:t>3.1415926</w:t>
            </w:r>
            <w:r>
              <w:rPr>
                <w:rFonts w:hint="eastAsia"/>
              </w:rPr>
              <w:t>,</w:t>
            </w:r>
            <w:r>
              <w:t>3.1415926</w:t>
            </w:r>
            <w:r>
              <w:rPr>
                <w:rFonts w:hint="eastAsia"/>
              </w:rPr>
              <w:t>)</w:t>
            </w:r>
          </w:p>
        </w:tc>
      </w:tr>
      <w:tr w14:paraId="075715C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</w:tblPrEx>
        <w:trPr>
          <w:trHeight w:val="367" w:hRule="atLeast"/>
          <w:jc w:val="center"/>
        </w:trPr>
        <w:tc>
          <w:tcPr>
            <w:tcW w:w="985" w:type="dxa"/>
            <w:vMerge w:val="restart"/>
            <w:noWrap w:val="0"/>
            <w:vAlign w:val="center"/>
          </w:tcPr>
          <w:p w14:paraId="7DCE18F1">
            <w:pPr>
              <w:spacing w:line="240" w:lineRule="auto"/>
              <w:ind w:firstLine="0" w:firstLineChars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使用</w:t>
            </w:r>
            <w:r>
              <w:rPr>
                <w:sz w:val="21"/>
                <w:szCs w:val="21"/>
              </w:rPr>
              <w:t>说明</w:t>
            </w:r>
          </w:p>
        </w:tc>
        <w:tc>
          <w:tcPr>
            <w:tcW w:w="1411" w:type="dxa"/>
            <w:noWrap w:val="0"/>
            <w:vAlign w:val="center"/>
          </w:tcPr>
          <w:p w14:paraId="2EAF44C5">
            <w:pPr>
              <w:spacing w:line="240" w:lineRule="auto"/>
              <w:ind w:firstLine="0" w:firstLineChars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发送</w:t>
            </w:r>
            <w:r>
              <w:rPr>
                <w:sz w:val="21"/>
                <w:szCs w:val="21"/>
              </w:rPr>
              <w:t>条件</w:t>
            </w:r>
          </w:p>
        </w:tc>
        <w:tc>
          <w:tcPr>
            <w:tcW w:w="6809" w:type="dxa"/>
            <w:gridSpan w:val="4"/>
            <w:noWrap w:val="0"/>
            <w:vAlign w:val="center"/>
          </w:tcPr>
          <w:p w14:paraId="55714D02">
            <w:pPr>
              <w:pStyle w:val="99"/>
            </w:pPr>
            <w:r>
              <w:rPr>
                <w:rFonts w:hint="eastAsia"/>
              </w:rPr>
              <w:t>接收</w:t>
            </w:r>
            <w:r>
              <w:t>到中心机</w:t>
            </w:r>
            <w:r>
              <w:rPr>
                <w:rFonts w:hint="eastAsia"/>
              </w:rPr>
              <w:t>工程参数采集指令（AP-Z002）后20</w:t>
            </w:r>
            <w:r>
              <w:t>ms内返回该帧</w:t>
            </w:r>
          </w:p>
        </w:tc>
      </w:tr>
      <w:tr w14:paraId="3C8940A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7" w:hRule="atLeast"/>
          <w:jc w:val="center"/>
        </w:trPr>
        <w:tc>
          <w:tcPr>
            <w:tcW w:w="985" w:type="dxa"/>
            <w:vMerge w:val="continue"/>
            <w:noWrap w:val="0"/>
            <w:vAlign w:val="center"/>
          </w:tcPr>
          <w:p w14:paraId="72F5547F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411" w:type="dxa"/>
            <w:noWrap w:val="0"/>
            <w:vAlign w:val="center"/>
          </w:tcPr>
          <w:p w14:paraId="24000A49">
            <w:pPr>
              <w:spacing w:line="240" w:lineRule="auto"/>
              <w:ind w:firstLine="0" w:firstLineChars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处理</w:t>
            </w:r>
            <w:r>
              <w:rPr>
                <w:sz w:val="21"/>
                <w:szCs w:val="21"/>
              </w:rPr>
              <w:t>要求</w:t>
            </w:r>
          </w:p>
        </w:tc>
        <w:tc>
          <w:tcPr>
            <w:tcW w:w="6809" w:type="dxa"/>
            <w:gridSpan w:val="4"/>
            <w:noWrap w:val="0"/>
            <w:vAlign w:val="center"/>
          </w:tcPr>
          <w:p w14:paraId="027F3EBC">
            <w:pPr>
              <w:pStyle w:val="99"/>
            </w:pPr>
            <w:r>
              <w:rPr>
                <w:rFonts w:hint="eastAsia"/>
              </w:rPr>
              <w:t>若</w:t>
            </w:r>
            <w:r>
              <w:t>中心机在</w:t>
            </w:r>
            <w:r>
              <w:rPr>
                <w:rFonts w:hint="eastAsia"/>
              </w:rPr>
              <w:t>工程参数采集指令（AP-Z002）发出</w:t>
            </w:r>
            <w:r>
              <w:t>后</w:t>
            </w:r>
            <w:r>
              <w:rPr>
                <w:rFonts w:hint="eastAsia"/>
              </w:rPr>
              <w:t>2</w:t>
            </w:r>
            <w:r>
              <w:t>s内未接收到该帧，则按超时处理</w:t>
            </w:r>
          </w:p>
        </w:tc>
      </w:tr>
    </w:tbl>
    <w:p w14:paraId="18B1230E">
      <w:pPr>
        <w:ind w:firstLine="0" w:firstLineChars="0"/>
        <w:rPr>
          <w:rFonts w:hint="eastAsia"/>
        </w:rPr>
      </w:pPr>
    </w:p>
    <w:p w14:paraId="793666FF">
      <w:pPr>
        <w:pStyle w:val="5"/>
        <w:spacing w:before="326" w:after="163"/>
        <w:rPr>
          <w:rFonts w:hint="eastAsia"/>
        </w:rPr>
      </w:pPr>
      <w:r>
        <w:rPr>
          <w:rFonts w:hint="eastAsia"/>
        </w:rPr>
        <w:t>AI处理板指令应答帧</w:t>
      </w:r>
      <w:bookmarkEnd w:id="158"/>
      <w:bookmarkEnd w:id="162"/>
      <w:r>
        <w:rPr>
          <w:rFonts w:hint="eastAsia"/>
        </w:rPr>
        <w:t>（AP-Y001）</w:t>
      </w:r>
    </w:p>
    <w:p w14:paraId="18C63AEB">
      <w:pPr>
        <w:pStyle w:val="14"/>
        <w:keepNext/>
      </w:pPr>
      <w:r>
        <w:rPr>
          <w:rFonts w:hint="eastAsia"/>
        </w:rPr>
        <w:t>表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表 \* ARABIC</w:instrText>
      </w:r>
      <w:r>
        <w:instrText xml:space="preserve"> </w:instrText>
      </w:r>
      <w:r>
        <w:fldChar w:fldCharType="separate"/>
      </w:r>
      <w:r>
        <w:rPr>
          <w:lang/>
        </w:rPr>
        <w:t>55</w:t>
      </w:r>
      <w:r>
        <w:fldChar w:fldCharType="end"/>
      </w:r>
      <w:r>
        <w:t>指令应答帧（</w:t>
      </w:r>
      <w:r>
        <w:rPr>
          <w:rFonts w:hint="eastAsia"/>
        </w:rPr>
        <w:t>AP-Y001</w:t>
      </w:r>
      <w:r>
        <w:t>）</w:t>
      </w:r>
    </w:p>
    <w:tbl>
      <w:tblPr>
        <w:tblStyle w:val="43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82"/>
        <w:gridCol w:w="1397"/>
        <w:gridCol w:w="610"/>
        <w:gridCol w:w="1960"/>
        <w:gridCol w:w="2680"/>
        <w:gridCol w:w="1542"/>
      </w:tblGrid>
      <w:tr w14:paraId="3BEC2D1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auto"/>
          <w:wAfter w:w="0" w:type="auto"/>
          <w:trHeight w:val="144" w:hRule="atLeast"/>
          <w:jc w:val="center"/>
        </w:trPr>
        <w:tc>
          <w:tcPr>
            <w:tcW w:w="9171" w:type="dxa"/>
            <w:gridSpan w:val="6"/>
            <w:noWrap w:val="0"/>
            <w:vAlign w:val="center"/>
          </w:tcPr>
          <w:p w14:paraId="0BA10F84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AI处理板指令应答帧1:AP</w:t>
            </w:r>
            <w:r>
              <w:t>-Y001</w:t>
            </w:r>
          </w:p>
        </w:tc>
      </w:tr>
      <w:tr w14:paraId="32F2948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auto"/>
          <w:wAfter w:w="0" w:type="auto"/>
          <w:trHeight w:val="144" w:hRule="atLeast"/>
          <w:jc w:val="center"/>
        </w:trPr>
        <w:tc>
          <w:tcPr>
            <w:tcW w:w="982" w:type="dxa"/>
            <w:noWrap w:val="0"/>
            <w:vAlign w:val="center"/>
          </w:tcPr>
          <w:p w14:paraId="2C6BEB92">
            <w:pPr>
              <w:pStyle w:val="99"/>
            </w:pPr>
            <w:r>
              <w:t>仲裁域</w:t>
            </w:r>
          </w:p>
        </w:tc>
        <w:tc>
          <w:tcPr>
            <w:tcW w:w="2007" w:type="dxa"/>
            <w:gridSpan w:val="2"/>
            <w:noWrap w:val="0"/>
            <w:vAlign w:val="center"/>
          </w:tcPr>
          <w:p w14:paraId="682580B8">
            <w:pPr>
              <w:pStyle w:val="99"/>
            </w:pPr>
            <w:r>
              <w:t>ID28~ID21:</w:t>
            </w:r>
            <w:r>
              <w:rPr>
                <w:rFonts w:hint="eastAsia"/>
              </w:rPr>
              <w:t>C9</w:t>
            </w:r>
            <w:r>
              <w:t>H</w:t>
            </w:r>
          </w:p>
        </w:tc>
        <w:tc>
          <w:tcPr>
            <w:tcW w:w="1960" w:type="dxa"/>
            <w:noWrap w:val="0"/>
            <w:vAlign w:val="center"/>
          </w:tcPr>
          <w:p w14:paraId="1BE5C42A">
            <w:pPr>
              <w:pStyle w:val="99"/>
            </w:pPr>
            <w:r>
              <w:t>ID20~ID13:A0H</w:t>
            </w:r>
          </w:p>
        </w:tc>
        <w:tc>
          <w:tcPr>
            <w:tcW w:w="2680" w:type="dxa"/>
            <w:noWrap w:val="0"/>
            <w:vAlign w:val="center"/>
          </w:tcPr>
          <w:p w14:paraId="1801B2D3">
            <w:pPr>
              <w:pStyle w:val="99"/>
            </w:pPr>
            <w:r>
              <w:t>ID12~ID6:</w:t>
            </w:r>
          </w:p>
          <w:p w14:paraId="751F4C8A">
            <w:pPr>
              <w:pStyle w:val="99"/>
            </w:pPr>
            <w:r>
              <w:t>同ID28~ID22</w:t>
            </w:r>
          </w:p>
        </w:tc>
        <w:tc>
          <w:tcPr>
            <w:tcW w:w="1542" w:type="dxa"/>
            <w:noWrap w:val="0"/>
            <w:vAlign w:val="center"/>
          </w:tcPr>
          <w:p w14:paraId="402A96BA">
            <w:pPr>
              <w:pStyle w:val="99"/>
            </w:pPr>
            <w:r>
              <w:t>ID5~ID0:00H</w:t>
            </w:r>
          </w:p>
        </w:tc>
      </w:tr>
      <w:tr w14:paraId="6415907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auto"/>
          <w:wAfter w:w="0" w:type="auto"/>
          <w:trHeight w:val="1354" w:hRule="atLeast"/>
          <w:jc w:val="center"/>
        </w:trPr>
        <w:tc>
          <w:tcPr>
            <w:tcW w:w="982" w:type="dxa"/>
            <w:vMerge w:val="restart"/>
            <w:noWrap w:val="0"/>
            <w:vAlign w:val="center"/>
          </w:tcPr>
          <w:p w14:paraId="7E81C424">
            <w:pPr>
              <w:pStyle w:val="99"/>
            </w:pPr>
            <w:r>
              <w:t>数据域</w:t>
            </w:r>
          </w:p>
        </w:tc>
        <w:tc>
          <w:tcPr>
            <w:tcW w:w="1397" w:type="dxa"/>
            <w:noWrap w:val="0"/>
            <w:vAlign w:val="center"/>
          </w:tcPr>
          <w:p w14:paraId="7E98348F">
            <w:pPr>
              <w:pStyle w:val="99"/>
            </w:pPr>
            <w:r>
              <w:t>DATA0</w:t>
            </w:r>
          </w:p>
        </w:tc>
        <w:tc>
          <w:tcPr>
            <w:tcW w:w="610" w:type="dxa"/>
            <w:noWrap w:val="0"/>
            <w:vAlign w:val="center"/>
          </w:tcPr>
          <w:p w14:paraId="166A3069">
            <w:pPr>
              <w:pStyle w:val="99"/>
            </w:pPr>
          </w:p>
        </w:tc>
        <w:tc>
          <w:tcPr>
            <w:tcW w:w="1960" w:type="dxa"/>
            <w:noWrap w:val="0"/>
            <w:vAlign w:val="center"/>
          </w:tcPr>
          <w:p w14:paraId="76121D6F">
            <w:pPr>
              <w:pStyle w:val="99"/>
            </w:pPr>
            <w:r>
              <w:t>当前所使用的总线</w:t>
            </w:r>
          </w:p>
        </w:tc>
        <w:tc>
          <w:tcPr>
            <w:tcW w:w="2680" w:type="dxa"/>
            <w:noWrap w:val="0"/>
            <w:vAlign w:val="center"/>
          </w:tcPr>
          <w:p w14:paraId="5726E168">
            <w:pPr>
              <w:pStyle w:val="99"/>
            </w:pPr>
            <w:r>
              <w:t>A0H=自主A总线</w:t>
            </w:r>
            <w:r>
              <w:rPr>
                <w:rFonts w:hint="eastAsia"/>
              </w:rPr>
              <w:t>;</w:t>
            </w:r>
          </w:p>
          <w:p w14:paraId="0EA05E8D">
            <w:pPr>
              <w:pStyle w:val="99"/>
            </w:pPr>
            <w:r>
              <w:t>0AH=自主B总线</w:t>
            </w:r>
            <w:r>
              <w:rPr>
                <w:rFonts w:hint="eastAsia"/>
              </w:rPr>
              <w:t>;</w:t>
            </w:r>
          </w:p>
          <w:p w14:paraId="59C0AE72">
            <w:pPr>
              <w:pStyle w:val="99"/>
            </w:pPr>
            <w:r>
              <w:t>A5H=强制A总线</w:t>
            </w:r>
            <w:r>
              <w:rPr>
                <w:rFonts w:hint="eastAsia"/>
              </w:rPr>
              <w:t>;</w:t>
            </w:r>
          </w:p>
          <w:p w14:paraId="2C8D8457">
            <w:pPr>
              <w:pStyle w:val="99"/>
            </w:pPr>
            <w:r>
              <w:t>5AH=强制B总线</w:t>
            </w:r>
          </w:p>
        </w:tc>
        <w:tc>
          <w:tcPr>
            <w:tcW w:w="1542" w:type="dxa"/>
            <w:noWrap w:val="0"/>
            <w:vAlign w:val="center"/>
          </w:tcPr>
          <w:p w14:paraId="1EFBCBDF">
            <w:pPr>
              <w:widowControl/>
              <w:spacing w:line="240" w:lineRule="auto"/>
              <w:ind w:firstLine="0" w:firstLineChars="0"/>
              <w:jc w:val="left"/>
              <w:rPr>
                <w:sz w:val="21"/>
                <w:szCs w:val="21"/>
              </w:rPr>
            </w:pPr>
          </w:p>
          <w:p w14:paraId="31F42F22">
            <w:pPr>
              <w:widowControl/>
              <w:spacing w:line="240" w:lineRule="auto"/>
              <w:ind w:firstLine="0" w:firstLineChars="0"/>
              <w:jc w:val="left"/>
              <w:rPr>
                <w:sz w:val="21"/>
                <w:szCs w:val="21"/>
              </w:rPr>
            </w:pPr>
          </w:p>
          <w:p w14:paraId="60F810C8">
            <w:pPr>
              <w:widowControl/>
              <w:spacing w:line="240" w:lineRule="auto"/>
              <w:ind w:firstLine="0" w:firstLineChars="0"/>
              <w:jc w:val="left"/>
              <w:rPr>
                <w:sz w:val="21"/>
                <w:szCs w:val="21"/>
              </w:rPr>
            </w:pPr>
          </w:p>
          <w:p w14:paraId="48D9853A">
            <w:pPr>
              <w:pStyle w:val="99"/>
            </w:pPr>
          </w:p>
        </w:tc>
      </w:tr>
      <w:tr w14:paraId="15542BC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auto"/>
          <w:wAfter w:w="0" w:type="auto"/>
          <w:trHeight w:val="119" w:hRule="atLeast"/>
          <w:jc w:val="center"/>
        </w:trPr>
        <w:tc>
          <w:tcPr>
            <w:tcW w:w="982" w:type="dxa"/>
            <w:vMerge w:val="continue"/>
            <w:noWrap w:val="0"/>
            <w:vAlign w:val="center"/>
          </w:tcPr>
          <w:p w14:paraId="51FB4256">
            <w:pPr>
              <w:pStyle w:val="99"/>
            </w:pPr>
          </w:p>
        </w:tc>
        <w:tc>
          <w:tcPr>
            <w:tcW w:w="1397" w:type="dxa"/>
            <w:noWrap w:val="0"/>
            <w:vAlign w:val="center"/>
          </w:tcPr>
          <w:p w14:paraId="27C3F944">
            <w:pPr>
              <w:pStyle w:val="99"/>
            </w:pPr>
            <w:r>
              <w:t>DATA1</w:t>
            </w:r>
          </w:p>
        </w:tc>
        <w:tc>
          <w:tcPr>
            <w:tcW w:w="610" w:type="dxa"/>
            <w:noWrap w:val="0"/>
            <w:vAlign w:val="center"/>
          </w:tcPr>
          <w:p w14:paraId="381E61BD">
            <w:pPr>
              <w:pStyle w:val="99"/>
              <w:rPr>
                <w:rFonts w:hint="eastAsia"/>
              </w:rPr>
            </w:pPr>
          </w:p>
        </w:tc>
        <w:tc>
          <w:tcPr>
            <w:tcW w:w="1960" w:type="dxa"/>
            <w:noWrap w:val="0"/>
            <w:vAlign w:val="center"/>
          </w:tcPr>
          <w:p w14:paraId="71E701B1">
            <w:pPr>
              <w:pStyle w:val="99"/>
              <w:rPr>
                <w:rFonts w:hint="eastAsia"/>
              </w:rPr>
            </w:pPr>
            <w:r>
              <w:t>指令计数</w:t>
            </w:r>
          </w:p>
        </w:tc>
        <w:tc>
          <w:tcPr>
            <w:tcW w:w="2680" w:type="dxa"/>
            <w:noWrap w:val="0"/>
            <w:vAlign w:val="center"/>
          </w:tcPr>
          <w:p w14:paraId="608DD684">
            <w:pPr>
              <w:pStyle w:val="99"/>
              <w:rPr>
                <w:rFonts w:hint="eastAsia"/>
              </w:rPr>
            </w:pPr>
          </w:p>
        </w:tc>
        <w:tc>
          <w:tcPr>
            <w:tcW w:w="1542" w:type="dxa"/>
            <w:noWrap w:val="0"/>
            <w:vAlign w:val="center"/>
          </w:tcPr>
          <w:p w14:paraId="74B8366F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广播帧</w:t>
            </w:r>
            <w:r>
              <w:t>不参与</w:t>
            </w:r>
            <w:r>
              <w:rPr>
                <w:rFonts w:hint="eastAsia"/>
              </w:rPr>
              <w:t>计数</w:t>
            </w:r>
          </w:p>
        </w:tc>
      </w:tr>
      <w:tr w14:paraId="0A9F089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auto"/>
          <w:wAfter w:w="0" w:type="auto"/>
          <w:trHeight w:val="217" w:hRule="atLeast"/>
          <w:jc w:val="center"/>
        </w:trPr>
        <w:tc>
          <w:tcPr>
            <w:tcW w:w="982" w:type="dxa"/>
            <w:vMerge w:val="continue"/>
            <w:noWrap w:val="0"/>
            <w:vAlign w:val="center"/>
          </w:tcPr>
          <w:p w14:paraId="16F57656">
            <w:pPr>
              <w:pStyle w:val="99"/>
            </w:pPr>
          </w:p>
        </w:tc>
        <w:tc>
          <w:tcPr>
            <w:tcW w:w="1397" w:type="dxa"/>
            <w:noWrap w:val="0"/>
            <w:vAlign w:val="center"/>
          </w:tcPr>
          <w:p w14:paraId="0B84675E">
            <w:pPr>
              <w:pStyle w:val="99"/>
            </w:pPr>
            <w:r>
              <w:t>DATA2</w:t>
            </w:r>
          </w:p>
        </w:tc>
        <w:tc>
          <w:tcPr>
            <w:tcW w:w="610" w:type="dxa"/>
            <w:noWrap w:val="0"/>
            <w:vAlign w:val="center"/>
          </w:tcPr>
          <w:p w14:paraId="56600B64">
            <w:pPr>
              <w:pStyle w:val="99"/>
            </w:pPr>
          </w:p>
        </w:tc>
        <w:tc>
          <w:tcPr>
            <w:tcW w:w="1960" w:type="dxa"/>
            <w:noWrap w:val="0"/>
            <w:vAlign w:val="center"/>
          </w:tcPr>
          <w:p w14:paraId="75967D3C">
            <w:pPr>
              <w:pStyle w:val="99"/>
              <w:rPr>
                <w:rFonts w:hint="eastAsia"/>
              </w:rPr>
            </w:pPr>
            <w:r>
              <w:t>最后一条接收指令编号</w:t>
            </w:r>
          </w:p>
        </w:tc>
        <w:tc>
          <w:tcPr>
            <w:tcW w:w="2680" w:type="dxa"/>
            <w:noWrap w:val="0"/>
            <w:vAlign w:val="center"/>
          </w:tcPr>
          <w:p w14:paraId="4A048C1A">
            <w:pPr>
              <w:pStyle w:val="99"/>
            </w:pPr>
          </w:p>
        </w:tc>
        <w:tc>
          <w:tcPr>
            <w:tcW w:w="1542" w:type="dxa"/>
            <w:noWrap w:val="0"/>
            <w:vAlign w:val="center"/>
          </w:tcPr>
          <w:p w14:paraId="657F1A07">
            <w:pPr>
              <w:pStyle w:val="99"/>
            </w:pPr>
            <w:r>
              <w:rPr>
                <w:rFonts w:hint="eastAsia"/>
              </w:rPr>
              <w:t>源码显示。</w:t>
            </w:r>
          </w:p>
          <w:p w14:paraId="2631907C">
            <w:pPr>
              <w:pStyle w:val="99"/>
              <w:rPr>
                <w:b/>
              </w:rPr>
            </w:pPr>
            <w:r>
              <w:t>一般指令帧为仲裁域ID20-ID13.数据指令帧为B0H</w:t>
            </w:r>
          </w:p>
        </w:tc>
      </w:tr>
      <w:tr w14:paraId="1F21FC4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auto"/>
          <w:wAfter w:w="0" w:type="auto"/>
          <w:trHeight w:val="1018" w:hRule="atLeast"/>
          <w:jc w:val="center"/>
        </w:trPr>
        <w:tc>
          <w:tcPr>
            <w:tcW w:w="982" w:type="dxa"/>
            <w:vMerge w:val="continue"/>
            <w:noWrap w:val="0"/>
            <w:vAlign w:val="center"/>
          </w:tcPr>
          <w:p w14:paraId="6996F968">
            <w:pPr>
              <w:pStyle w:val="99"/>
            </w:pPr>
          </w:p>
        </w:tc>
        <w:tc>
          <w:tcPr>
            <w:tcW w:w="1397" w:type="dxa"/>
            <w:noWrap w:val="0"/>
            <w:vAlign w:val="center"/>
          </w:tcPr>
          <w:p w14:paraId="043CC31B">
            <w:pPr>
              <w:pStyle w:val="99"/>
            </w:pPr>
            <w:r>
              <w:t>DATA3</w:t>
            </w:r>
          </w:p>
        </w:tc>
        <w:tc>
          <w:tcPr>
            <w:tcW w:w="610" w:type="dxa"/>
            <w:noWrap w:val="0"/>
            <w:vAlign w:val="center"/>
          </w:tcPr>
          <w:p w14:paraId="3BF49A0E">
            <w:pPr>
              <w:pStyle w:val="99"/>
            </w:pPr>
          </w:p>
        </w:tc>
        <w:tc>
          <w:tcPr>
            <w:tcW w:w="1960" w:type="dxa"/>
            <w:noWrap w:val="0"/>
            <w:vAlign w:val="center"/>
          </w:tcPr>
          <w:p w14:paraId="5E62A35C">
            <w:pPr>
              <w:pStyle w:val="99"/>
            </w:pPr>
            <w:r>
              <w:t>指令接收状态</w:t>
            </w:r>
          </w:p>
        </w:tc>
        <w:tc>
          <w:tcPr>
            <w:tcW w:w="2680" w:type="dxa"/>
            <w:noWrap w:val="0"/>
            <w:vAlign w:val="center"/>
          </w:tcPr>
          <w:p w14:paraId="03818E2A">
            <w:pPr>
              <w:pStyle w:val="99"/>
            </w:pPr>
            <w:r>
              <w:t>00H=指令接收执行正确</w:t>
            </w:r>
            <w:r>
              <w:rPr>
                <w:rFonts w:hint="eastAsia"/>
              </w:rPr>
              <w:t>;</w:t>
            </w:r>
          </w:p>
          <w:p w14:paraId="05345B8D">
            <w:pPr>
              <w:pStyle w:val="99"/>
            </w:pPr>
            <w:r>
              <w:t>A0H=指令接收错误</w:t>
            </w:r>
            <w:r>
              <w:rPr>
                <w:rFonts w:hint="eastAsia"/>
              </w:rPr>
              <w:t>;</w:t>
            </w:r>
          </w:p>
          <w:p w14:paraId="20D74E22">
            <w:pPr>
              <w:pStyle w:val="99"/>
            </w:pPr>
            <w:r>
              <w:t>0AH=指令接收正确，不执行</w:t>
            </w:r>
          </w:p>
        </w:tc>
        <w:tc>
          <w:tcPr>
            <w:tcW w:w="1542" w:type="dxa"/>
            <w:noWrap w:val="0"/>
            <w:vAlign w:val="center"/>
          </w:tcPr>
          <w:p w14:paraId="474AC682">
            <w:pPr>
              <w:pStyle w:val="99"/>
            </w:pPr>
          </w:p>
        </w:tc>
      </w:tr>
      <w:tr w14:paraId="0F83EB5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auto"/>
          <w:wAfter w:w="0" w:type="auto"/>
          <w:trHeight w:val="78" w:hRule="atLeast"/>
          <w:jc w:val="center"/>
        </w:trPr>
        <w:tc>
          <w:tcPr>
            <w:tcW w:w="982" w:type="dxa"/>
            <w:vMerge w:val="continue"/>
            <w:noWrap w:val="0"/>
            <w:vAlign w:val="center"/>
          </w:tcPr>
          <w:p w14:paraId="0D091226">
            <w:pPr>
              <w:pStyle w:val="99"/>
            </w:pPr>
          </w:p>
        </w:tc>
        <w:tc>
          <w:tcPr>
            <w:tcW w:w="1397" w:type="dxa"/>
            <w:noWrap w:val="0"/>
            <w:vAlign w:val="center"/>
          </w:tcPr>
          <w:p w14:paraId="39EF234C">
            <w:pPr>
              <w:pStyle w:val="99"/>
            </w:pPr>
            <w:r>
              <w:t>DATA4</w:t>
            </w:r>
          </w:p>
        </w:tc>
        <w:tc>
          <w:tcPr>
            <w:tcW w:w="610" w:type="dxa"/>
            <w:noWrap w:val="0"/>
            <w:vAlign w:val="center"/>
          </w:tcPr>
          <w:p w14:paraId="0F171D70">
            <w:pPr>
              <w:pStyle w:val="99"/>
              <w:rPr>
                <w:rFonts w:hint="eastAsia"/>
              </w:rPr>
            </w:pPr>
          </w:p>
        </w:tc>
        <w:tc>
          <w:tcPr>
            <w:tcW w:w="1960" w:type="dxa"/>
            <w:noWrap w:val="0"/>
            <w:vAlign w:val="center"/>
          </w:tcPr>
          <w:p w14:paraId="5E060023">
            <w:pPr>
              <w:pStyle w:val="99"/>
              <w:rPr>
                <w:rFonts w:hint="eastAsia"/>
              </w:rPr>
            </w:pPr>
            <w:r>
              <w:t>接收错误指令计数</w:t>
            </w:r>
          </w:p>
        </w:tc>
        <w:tc>
          <w:tcPr>
            <w:tcW w:w="2680" w:type="dxa"/>
            <w:noWrap w:val="0"/>
            <w:vAlign w:val="center"/>
          </w:tcPr>
          <w:p w14:paraId="44773D02">
            <w:pPr>
              <w:pStyle w:val="99"/>
              <w:rPr>
                <w:rFonts w:hint="eastAsia"/>
              </w:rPr>
            </w:pPr>
          </w:p>
        </w:tc>
        <w:tc>
          <w:tcPr>
            <w:tcW w:w="1542" w:type="dxa"/>
            <w:noWrap w:val="0"/>
            <w:vAlign w:val="center"/>
          </w:tcPr>
          <w:p w14:paraId="06A7D04B">
            <w:pPr>
              <w:pStyle w:val="99"/>
            </w:pPr>
            <w:r>
              <w:rPr>
                <w:rFonts w:hint="eastAsia"/>
              </w:rPr>
              <w:t>无符号十六进制。</w:t>
            </w:r>
          </w:p>
          <w:p w14:paraId="3B0A376F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溢出</w:t>
            </w:r>
            <w:r>
              <w:t>后清零</w:t>
            </w:r>
          </w:p>
        </w:tc>
      </w:tr>
      <w:tr w14:paraId="4F02924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auto"/>
          <w:wAfter w:w="0" w:type="auto"/>
          <w:trHeight w:val="367" w:hRule="atLeast"/>
          <w:jc w:val="center"/>
        </w:trPr>
        <w:tc>
          <w:tcPr>
            <w:tcW w:w="982" w:type="dxa"/>
            <w:vMerge w:val="continue"/>
            <w:noWrap w:val="0"/>
            <w:vAlign w:val="center"/>
          </w:tcPr>
          <w:p w14:paraId="2E09F20D">
            <w:pPr>
              <w:pStyle w:val="99"/>
            </w:pPr>
          </w:p>
        </w:tc>
        <w:tc>
          <w:tcPr>
            <w:tcW w:w="1397" w:type="dxa"/>
            <w:noWrap w:val="0"/>
            <w:vAlign w:val="center"/>
          </w:tcPr>
          <w:p w14:paraId="551DC8B8">
            <w:pPr>
              <w:pStyle w:val="99"/>
            </w:pPr>
            <w:r>
              <w:t>DATA5</w:t>
            </w:r>
          </w:p>
        </w:tc>
        <w:tc>
          <w:tcPr>
            <w:tcW w:w="610" w:type="dxa"/>
            <w:noWrap w:val="0"/>
            <w:vAlign w:val="center"/>
          </w:tcPr>
          <w:p w14:paraId="3E8F5FAD">
            <w:pPr>
              <w:pStyle w:val="99"/>
            </w:pPr>
          </w:p>
        </w:tc>
        <w:tc>
          <w:tcPr>
            <w:tcW w:w="1960" w:type="dxa"/>
            <w:noWrap w:val="0"/>
            <w:vAlign w:val="center"/>
          </w:tcPr>
          <w:p w14:paraId="20AEF15B">
            <w:pPr>
              <w:pStyle w:val="99"/>
            </w:pPr>
            <w:r>
              <w:t>错误指令帧编号</w:t>
            </w:r>
          </w:p>
        </w:tc>
        <w:tc>
          <w:tcPr>
            <w:tcW w:w="2680" w:type="dxa"/>
            <w:noWrap w:val="0"/>
            <w:vAlign w:val="center"/>
          </w:tcPr>
          <w:p w14:paraId="68C455AB">
            <w:pPr>
              <w:pStyle w:val="99"/>
            </w:pPr>
          </w:p>
        </w:tc>
        <w:tc>
          <w:tcPr>
            <w:tcW w:w="1542" w:type="dxa"/>
            <w:noWrap w:val="0"/>
            <w:vAlign w:val="center"/>
          </w:tcPr>
          <w:p w14:paraId="35BA2C6D">
            <w:pPr>
              <w:pStyle w:val="99"/>
            </w:pPr>
            <w:r>
              <w:rPr>
                <w:rFonts w:hint="eastAsia"/>
              </w:rPr>
              <w:t>源码显示。</w:t>
            </w:r>
          </w:p>
          <w:p w14:paraId="485E4691">
            <w:pPr>
              <w:pStyle w:val="99"/>
              <w:rPr>
                <w:rFonts w:hint="eastAsia"/>
              </w:rPr>
            </w:pPr>
            <w:r>
              <w:t>无错误指令填写00H；否则填写最后一条错误指令编号</w:t>
            </w:r>
          </w:p>
        </w:tc>
      </w:tr>
      <w:tr w14:paraId="1000707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auto"/>
          <w:wAfter w:w="0" w:type="auto"/>
          <w:trHeight w:val="323" w:hRule="atLeast"/>
          <w:jc w:val="center"/>
        </w:trPr>
        <w:tc>
          <w:tcPr>
            <w:tcW w:w="982" w:type="dxa"/>
            <w:vMerge w:val="continue"/>
            <w:noWrap w:val="0"/>
            <w:vAlign w:val="center"/>
          </w:tcPr>
          <w:p w14:paraId="4F269030">
            <w:pPr>
              <w:pStyle w:val="99"/>
            </w:pPr>
          </w:p>
        </w:tc>
        <w:tc>
          <w:tcPr>
            <w:tcW w:w="1397" w:type="dxa"/>
            <w:noWrap w:val="0"/>
            <w:vAlign w:val="center"/>
          </w:tcPr>
          <w:p w14:paraId="714D806A">
            <w:pPr>
              <w:pStyle w:val="99"/>
            </w:pPr>
            <w:r>
              <w:t>DATA6~7</w:t>
            </w:r>
          </w:p>
        </w:tc>
        <w:tc>
          <w:tcPr>
            <w:tcW w:w="610" w:type="dxa"/>
            <w:tcBorders>
              <w:bottom w:val="single" w:color="auto" w:sz="4" w:space="0"/>
            </w:tcBorders>
            <w:noWrap w:val="0"/>
            <w:vAlign w:val="center"/>
          </w:tcPr>
          <w:p w14:paraId="7EBEDFA2">
            <w:pPr>
              <w:pStyle w:val="99"/>
              <w:rPr>
                <w:rFonts w:hint="eastAsia"/>
              </w:rPr>
            </w:pPr>
          </w:p>
        </w:tc>
        <w:tc>
          <w:tcPr>
            <w:tcW w:w="1960" w:type="dxa"/>
            <w:tcBorders>
              <w:bottom w:val="single" w:color="auto" w:sz="4" w:space="0"/>
            </w:tcBorders>
            <w:noWrap w:val="0"/>
            <w:vAlign w:val="center"/>
          </w:tcPr>
          <w:p w14:paraId="08AA8C33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保留</w:t>
            </w:r>
          </w:p>
        </w:tc>
        <w:tc>
          <w:tcPr>
            <w:tcW w:w="2680" w:type="dxa"/>
            <w:noWrap w:val="0"/>
            <w:vAlign w:val="center"/>
          </w:tcPr>
          <w:p w14:paraId="75BCACEB">
            <w:pPr>
              <w:pStyle w:val="99"/>
            </w:pPr>
            <w:r>
              <w:rPr>
                <w:rFonts w:hint="eastAsia"/>
              </w:rPr>
              <w:t>A</w:t>
            </w:r>
            <w:r>
              <w:t>AH</w:t>
            </w:r>
          </w:p>
        </w:tc>
        <w:tc>
          <w:tcPr>
            <w:tcW w:w="1542" w:type="dxa"/>
            <w:noWrap w:val="0"/>
            <w:vAlign w:val="center"/>
          </w:tcPr>
          <w:p w14:paraId="20360E43">
            <w:pPr>
              <w:pStyle w:val="99"/>
            </w:pPr>
          </w:p>
        </w:tc>
      </w:tr>
      <w:tr w14:paraId="7518B42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auto"/>
          <w:wAfter w:w="0" w:type="auto"/>
          <w:trHeight w:val="223" w:hRule="atLeast"/>
          <w:jc w:val="center"/>
        </w:trPr>
        <w:tc>
          <w:tcPr>
            <w:tcW w:w="982" w:type="dxa"/>
            <w:vMerge w:val="restart"/>
            <w:noWrap w:val="0"/>
            <w:vAlign w:val="center"/>
          </w:tcPr>
          <w:p w14:paraId="395E81BB">
            <w:pPr>
              <w:pStyle w:val="99"/>
            </w:pPr>
            <w:r>
              <w:rPr>
                <w:rFonts w:hint="eastAsia"/>
              </w:rPr>
              <w:t>使用说明</w:t>
            </w:r>
          </w:p>
        </w:tc>
        <w:tc>
          <w:tcPr>
            <w:tcW w:w="1397" w:type="dxa"/>
            <w:noWrap w:val="0"/>
            <w:vAlign w:val="center"/>
          </w:tcPr>
          <w:p w14:paraId="71AA6388">
            <w:pPr>
              <w:pStyle w:val="99"/>
            </w:pPr>
            <w:r>
              <w:rPr>
                <w:rFonts w:hint="eastAsia"/>
              </w:rPr>
              <w:t>发送条件</w:t>
            </w:r>
          </w:p>
        </w:tc>
        <w:tc>
          <w:tcPr>
            <w:tcW w:w="6792" w:type="dxa"/>
            <w:gridSpan w:val="4"/>
            <w:noWrap w:val="0"/>
            <w:vAlign w:val="center"/>
          </w:tcPr>
          <w:p w14:paraId="50091503">
            <w:pPr>
              <w:pStyle w:val="99"/>
              <w:jc w:val="left"/>
            </w:pPr>
            <w:r>
              <w:rPr>
                <w:rFonts w:hint="eastAsia"/>
              </w:rPr>
              <w:t>接收到中心机指令后，2</w:t>
            </w:r>
            <w:r>
              <w:t>0</w:t>
            </w:r>
            <w:r>
              <w:rPr>
                <w:rFonts w:hint="eastAsia"/>
              </w:rPr>
              <w:t>ms内返回指令应答帧(AP-Y001</w:t>
            </w:r>
            <w:r>
              <w:t>)</w:t>
            </w:r>
          </w:p>
        </w:tc>
      </w:tr>
      <w:tr w14:paraId="6FD54D1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auto"/>
          <w:wAfter w:w="0" w:type="auto"/>
          <w:trHeight w:val="223" w:hRule="atLeast"/>
          <w:jc w:val="center"/>
        </w:trPr>
        <w:tc>
          <w:tcPr>
            <w:tcW w:w="982" w:type="dxa"/>
            <w:vMerge w:val="continue"/>
            <w:tcBorders>
              <w:bottom w:val="single" w:color="auto" w:sz="12" w:space="0"/>
            </w:tcBorders>
            <w:noWrap w:val="0"/>
            <w:vAlign w:val="center"/>
          </w:tcPr>
          <w:p w14:paraId="3EF18D5C">
            <w:pPr>
              <w:pStyle w:val="99"/>
            </w:pPr>
          </w:p>
        </w:tc>
        <w:tc>
          <w:tcPr>
            <w:tcW w:w="1397" w:type="dxa"/>
            <w:tcBorders>
              <w:bottom w:val="single" w:color="auto" w:sz="12" w:space="0"/>
            </w:tcBorders>
            <w:noWrap w:val="0"/>
            <w:vAlign w:val="center"/>
          </w:tcPr>
          <w:p w14:paraId="170D430B">
            <w:pPr>
              <w:pStyle w:val="99"/>
            </w:pPr>
            <w:r>
              <w:rPr>
                <w:rFonts w:hint="eastAsia"/>
              </w:rPr>
              <w:t>处理要求</w:t>
            </w:r>
          </w:p>
        </w:tc>
        <w:tc>
          <w:tcPr>
            <w:tcW w:w="6792" w:type="dxa"/>
            <w:gridSpan w:val="4"/>
            <w:tcBorders>
              <w:bottom w:val="single" w:color="auto" w:sz="12" w:space="0"/>
            </w:tcBorders>
            <w:noWrap w:val="0"/>
            <w:vAlign w:val="center"/>
          </w:tcPr>
          <w:p w14:paraId="3EFE5F44">
            <w:pPr>
              <w:pStyle w:val="99"/>
            </w:pPr>
          </w:p>
        </w:tc>
      </w:tr>
    </w:tbl>
    <w:p w14:paraId="17DD5EF6">
      <w:pPr>
        <w:ind w:firstLine="480"/>
      </w:pPr>
      <w:r>
        <w:rPr>
          <w:rFonts w:hint="eastAsia"/>
        </w:rPr>
        <w:t>使用说明:</w:t>
      </w:r>
    </w:p>
    <w:p w14:paraId="5012383A">
      <w:pPr>
        <w:ind w:firstLine="480"/>
      </w:pPr>
      <w:r>
        <w:rPr>
          <w:rFonts w:hint="eastAsia"/>
        </w:rPr>
        <w:t xml:space="preserve">a) </w:t>
      </w:r>
      <w:r>
        <w:t>指令接收错误:指令ID正确，但是参数的格式不正确</w:t>
      </w:r>
      <w:r>
        <w:rPr>
          <w:rFonts w:hint="eastAsia"/>
        </w:rPr>
        <w:t>，如指令数据域中的固定值参数位置的数据与指令要求不相符。</w:t>
      </w:r>
    </w:p>
    <w:p w14:paraId="7F543FED">
      <w:pPr>
        <w:ind w:firstLine="480"/>
        <w:rPr>
          <w:rFonts w:hint="eastAsia"/>
        </w:rPr>
      </w:pPr>
      <w:r>
        <w:rPr>
          <w:rFonts w:hint="eastAsia"/>
        </w:rPr>
        <w:t xml:space="preserve">b) </w:t>
      </w:r>
      <w:r>
        <w:t>指令接收正确，不执行:指令ID正确，但是指令参数超界或者执行时出现异常</w:t>
      </w:r>
      <w:r>
        <w:rPr>
          <w:rFonts w:hint="eastAsia"/>
        </w:rPr>
        <w:t>，如指令数据域中的可变参数位置的数据与参数要求矛盾。</w:t>
      </w:r>
    </w:p>
    <w:p w14:paraId="45A884C6">
      <w:pPr>
        <w:ind w:firstLine="480"/>
      </w:pPr>
      <w:r>
        <w:rPr>
          <w:rFonts w:hint="eastAsia"/>
        </w:rPr>
        <w:t>c) 错误指令编号指:</w:t>
      </w:r>
      <w:r>
        <w:t>最后一条错误指令编号。</w:t>
      </w:r>
    </w:p>
    <w:p w14:paraId="58272768">
      <w:pPr>
        <w:ind w:firstLine="480"/>
        <w:rPr>
          <w:rFonts w:hint="eastAsia"/>
        </w:rPr>
      </w:pPr>
      <w:r>
        <w:rPr>
          <w:rFonts w:hint="eastAsia"/>
        </w:rPr>
        <w:t>d) 单机接收一般指令后，返回指令应答帧。</w:t>
      </w:r>
    </w:p>
    <w:p w14:paraId="5D903B94">
      <w:pPr>
        <w:pStyle w:val="4"/>
        <w:spacing w:before="326" w:after="163"/>
      </w:pPr>
      <w:bookmarkStart w:id="166" w:name="_Toc200790838"/>
      <w:bookmarkStart w:id="167" w:name="_Toc192833899"/>
      <w:bookmarkStart w:id="168" w:name="_Toc24513"/>
      <w:r>
        <w:rPr>
          <w:rFonts w:hint="eastAsia"/>
        </w:rPr>
        <w:t>AI控制板帧格式</w:t>
      </w:r>
      <w:bookmarkEnd w:id="166"/>
      <w:bookmarkEnd w:id="167"/>
      <w:bookmarkEnd w:id="168"/>
    </w:p>
    <w:p w14:paraId="0032FFF4">
      <w:pPr>
        <w:pStyle w:val="5"/>
        <w:spacing w:before="326" w:after="163"/>
        <w:rPr>
          <w:rFonts w:hint="eastAsia"/>
        </w:rPr>
      </w:pPr>
      <w:r>
        <w:rPr>
          <w:rFonts w:hint="eastAsia"/>
        </w:rPr>
        <w:t>AI控制板指令帧</w:t>
      </w:r>
    </w:p>
    <w:p w14:paraId="6290A6F9">
      <w:pPr>
        <w:pStyle w:val="6"/>
        <w:spacing w:before="326" w:after="163"/>
        <w:rPr>
          <w:rFonts w:hint="eastAsia"/>
        </w:rPr>
      </w:pPr>
      <w:r>
        <w:rPr>
          <w:rFonts w:hint="eastAsia"/>
        </w:rPr>
        <w:t>总线控制指令（AC-Z001）</w:t>
      </w:r>
    </w:p>
    <w:p w14:paraId="0701BA0E">
      <w:pPr>
        <w:pStyle w:val="14"/>
        <w:rPr>
          <w:rFonts w:hint="eastAsia"/>
        </w:rPr>
      </w:pPr>
      <w:r>
        <w:rPr>
          <w:rFonts w:hint="eastAsia"/>
        </w:rPr>
        <w:t>表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表 \* ARABIC</w:instrText>
      </w:r>
      <w:r>
        <w:instrText xml:space="preserve"> </w:instrText>
      </w:r>
      <w:r>
        <w:fldChar w:fldCharType="separate"/>
      </w:r>
      <w:r>
        <w:rPr>
          <w:lang/>
        </w:rPr>
        <w:t>56</w:t>
      </w:r>
      <w:r>
        <w:fldChar w:fldCharType="end"/>
      </w:r>
      <w:r>
        <w:t xml:space="preserve"> </w:t>
      </w:r>
      <w:r>
        <w:rPr>
          <w:rFonts w:hint="eastAsia"/>
        </w:rPr>
        <w:t>总线控制指令（AC</w:t>
      </w:r>
      <w:r>
        <w:t>-Z001</w:t>
      </w:r>
      <w:r>
        <w:rPr>
          <w:rFonts w:hint="eastAsia"/>
        </w:rPr>
        <w:t>）</w:t>
      </w:r>
    </w:p>
    <w:tbl>
      <w:tblPr>
        <w:tblStyle w:val="43"/>
        <w:tblW w:w="4906" w:type="pct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55"/>
        <w:gridCol w:w="1435"/>
        <w:gridCol w:w="622"/>
        <w:gridCol w:w="1888"/>
        <w:gridCol w:w="2482"/>
        <w:gridCol w:w="1626"/>
      </w:tblGrid>
      <w:tr w14:paraId="436C43A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  <w:jc w:val="center"/>
        </w:trPr>
        <w:tc>
          <w:tcPr>
            <w:tcW w:w="5000" w:type="pct"/>
            <w:gridSpan w:val="6"/>
            <w:noWrap w:val="0"/>
            <w:vAlign w:val="center"/>
          </w:tcPr>
          <w:p w14:paraId="73FEB9F3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指令</w:t>
            </w:r>
            <w:r>
              <w:t>名称</w:t>
            </w:r>
            <w:r>
              <w:rPr>
                <w:rFonts w:hint="eastAsia"/>
              </w:rPr>
              <w:t>:总线控制指令:AC</w:t>
            </w:r>
            <w:r>
              <w:t>-Z001</w:t>
            </w:r>
          </w:p>
        </w:tc>
      </w:tr>
      <w:tr w14:paraId="330AFAA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  <w:jc w:val="center"/>
        </w:trPr>
        <w:tc>
          <w:tcPr>
            <w:tcW w:w="627" w:type="pct"/>
            <w:noWrap w:val="0"/>
            <w:vAlign w:val="center"/>
          </w:tcPr>
          <w:p w14:paraId="65E15D4F">
            <w:pPr>
              <w:pStyle w:val="99"/>
            </w:pPr>
            <w:r>
              <w:t>仲裁域</w:t>
            </w:r>
          </w:p>
        </w:tc>
        <w:tc>
          <w:tcPr>
            <w:tcW w:w="1117" w:type="pct"/>
            <w:gridSpan w:val="2"/>
            <w:noWrap w:val="0"/>
            <w:vAlign w:val="center"/>
          </w:tcPr>
          <w:p w14:paraId="3164AF07">
            <w:pPr>
              <w:pStyle w:val="99"/>
            </w:pPr>
            <w:r>
              <w:t>ID28~ID21</w:t>
            </w:r>
            <w:r>
              <w:rPr>
                <w:rFonts w:hint="eastAsia"/>
              </w:rPr>
              <w:t>:CA</w:t>
            </w:r>
            <w:r>
              <w:t>H</w:t>
            </w:r>
          </w:p>
        </w:tc>
        <w:tc>
          <w:tcPr>
            <w:tcW w:w="1025" w:type="pct"/>
            <w:noWrap w:val="0"/>
            <w:vAlign w:val="center"/>
          </w:tcPr>
          <w:p w14:paraId="2474D1EB">
            <w:pPr>
              <w:pStyle w:val="99"/>
            </w:pPr>
            <w:r>
              <w:t>ID20~ID13</w:t>
            </w:r>
            <w:r>
              <w:rPr>
                <w:rFonts w:hint="eastAsia"/>
              </w:rPr>
              <w:t>:</w:t>
            </w:r>
            <w:r>
              <w:t>01</w:t>
            </w:r>
            <w:r>
              <w:rPr>
                <w:rFonts w:hint="eastAsia"/>
              </w:rPr>
              <w:t>H</w:t>
            </w:r>
          </w:p>
        </w:tc>
        <w:tc>
          <w:tcPr>
            <w:tcW w:w="1348" w:type="pct"/>
            <w:noWrap w:val="0"/>
            <w:vAlign w:val="center"/>
          </w:tcPr>
          <w:p w14:paraId="47571A1E">
            <w:pPr>
              <w:pStyle w:val="99"/>
            </w:pPr>
            <w:r>
              <w:t>ID12~ID6</w:t>
            </w:r>
            <w:r>
              <w:rPr>
                <w:rFonts w:hint="eastAsia"/>
              </w:rPr>
              <w:t>:</w:t>
            </w:r>
          </w:p>
          <w:p w14:paraId="077382F5">
            <w:pPr>
              <w:pStyle w:val="99"/>
            </w:pPr>
            <w:r>
              <w:t>同ID28~ID22</w:t>
            </w:r>
          </w:p>
        </w:tc>
        <w:tc>
          <w:tcPr>
            <w:tcW w:w="883" w:type="pct"/>
            <w:noWrap w:val="0"/>
            <w:vAlign w:val="center"/>
          </w:tcPr>
          <w:p w14:paraId="078A6BCF">
            <w:pPr>
              <w:pStyle w:val="99"/>
            </w:pPr>
            <w:r>
              <w:t>ID5~ID0</w:t>
            </w:r>
            <w:r>
              <w:rPr>
                <w:rFonts w:hint="eastAsia"/>
              </w:rPr>
              <w:t>:</w:t>
            </w:r>
            <w:r>
              <w:t>00H</w:t>
            </w:r>
          </w:p>
        </w:tc>
      </w:tr>
      <w:tr w14:paraId="0E1CFC0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  <w:jc w:val="center"/>
        </w:trPr>
        <w:tc>
          <w:tcPr>
            <w:tcW w:w="627" w:type="pct"/>
            <w:vMerge w:val="restart"/>
            <w:noWrap w:val="0"/>
            <w:vAlign w:val="center"/>
          </w:tcPr>
          <w:p w14:paraId="320F2A3B">
            <w:pPr>
              <w:pStyle w:val="99"/>
            </w:pPr>
            <w:r>
              <w:t>数据域</w:t>
            </w:r>
          </w:p>
        </w:tc>
        <w:tc>
          <w:tcPr>
            <w:tcW w:w="779" w:type="pct"/>
            <w:noWrap w:val="0"/>
            <w:vAlign w:val="center"/>
          </w:tcPr>
          <w:p w14:paraId="77C66F14">
            <w:pPr>
              <w:pStyle w:val="99"/>
            </w:pPr>
            <w:r>
              <w:rPr>
                <w:rFonts w:hint="eastAsia"/>
              </w:rPr>
              <w:t>DATA0</w:t>
            </w:r>
          </w:p>
        </w:tc>
        <w:tc>
          <w:tcPr>
            <w:tcW w:w="338" w:type="pct"/>
            <w:noWrap w:val="0"/>
            <w:vAlign w:val="center"/>
          </w:tcPr>
          <w:p w14:paraId="7A54898E">
            <w:pPr>
              <w:pStyle w:val="99"/>
            </w:pPr>
          </w:p>
        </w:tc>
        <w:tc>
          <w:tcPr>
            <w:tcW w:w="1025" w:type="pct"/>
            <w:noWrap w:val="0"/>
            <w:vAlign w:val="center"/>
          </w:tcPr>
          <w:p w14:paraId="740D976D">
            <w:pPr>
              <w:pStyle w:val="99"/>
            </w:pPr>
            <w:r>
              <w:rPr>
                <w:rFonts w:hint="eastAsia"/>
              </w:rPr>
              <w:t>帧头</w:t>
            </w:r>
          </w:p>
        </w:tc>
        <w:tc>
          <w:tcPr>
            <w:tcW w:w="1348" w:type="pct"/>
            <w:noWrap w:val="0"/>
            <w:vAlign w:val="center"/>
          </w:tcPr>
          <w:p w14:paraId="6C09B495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CA</w:t>
            </w:r>
            <w:r>
              <w:t>H</w:t>
            </w:r>
          </w:p>
        </w:tc>
        <w:tc>
          <w:tcPr>
            <w:tcW w:w="883" w:type="pct"/>
            <w:noWrap w:val="0"/>
            <w:vAlign w:val="center"/>
          </w:tcPr>
          <w:p w14:paraId="0DF12118">
            <w:pPr>
              <w:pStyle w:val="99"/>
            </w:pPr>
          </w:p>
        </w:tc>
      </w:tr>
      <w:tr w14:paraId="6915AD5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  <w:jc w:val="center"/>
        </w:trPr>
        <w:tc>
          <w:tcPr>
            <w:tcW w:w="627" w:type="pct"/>
            <w:vMerge w:val="continue"/>
            <w:noWrap w:val="0"/>
            <w:vAlign w:val="center"/>
          </w:tcPr>
          <w:p w14:paraId="5A3CE18D">
            <w:pPr>
              <w:pStyle w:val="99"/>
            </w:pPr>
          </w:p>
        </w:tc>
        <w:tc>
          <w:tcPr>
            <w:tcW w:w="779" w:type="pct"/>
            <w:noWrap w:val="0"/>
            <w:vAlign w:val="center"/>
          </w:tcPr>
          <w:p w14:paraId="1F2CC066">
            <w:pPr>
              <w:pStyle w:val="99"/>
            </w:pPr>
            <w:r>
              <w:rPr>
                <w:rFonts w:hint="eastAsia"/>
              </w:rPr>
              <w:t>DATA1</w:t>
            </w:r>
          </w:p>
        </w:tc>
        <w:tc>
          <w:tcPr>
            <w:tcW w:w="338" w:type="pct"/>
            <w:noWrap w:val="0"/>
            <w:vAlign w:val="center"/>
          </w:tcPr>
          <w:p w14:paraId="412D785E">
            <w:pPr>
              <w:pStyle w:val="99"/>
            </w:pPr>
          </w:p>
        </w:tc>
        <w:tc>
          <w:tcPr>
            <w:tcW w:w="1025" w:type="pct"/>
            <w:noWrap w:val="0"/>
            <w:vAlign w:val="center"/>
          </w:tcPr>
          <w:p w14:paraId="73A57D78">
            <w:pPr>
              <w:pStyle w:val="99"/>
            </w:pPr>
            <w:r>
              <w:rPr>
                <w:rFonts w:hint="eastAsia"/>
              </w:rPr>
              <w:t>指令</w:t>
            </w:r>
          </w:p>
        </w:tc>
        <w:tc>
          <w:tcPr>
            <w:tcW w:w="1348" w:type="pct"/>
            <w:noWrap w:val="0"/>
            <w:vAlign w:val="center"/>
          </w:tcPr>
          <w:p w14:paraId="5A9DD256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1H</w:t>
            </w:r>
          </w:p>
        </w:tc>
        <w:tc>
          <w:tcPr>
            <w:tcW w:w="883" w:type="pct"/>
            <w:noWrap w:val="0"/>
            <w:vAlign w:val="center"/>
          </w:tcPr>
          <w:p w14:paraId="16285A78">
            <w:pPr>
              <w:pStyle w:val="99"/>
            </w:pPr>
          </w:p>
        </w:tc>
      </w:tr>
      <w:tr w14:paraId="0CDA033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  <w:jc w:val="center"/>
        </w:trPr>
        <w:tc>
          <w:tcPr>
            <w:tcW w:w="627" w:type="pct"/>
            <w:vMerge w:val="continue"/>
            <w:noWrap w:val="0"/>
            <w:vAlign w:val="center"/>
          </w:tcPr>
          <w:p w14:paraId="2CA198A4">
            <w:pPr>
              <w:pStyle w:val="99"/>
            </w:pPr>
          </w:p>
        </w:tc>
        <w:tc>
          <w:tcPr>
            <w:tcW w:w="779" w:type="pct"/>
            <w:noWrap w:val="0"/>
            <w:vAlign w:val="center"/>
          </w:tcPr>
          <w:p w14:paraId="307E9CD6">
            <w:pPr>
              <w:pStyle w:val="99"/>
            </w:pPr>
            <w:r>
              <w:t>DATA2</w:t>
            </w:r>
          </w:p>
        </w:tc>
        <w:tc>
          <w:tcPr>
            <w:tcW w:w="338" w:type="pct"/>
            <w:noWrap w:val="0"/>
            <w:vAlign w:val="center"/>
          </w:tcPr>
          <w:p w14:paraId="2E19B411">
            <w:pPr>
              <w:pStyle w:val="99"/>
            </w:pPr>
          </w:p>
        </w:tc>
        <w:tc>
          <w:tcPr>
            <w:tcW w:w="1025" w:type="pct"/>
            <w:noWrap w:val="0"/>
            <w:vAlign w:val="center"/>
          </w:tcPr>
          <w:p w14:paraId="61C0D572">
            <w:pPr>
              <w:pStyle w:val="99"/>
            </w:pPr>
            <w:r>
              <w:t>总线选择控制字</w:t>
            </w:r>
          </w:p>
        </w:tc>
        <w:tc>
          <w:tcPr>
            <w:tcW w:w="1348" w:type="pct"/>
            <w:noWrap w:val="0"/>
            <w:vAlign w:val="center"/>
          </w:tcPr>
          <w:p w14:paraId="42D0BC9E">
            <w:pPr>
              <w:pStyle w:val="99"/>
            </w:pPr>
            <w:r>
              <w:t>00H</w:t>
            </w:r>
            <w:r>
              <w:rPr>
                <w:rFonts w:hint="eastAsia"/>
              </w:rPr>
              <w:t>=</w:t>
            </w:r>
            <w:r>
              <w:t>自主选择总线</w:t>
            </w:r>
            <w:r>
              <w:rPr>
                <w:rFonts w:hint="eastAsia"/>
              </w:rPr>
              <w:t>A</w:t>
            </w:r>
            <w:r>
              <w:t>进行通信</w:t>
            </w:r>
            <w:r>
              <w:rPr>
                <w:rFonts w:hint="eastAsia"/>
              </w:rPr>
              <w:t>;</w:t>
            </w:r>
          </w:p>
          <w:p w14:paraId="56ECDDDB">
            <w:pPr>
              <w:pStyle w:val="99"/>
            </w:pPr>
            <w:r>
              <w:rPr>
                <w:rFonts w:hint="eastAsia"/>
              </w:rPr>
              <w:t>AAH=</w:t>
            </w:r>
            <w:r>
              <w:t>自主选择总线</w:t>
            </w:r>
            <w:r>
              <w:rPr>
                <w:rFonts w:hint="eastAsia"/>
              </w:rPr>
              <w:t>B</w:t>
            </w:r>
            <w:r>
              <w:t>进行通信</w:t>
            </w:r>
            <w:r>
              <w:rPr>
                <w:rFonts w:hint="eastAsia"/>
              </w:rPr>
              <w:t>;</w:t>
            </w:r>
          </w:p>
          <w:p w14:paraId="0C1A44FF">
            <w:pPr>
              <w:pStyle w:val="99"/>
            </w:pPr>
            <w:r>
              <w:t>A0H</w:t>
            </w:r>
            <w:r>
              <w:rPr>
                <w:rFonts w:hint="eastAsia"/>
              </w:rPr>
              <w:t>=</w:t>
            </w:r>
            <w:r>
              <w:t>强制使用总线A进行通信</w:t>
            </w:r>
            <w:r>
              <w:rPr>
                <w:rFonts w:hint="eastAsia"/>
              </w:rPr>
              <w:t>;</w:t>
            </w:r>
          </w:p>
          <w:p w14:paraId="02A063A2">
            <w:pPr>
              <w:pStyle w:val="99"/>
              <w:rPr>
                <w:rFonts w:hint="eastAsia"/>
              </w:rPr>
            </w:pPr>
            <w:r>
              <w:t>0AH</w:t>
            </w:r>
            <w:r>
              <w:rPr>
                <w:rFonts w:hint="eastAsia"/>
              </w:rPr>
              <w:t>=</w:t>
            </w:r>
            <w:r>
              <w:t>强制使用总线B进行通信</w:t>
            </w:r>
          </w:p>
        </w:tc>
        <w:tc>
          <w:tcPr>
            <w:tcW w:w="883" w:type="pct"/>
            <w:noWrap w:val="0"/>
            <w:vAlign w:val="center"/>
          </w:tcPr>
          <w:p w14:paraId="37B82127">
            <w:pPr>
              <w:pStyle w:val="99"/>
            </w:pPr>
          </w:p>
        </w:tc>
      </w:tr>
      <w:tr w14:paraId="3FF1928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  <w:jc w:val="center"/>
        </w:trPr>
        <w:tc>
          <w:tcPr>
            <w:tcW w:w="627" w:type="pct"/>
            <w:vMerge w:val="continue"/>
            <w:noWrap w:val="0"/>
            <w:vAlign w:val="center"/>
          </w:tcPr>
          <w:p w14:paraId="21FB6B97">
            <w:pPr>
              <w:pStyle w:val="99"/>
            </w:pPr>
          </w:p>
        </w:tc>
        <w:tc>
          <w:tcPr>
            <w:tcW w:w="779" w:type="pct"/>
            <w:noWrap w:val="0"/>
            <w:vAlign w:val="center"/>
          </w:tcPr>
          <w:p w14:paraId="59F368B5">
            <w:pPr>
              <w:pStyle w:val="99"/>
            </w:pPr>
            <w:r>
              <w:t>DATA3~7</w:t>
            </w:r>
          </w:p>
        </w:tc>
        <w:tc>
          <w:tcPr>
            <w:tcW w:w="338" w:type="pct"/>
            <w:noWrap w:val="0"/>
            <w:vAlign w:val="center"/>
          </w:tcPr>
          <w:p w14:paraId="34079178">
            <w:pPr>
              <w:pStyle w:val="99"/>
            </w:pPr>
          </w:p>
        </w:tc>
        <w:tc>
          <w:tcPr>
            <w:tcW w:w="1025" w:type="pct"/>
            <w:noWrap w:val="0"/>
            <w:vAlign w:val="center"/>
          </w:tcPr>
          <w:p w14:paraId="25AF5F7D">
            <w:pPr>
              <w:pStyle w:val="99"/>
            </w:pPr>
            <w:r>
              <w:rPr>
                <w:rFonts w:hint="eastAsia"/>
              </w:rPr>
              <w:t>保留</w:t>
            </w:r>
          </w:p>
        </w:tc>
        <w:tc>
          <w:tcPr>
            <w:tcW w:w="1348" w:type="pct"/>
            <w:noWrap w:val="0"/>
            <w:vAlign w:val="center"/>
          </w:tcPr>
          <w:p w14:paraId="588E1226">
            <w:pPr>
              <w:pStyle w:val="99"/>
            </w:pPr>
            <w:r>
              <w:rPr>
                <w:rFonts w:hint="eastAsia"/>
              </w:rPr>
              <w:t>AAH、AAH、AAH、AAH、</w:t>
            </w:r>
            <w:r>
              <w:t>AAH</w:t>
            </w:r>
          </w:p>
        </w:tc>
        <w:tc>
          <w:tcPr>
            <w:tcW w:w="883" w:type="pct"/>
            <w:noWrap w:val="0"/>
            <w:vAlign w:val="center"/>
          </w:tcPr>
          <w:p w14:paraId="1F6CD013">
            <w:pPr>
              <w:pStyle w:val="99"/>
            </w:pPr>
          </w:p>
        </w:tc>
      </w:tr>
      <w:tr w14:paraId="00D2C45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  <w:jc w:val="center"/>
        </w:trPr>
        <w:tc>
          <w:tcPr>
            <w:tcW w:w="627" w:type="pct"/>
            <w:vMerge w:val="restart"/>
            <w:noWrap w:val="0"/>
            <w:vAlign w:val="center"/>
          </w:tcPr>
          <w:p w14:paraId="20C8CBA9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使用</w:t>
            </w:r>
            <w:r>
              <w:t>说明</w:t>
            </w:r>
          </w:p>
        </w:tc>
        <w:tc>
          <w:tcPr>
            <w:tcW w:w="779" w:type="pct"/>
            <w:noWrap w:val="0"/>
            <w:vAlign w:val="center"/>
          </w:tcPr>
          <w:p w14:paraId="67731E3A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发送</w:t>
            </w:r>
            <w:r>
              <w:t>条件</w:t>
            </w:r>
          </w:p>
        </w:tc>
        <w:tc>
          <w:tcPr>
            <w:tcW w:w="3594" w:type="pct"/>
            <w:gridSpan w:val="4"/>
            <w:noWrap w:val="0"/>
            <w:vAlign w:val="center"/>
          </w:tcPr>
          <w:p w14:paraId="543C6F8B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由</w:t>
            </w:r>
            <w:r>
              <w:t>上位机发送</w:t>
            </w:r>
          </w:p>
        </w:tc>
      </w:tr>
      <w:tr w14:paraId="2210B9B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  <w:jc w:val="center"/>
        </w:trPr>
        <w:tc>
          <w:tcPr>
            <w:tcW w:w="627" w:type="pct"/>
            <w:vMerge w:val="continue"/>
            <w:noWrap w:val="0"/>
            <w:vAlign w:val="center"/>
          </w:tcPr>
          <w:p w14:paraId="4D22381D">
            <w:pPr>
              <w:pStyle w:val="99"/>
            </w:pPr>
          </w:p>
        </w:tc>
        <w:tc>
          <w:tcPr>
            <w:tcW w:w="779" w:type="pct"/>
            <w:noWrap w:val="0"/>
            <w:vAlign w:val="center"/>
          </w:tcPr>
          <w:p w14:paraId="2FDC86CC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处理</w:t>
            </w:r>
            <w:r>
              <w:t>要求</w:t>
            </w:r>
          </w:p>
        </w:tc>
        <w:tc>
          <w:tcPr>
            <w:tcW w:w="3594" w:type="pct"/>
            <w:gridSpan w:val="4"/>
            <w:noWrap w:val="0"/>
            <w:vAlign w:val="center"/>
          </w:tcPr>
          <w:p w14:paraId="0180DB44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AI控制板</w:t>
            </w:r>
            <w:r>
              <w:t>接收到</w:t>
            </w:r>
            <w:r>
              <w:rPr>
                <w:rFonts w:hint="eastAsia"/>
              </w:rPr>
              <w:t>该</w:t>
            </w:r>
            <w:r>
              <w:t>帧后，</w:t>
            </w:r>
            <w:r>
              <w:rPr>
                <w:rFonts w:hint="eastAsia"/>
              </w:rPr>
              <w:t>2</w:t>
            </w:r>
            <w:r>
              <w:t>0m</w:t>
            </w:r>
            <w:r>
              <w:rPr>
                <w:rFonts w:hint="eastAsia"/>
              </w:rPr>
              <w:t>s</w:t>
            </w:r>
            <w:r>
              <w:t>内</w:t>
            </w:r>
            <w:r>
              <w:rPr>
                <w:rFonts w:hint="eastAsia"/>
              </w:rPr>
              <w:t>发送</w:t>
            </w:r>
            <w:r>
              <w:t>指令应答帧</w:t>
            </w:r>
            <w:r>
              <w:rPr>
                <w:rFonts w:hint="eastAsia"/>
              </w:rPr>
              <w:t>（AC</w:t>
            </w:r>
            <w:r>
              <w:t>-</w:t>
            </w:r>
            <w:r>
              <w:rPr>
                <w:rFonts w:hint="eastAsia"/>
              </w:rPr>
              <w:t>Y</w:t>
            </w:r>
            <w:r>
              <w:t>001</w:t>
            </w:r>
            <w:r>
              <w:rPr>
                <w:rFonts w:hint="eastAsia"/>
              </w:rPr>
              <w:t>）</w:t>
            </w:r>
          </w:p>
        </w:tc>
      </w:tr>
    </w:tbl>
    <w:p w14:paraId="62D50FB1">
      <w:pPr>
        <w:ind w:firstLine="480"/>
        <w:rPr>
          <w:rFonts w:hint="eastAsia"/>
        </w:rPr>
      </w:pPr>
      <w:r>
        <w:rPr>
          <w:rFonts w:hint="eastAsia"/>
        </w:rPr>
        <w:t>指令说明:</w:t>
      </w:r>
    </w:p>
    <w:p w14:paraId="19BF6D66">
      <w:pPr>
        <w:ind w:firstLine="480"/>
        <w:rPr>
          <w:rFonts w:hint="eastAsia"/>
        </w:rPr>
      </w:pPr>
      <w:r>
        <w:rPr>
          <w:rFonts w:hint="eastAsia"/>
        </w:rPr>
        <w:t>a) 根据指令内容选择通信时使用的总线；平台所有单机上电默认为自主选择总线模式，</w:t>
      </w:r>
      <w:r>
        <w:t>自主选择总线</w:t>
      </w:r>
      <w:r>
        <w:rPr>
          <w:rFonts w:hint="eastAsia"/>
        </w:rPr>
        <w:t>A</w:t>
      </w:r>
      <w:r>
        <w:t>进行通信</w:t>
      </w:r>
      <w:r>
        <w:rPr>
          <w:rFonts w:hint="eastAsia"/>
        </w:rPr>
        <w:t>。</w:t>
      </w:r>
    </w:p>
    <w:p w14:paraId="5D6219F6">
      <w:pPr>
        <w:ind w:firstLine="480"/>
        <w:rPr>
          <w:rFonts w:hint="eastAsia"/>
        </w:rPr>
      </w:pPr>
      <w:r>
        <w:rPr>
          <w:rFonts w:hint="eastAsia"/>
        </w:rPr>
        <w:t>b) 单机接收到自主选择总线A（B）</w:t>
      </w:r>
      <w:r>
        <w:t>进行通信</w:t>
      </w:r>
      <w:r>
        <w:rPr>
          <w:rFonts w:hint="eastAsia"/>
        </w:rPr>
        <w:t>后，总线切换到A（B）总线，当连续6s未接收到中心机任何指令帧或数据同步广播帧，则切换至B（A）总线进行通信。</w:t>
      </w:r>
    </w:p>
    <w:p w14:paraId="0EECC0D2">
      <w:pPr>
        <w:ind w:firstLine="480"/>
        <w:rPr>
          <w:rFonts w:hint="eastAsia"/>
        </w:rPr>
      </w:pPr>
      <w:r>
        <w:rPr>
          <w:rFonts w:hint="eastAsia"/>
        </w:rPr>
        <w:t>c) 接收到强制使用总线A（B）进行通信指令后，不再进行通信总线的切换。</w:t>
      </w:r>
    </w:p>
    <w:p w14:paraId="5E2B38F5">
      <w:pPr>
        <w:ind w:firstLine="480"/>
        <w:rPr>
          <w:rFonts w:hint="eastAsia"/>
        </w:rPr>
      </w:pPr>
      <w:r>
        <w:rPr>
          <w:rFonts w:hint="eastAsia"/>
        </w:rPr>
        <w:t>d) 单机接收到总线切换指令时，若切换成功在切换后后的CAN总线返回指令应答帧，切换失败则在原有CAN总线返回指令应答帧，并标明指令执行错误。</w:t>
      </w:r>
    </w:p>
    <w:p w14:paraId="608C5DA0">
      <w:pPr>
        <w:pStyle w:val="6"/>
        <w:spacing w:before="326" w:after="163"/>
        <w:rPr>
          <w:rFonts w:hint="eastAsia"/>
        </w:rPr>
      </w:pPr>
      <w:r>
        <w:rPr>
          <w:rFonts w:hint="eastAsia"/>
        </w:rPr>
        <w:t>工程参数采集指令（AC-Z002）</w:t>
      </w:r>
    </w:p>
    <w:p w14:paraId="583EBB11">
      <w:pPr>
        <w:pStyle w:val="14"/>
        <w:keepNext/>
      </w:pPr>
      <w:r>
        <w:rPr>
          <w:rFonts w:hint="eastAsia"/>
        </w:rPr>
        <w:t>表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表 \* ARABIC</w:instrText>
      </w:r>
      <w:r>
        <w:instrText xml:space="preserve"> </w:instrText>
      </w:r>
      <w:r>
        <w:fldChar w:fldCharType="separate"/>
      </w:r>
      <w:r>
        <w:rPr>
          <w:lang/>
        </w:rPr>
        <w:t>57</w:t>
      </w:r>
      <w:r>
        <w:fldChar w:fldCharType="end"/>
      </w:r>
      <w:r>
        <w:t xml:space="preserve"> </w:t>
      </w:r>
      <w:r>
        <w:rPr>
          <w:rFonts w:hint="eastAsia"/>
        </w:rPr>
        <w:t>工程参数采集指令（AC</w:t>
      </w:r>
      <w:r>
        <w:t>-Z002</w:t>
      </w:r>
      <w:r>
        <w:rPr>
          <w:rFonts w:hint="eastAsia"/>
        </w:rPr>
        <w:t>）</w:t>
      </w:r>
    </w:p>
    <w:tbl>
      <w:tblPr>
        <w:tblStyle w:val="43"/>
        <w:tblW w:w="5043" w:type="pct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90"/>
        <w:gridCol w:w="1418"/>
        <w:gridCol w:w="695"/>
        <w:gridCol w:w="1855"/>
        <w:gridCol w:w="2694"/>
        <w:gridCol w:w="1613"/>
      </w:tblGrid>
      <w:tr w14:paraId="200752B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jc w:val="center"/>
        </w:trPr>
        <w:tc>
          <w:tcPr>
            <w:tcW w:w="5000" w:type="pct"/>
            <w:gridSpan w:val="6"/>
            <w:tcBorders>
              <w:top w:val="single" w:color="auto" w:sz="12" w:space="0"/>
              <w:bottom w:val="single" w:color="auto" w:sz="4" w:space="0"/>
            </w:tcBorders>
            <w:noWrap w:val="0"/>
            <w:vAlign w:val="center"/>
          </w:tcPr>
          <w:p w14:paraId="3D0B54C4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指令名称:工程参数采集指令:AC</w:t>
            </w:r>
            <w:r>
              <w:t>-Z002</w:t>
            </w:r>
          </w:p>
        </w:tc>
      </w:tr>
      <w:tr w14:paraId="6D30188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jc w:val="center"/>
        </w:trPr>
        <w:tc>
          <w:tcPr>
            <w:tcW w:w="629" w:type="pct"/>
            <w:tcBorders>
              <w:top w:val="single" w:color="auto" w:sz="4" w:space="0"/>
            </w:tcBorders>
            <w:noWrap w:val="0"/>
            <w:vAlign w:val="center"/>
          </w:tcPr>
          <w:p w14:paraId="2F26E1E1">
            <w:pPr>
              <w:pStyle w:val="99"/>
            </w:pPr>
            <w:r>
              <w:rPr>
                <w:rFonts w:hint="eastAsia" w:cs="SimSun"/>
              </w:rPr>
              <w:t>仲裁域</w:t>
            </w:r>
          </w:p>
        </w:tc>
        <w:tc>
          <w:tcPr>
            <w:tcW w:w="1116" w:type="pct"/>
            <w:gridSpan w:val="2"/>
            <w:tcBorders>
              <w:top w:val="single" w:color="auto" w:sz="4" w:space="0"/>
            </w:tcBorders>
            <w:noWrap w:val="0"/>
            <w:vAlign w:val="center"/>
          </w:tcPr>
          <w:p w14:paraId="10AB128F">
            <w:pPr>
              <w:pStyle w:val="99"/>
            </w:pPr>
            <w:r>
              <w:t>ID28~ID21</w:t>
            </w:r>
            <w:r>
              <w:rPr>
                <w:rFonts w:hint="eastAsia"/>
              </w:rPr>
              <w:t>:CA</w:t>
            </w:r>
            <w:r>
              <w:t>H</w:t>
            </w:r>
          </w:p>
        </w:tc>
        <w:tc>
          <w:tcPr>
            <w:tcW w:w="980" w:type="pct"/>
            <w:tcBorders>
              <w:top w:val="single" w:color="auto" w:sz="4" w:space="0"/>
            </w:tcBorders>
            <w:noWrap w:val="0"/>
            <w:vAlign w:val="center"/>
          </w:tcPr>
          <w:p w14:paraId="32D0E06C">
            <w:pPr>
              <w:pStyle w:val="99"/>
            </w:pPr>
            <w:r>
              <w:t>ID20~ID13</w:t>
            </w:r>
            <w:r>
              <w:rPr>
                <w:rFonts w:hint="eastAsia" w:cs="SimSun"/>
              </w:rPr>
              <w:t>:</w:t>
            </w:r>
            <w:r>
              <w:t>02H</w:t>
            </w:r>
          </w:p>
        </w:tc>
        <w:tc>
          <w:tcPr>
            <w:tcW w:w="1423" w:type="pct"/>
            <w:tcBorders>
              <w:top w:val="single" w:color="auto" w:sz="4" w:space="0"/>
            </w:tcBorders>
            <w:noWrap w:val="0"/>
            <w:vAlign w:val="center"/>
          </w:tcPr>
          <w:p w14:paraId="5357C161">
            <w:pPr>
              <w:pStyle w:val="99"/>
              <w:rPr>
                <w:rFonts w:cs="SimSun"/>
              </w:rPr>
            </w:pPr>
            <w:r>
              <w:t>ID12~ID6</w:t>
            </w:r>
            <w:r>
              <w:rPr>
                <w:rFonts w:hint="eastAsia" w:cs="SimSun"/>
              </w:rPr>
              <w:t>:</w:t>
            </w:r>
          </w:p>
          <w:p w14:paraId="5E49F9FB">
            <w:pPr>
              <w:pStyle w:val="99"/>
            </w:pPr>
            <w:r>
              <w:rPr>
                <w:rFonts w:hint="eastAsia" w:cs="SimSun"/>
              </w:rPr>
              <w:t>同</w:t>
            </w:r>
            <w:r>
              <w:t>ID28~ID22</w:t>
            </w:r>
          </w:p>
        </w:tc>
        <w:tc>
          <w:tcPr>
            <w:tcW w:w="852" w:type="pct"/>
            <w:tcBorders>
              <w:top w:val="single" w:color="auto" w:sz="4" w:space="0"/>
            </w:tcBorders>
            <w:noWrap w:val="0"/>
            <w:vAlign w:val="center"/>
          </w:tcPr>
          <w:p w14:paraId="22E5563E">
            <w:pPr>
              <w:pStyle w:val="99"/>
            </w:pPr>
            <w:r>
              <w:t>ID5~ID0</w:t>
            </w:r>
            <w:r>
              <w:rPr>
                <w:rFonts w:hint="eastAsia" w:cs="SimSun"/>
              </w:rPr>
              <w:t>:</w:t>
            </w:r>
            <w:r>
              <w:t>00H</w:t>
            </w:r>
          </w:p>
        </w:tc>
      </w:tr>
      <w:tr w14:paraId="1B1E9F7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629" w:type="pct"/>
            <w:vMerge w:val="restart"/>
            <w:noWrap w:val="0"/>
            <w:vAlign w:val="center"/>
          </w:tcPr>
          <w:p w14:paraId="2E899059">
            <w:pPr>
              <w:pStyle w:val="99"/>
            </w:pPr>
            <w:r>
              <w:rPr>
                <w:rFonts w:hint="eastAsia" w:cs="SimSun"/>
              </w:rPr>
              <w:t>数据域</w:t>
            </w:r>
          </w:p>
        </w:tc>
        <w:tc>
          <w:tcPr>
            <w:tcW w:w="749" w:type="pct"/>
            <w:noWrap w:val="0"/>
            <w:vAlign w:val="center"/>
          </w:tcPr>
          <w:p w14:paraId="7C24B6C1">
            <w:pPr>
              <w:pStyle w:val="99"/>
            </w:pPr>
            <w:r>
              <w:t>DATA0</w:t>
            </w:r>
          </w:p>
        </w:tc>
        <w:tc>
          <w:tcPr>
            <w:tcW w:w="367" w:type="pct"/>
            <w:noWrap w:val="0"/>
            <w:vAlign w:val="center"/>
          </w:tcPr>
          <w:p w14:paraId="05DFF756">
            <w:pPr>
              <w:pStyle w:val="99"/>
            </w:pPr>
          </w:p>
        </w:tc>
        <w:tc>
          <w:tcPr>
            <w:tcW w:w="980" w:type="pct"/>
            <w:noWrap w:val="0"/>
            <w:vAlign w:val="center"/>
          </w:tcPr>
          <w:p w14:paraId="290A343B">
            <w:pPr>
              <w:pStyle w:val="99"/>
            </w:pPr>
            <w:r>
              <w:rPr>
                <w:rFonts w:hint="eastAsia"/>
              </w:rPr>
              <w:t>帧头</w:t>
            </w:r>
          </w:p>
        </w:tc>
        <w:tc>
          <w:tcPr>
            <w:tcW w:w="1423" w:type="pct"/>
            <w:noWrap w:val="0"/>
            <w:vAlign w:val="center"/>
          </w:tcPr>
          <w:p w14:paraId="17640730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CA</w:t>
            </w:r>
            <w:r>
              <w:t>H</w:t>
            </w:r>
          </w:p>
        </w:tc>
        <w:tc>
          <w:tcPr>
            <w:tcW w:w="852" w:type="pct"/>
            <w:noWrap w:val="0"/>
            <w:vAlign w:val="center"/>
          </w:tcPr>
          <w:p w14:paraId="1ED809B0">
            <w:pPr>
              <w:pStyle w:val="99"/>
            </w:pPr>
          </w:p>
        </w:tc>
      </w:tr>
      <w:tr w14:paraId="51C7730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629" w:type="pct"/>
            <w:vMerge w:val="continue"/>
            <w:noWrap w:val="0"/>
            <w:vAlign w:val="center"/>
          </w:tcPr>
          <w:p w14:paraId="1258DD7E">
            <w:pPr>
              <w:pStyle w:val="99"/>
            </w:pPr>
          </w:p>
        </w:tc>
        <w:tc>
          <w:tcPr>
            <w:tcW w:w="749" w:type="pct"/>
            <w:noWrap w:val="0"/>
            <w:vAlign w:val="center"/>
          </w:tcPr>
          <w:p w14:paraId="6F94CBAF">
            <w:pPr>
              <w:pStyle w:val="99"/>
            </w:pPr>
            <w:r>
              <w:t>DATA1</w:t>
            </w:r>
          </w:p>
        </w:tc>
        <w:tc>
          <w:tcPr>
            <w:tcW w:w="367" w:type="pct"/>
            <w:noWrap w:val="0"/>
            <w:vAlign w:val="center"/>
          </w:tcPr>
          <w:p w14:paraId="7182C9CF">
            <w:pPr>
              <w:pStyle w:val="99"/>
            </w:pPr>
          </w:p>
        </w:tc>
        <w:tc>
          <w:tcPr>
            <w:tcW w:w="980" w:type="pct"/>
            <w:noWrap w:val="0"/>
            <w:vAlign w:val="center"/>
          </w:tcPr>
          <w:p w14:paraId="029C65DA">
            <w:pPr>
              <w:pStyle w:val="99"/>
            </w:pPr>
            <w:r>
              <w:rPr>
                <w:rFonts w:hint="eastAsia"/>
              </w:rPr>
              <w:t>指令</w:t>
            </w:r>
          </w:p>
        </w:tc>
        <w:tc>
          <w:tcPr>
            <w:tcW w:w="1423" w:type="pct"/>
            <w:noWrap w:val="0"/>
            <w:vAlign w:val="center"/>
          </w:tcPr>
          <w:p w14:paraId="77E1AD58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02</w:t>
            </w:r>
            <w:r>
              <w:t>H</w:t>
            </w:r>
          </w:p>
        </w:tc>
        <w:tc>
          <w:tcPr>
            <w:tcW w:w="852" w:type="pct"/>
            <w:noWrap w:val="0"/>
            <w:vAlign w:val="center"/>
          </w:tcPr>
          <w:p w14:paraId="36EDBF18">
            <w:pPr>
              <w:pStyle w:val="99"/>
            </w:pPr>
          </w:p>
        </w:tc>
      </w:tr>
      <w:tr w14:paraId="6AB92D6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  <w:jc w:val="center"/>
        </w:trPr>
        <w:tc>
          <w:tcPr>
            <w:tcW w:w="629" w:type="pct"/>
            <w:vMerge w:val="continue"/>
            <w:noWrap w:val="0"/>
            <w:vAlign w:val="center"/>
          </w:tcPr>
          <w:p w14:paraId="0B90431A">
            <w:pPr>
              <w:pStyle w:val="99"/>
            </w:pPr>
          </w:p>
        </w:tc>
        <w:tc>
          <w:tcPr>
            <w:tcW w:w="749" w:type="pct"/>
            <w:noWrap w:val="0"/>
            <w:vAlign w:val="center"/>
          </w:tcPr>
          <w:p w14:paraId="65B74E9A">
            <w:pPr>
              <w:pStyle w:val="99"/>
              <w:rPr>
                <w:rFonts w:hint="eastAsia"/>
              </w:rPr>
            </w:pPr>
            <w:r>
              <w:t>DATA2</w:t>
            </w:r>
            <w:r>
              <w:rPr>
                <w:rFonts w:hint="eastAsia"/>
              </w:rPr>
              <w:t>~7</w:t>
            </w:r>
          </w:p>
        </w:tc>
        <w:tc>
          <w:tcPr>
            <w:tcW w:w="367" w:type="pct"/>
            <w:noWrap w:val="0"/>
            <w:vAlign w:val="center"/>
          </w:tcPr>
          <w:p w14:paraId="71E0905E">
            <w:pPr>
              <w:pStyle w:val="99"/>
            </w:pPr>
          </w:p>
        </w:tc>
        <w:tc>
          <w:tcPr>
            <w:tcW w:w="980" w:type="pct"/>
            <w:noWrap w:val="0"/>
            <w:vAlign w:val="center"/>
          </w:tcPr>
          <w:p w14:paraId="103B47B7">
            <w:pPr>
              <w:pStyle w:val="99"/>
            </w:pPr>
            <w:r>
              <w:rPr>
                <w:rFonts w:hint="eastAsia"/>
              </w:rPr>
              <w:t>保留</w:t>
            </w:r>
          </w:p>
        </w:tc>
        <w:tc>
          <w:tcPr>
            <w:tcW w:w="1423" w:type="pct"/>
            <w:noWrap w:val="0"/>
            <w:vAlign w:val="center"/>
          </w:tcPr>
          <w:p w14:paraId="31FBD061">
            <w:pPr>
              <w:pStyle w:val="99"/>
            </w:pPr>
            <w:r>
              <w:rPr>
                <w:rFonts w:hint="eastAsia"/>
              </w:rPr>
              <w:t>A</w:t>
            </w:r>
            <w:r>
              <w:t>AH</w:t>
            </w:r>
            <w:r>
              <w:rPr>
                <w:rFonts w:hint="eastAsia"/>
              </w:rPr>
              <w:t>、AAH、AAH、AAH、AAH、AAH</w:t>
            </w:r>
          </w:p>
        </w:tc>
        <w:tc>
          <w:tcPr>
            <w:tcW w:w="852" w:type="pct"/>
            <w:noWrap w:val="0"/>
            <w:vAlign w:val="center"/>
          </w:tcPr>
          <w:p w14:paraId="7698FEA2">
            <w:pPr>
              <w:pStyle w:val="99"/>
            </w:pPr>
          </w:p>
        </w:tc>
      </w:tr>
      <w:tr w14:paraId="749E092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3" w:hRule="atLeast"/>
          <w:jc w:val="center"/>
        </w:trPr>
        <w:tc>
          <w:tcPr>
            <w:tcW w:w="629" w:type="pct"/>
            <w:vMerge w:val="restart"/>
            <w:noWrap w:val="0"/>
            <w:vAlign w:val="center"/>
          </w:tcPr>
          <w:p w14:paraId="5872386D">
            <w:pPr>
              <w:pStyle w:val="99"/>
            </w:pPr>
            <w:r>
              <w:rPr>
                <w:rFonts w:hint="eastAsia"/>
              </w:rPr>
              <w:t>使用说明</w:t>
            </w:r>
          </w:p>
        </w:tc>
        <w:tc>
          <w:tcPr>
            <w:tcW w:w="749" w:type="pct"/>
            <w:noWrap w:val="0"/>
            <w:vAlign w:val="center"/>
          </w:tcPr>
          <w:p w14:paraId="5B18E5E9">
            <w:pPr>
              <w:pStyle w:val="99"/>
            </w:pPr>
            <w:r>
              <w:rPr>
                <w:rFonts w:hint="eastAsia"/>
              </w:rPr>
              <w:t>发送条件</w:t>
            </w:r>
          </w:p>
        </w:tc>
        <w:tc>
          <w:tcPr>
            <w:tcW w:w="3622" w:type="pct"/>
            <w:gridSpan w:val="4"/>
            <w:noWrap w:val="0"/>
            <w:vAlign w:val="center"/>
          </w:tcPr>
          <w:p w14:paraId="596AE962">
            <w:pPr>
              <w:pStyle w:val="99"/>
            </w:pPr>
            <w:r>
              <w:rPr>
                <w:rFonts w:hint="eastAsia"/>
              </w:rPr>
              <w:t>由中心机发出</w:t>
            </w:r>
          </w:p>
        </w:tc>
      </w:tr>
      <w:tr w14:paraId="4E513AB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3" w:hRule="atLeast"/>
          <w:jc w:val="center"/>
        </w:trPr>
        <w:tc>
          <w:tcPr>
            <w:tcW w:w="629" w:type="pct"/>
            <w:vMerge w:val="continue"/>
            <w:tcBorders>
              <w:bottom w:val="single" w:color="auto" w:sz="12" w:space="0"/>
            </w:tcBorders>
            <w:noWrap w:val="0"/>
            <w:vAlign w:val="center"/>
          </w:tcPr>
          <w:p w14:paraId="05F049C3">
            <w:pPr>
              <w:pStyle w:val="99"/>
            </w:pPr>
          </w:p>
        </w:tc>
        <w:tc>
          <w:tcPr>
            <w:tcW w:w="749" w:type="pct"/>
            <w:tcBorders>
              <w:bottom w:val="single" w:color="auto" w:sz="12" w:space="0"/>
            </w:tcBorders>
            <w:noWrap w:val="0"/>
            <w:vAlign w:val="center"/>
          </w:tcPr>
          <w:p w14:paraId="440658F1">
            <w:pPr>
              <w:pStyle w:val="99"/>
            </w:pPr>
            <w:r>
              <w:rPr>
                <w:rFonts w:hint="eastAsia"/>
              </w:rPr>
              <w:t>处理要求</w:t>
            </w:r>
          </w:p>
        </w:tc>
        <w:tc>
          <w:tcPr>
            <w:tcW w:w="3622" w:type="pct"/>
            <w:gridSpan w:val="4"/>
            <w:tcBorders>
              <w:bottom w:val="single" w:color="auto" w:sz="12" w:space="0"/>
            </w:tcBorders>
            <w:noWrap w:val="0"/>
            <w:vAlign w:val="center"/>
          </w:tcPr>
          <w:p w14:paraId="660482C8">
            <w:pPr>
              <w:pStyle w:val="99"/>
            </w:pPr>
            <w:r>
              <w:rPr>
                <w:rFonts w:hint="eastAsia"/>
              </w:rPr>
              <w:t>AI控制板</w:t>
            </w:r>
            <w:r>
              <w:t>接收到</w:t>
            </w:r>
            <w:r>
              <w:rPr>
                <w:rFonts w:hint="eastAsia"/>
              </w:rPr>
              <w:t>该</w:t>
            </w:r>
            <w:r>
              <w:t>帧后，</w:t>
            </w:r>
            <w:r>
              <w:rPr>
                <w:rFonts w:hint="eastAsia"/>
              </w:rPr>
              <w:t>2</w:t>
            </w:r>
            <w:r>
              <w:t>0m</w:t>
            </w:r>
            <w:r>
              <w:rPr>
                <w:rFonts w:hint="eastAsia"/>
              </w:rPr>
              <w:t>s</w:t>
            </w:r>
            <w:r>
              <w:t>内</w:t>
            </w:r>
            <w:r>
              <w:rPr>
                <w:rFonts w:hint="eastAsia"/>
              </w:rPr>
              <w:t>发送</w:t>
            </w:r>
            <w:r>
              <w:t>指令应答帧</w:t>
            </w:r>
            <w:r>
              <w:rPr>
                <w:rFonts w:hint="eastAsia"/>
              </w:rPr>
              <w:t>（AC</w:t>
            </w:r>
            <w:r>
              <w:t>-</w:t>
            </w:r>
            <w:r>
              <w:rPr>
                <w:rFonts w:hint="eastAsia"/>
              </w:rPr>
              <w:t>Y</w:t>
            </w:r>
            <w:r>
              <w:t>001</w:t>
            </w:r>
            <w:r>
              <w:rPr>
                <w:rFonts w:hint="eastAsia"/>
              </w:rPr>
              <w:t>）</w:t>
            </w:r>
          </w:p>
        </w:tc>
      </w:tr>
    </w:tbl>
    <w:p w14:paraId="1ED7DBDB">
      <w:pPr>
        <w:pStyle w:val="6"/>
        <w:spacing w:before="326" w:after="163"/>
        <w:rPr>
          <w:rFonts w:hint="eastAsia"/>
        </w:rPr>
      </w:pPr>
      <w:r>
        <w:rPr>
          <w:rFonts w:hint="eastAsia"/>
        </w:rPr>
        <w:t>总线复位指令（AC-Z003）</w:t>
      </w:r>
    </w:p>
    <w:p w14:paraId="7BD9ED6F">
      <w:pPr>
        <w:pStyle w:val="14"/>
      </w:pPr>
      <w:r>
        <w:rPr>
          <w:rFonts w:hint="eastAsia"/>
        </w:rPr>
        <w:t>表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表 \* ARABIC</w:instrText>
      </w:r>
      <w:r>
        <w:instrText xml:space="preserve"> </w:instrText>
      </w:r>
      <w:r>
        <w:fldChar w:fldCharType="separate"/>
      </w:r>
      <w:r>
        <w:rPr>
          <w:lang/>
        </w:rPr>
        <w:t>58</w:t>
      </w:r>
      <w:r>
        <w:fldChar w:fldCharType="end"/>
      </w:r>
      <w:r>
        <w:t xml:space="preserve"> </w:t>
      </w:r>
      <w:r>
        <w:rPr>
          <w:rFonts w:hint="eastAsia"/>
        </w:rPr>
        <w:t>总线复位指令（AC</w:t>
      </w:r>
      <w:r>
        <w:t>-Z00</w:t>
      </w:r>
      <w:r>
        <w:rPr>
          <w:rFonts w:hint="eastAsia"/>
        </w:rPr>
        <w:t>3）</w:t>
      </w:r>
    </w:p>
    <w:tbl>
      <w:tblPr>
        <w:tblStyle w:val="43"/>
        <w:tblW w:w="5035" w:type="pct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26"/>
        <w:gridCol w:w="1418"/>
        <w:gridCol w:w="709"/>
        <w:gridCol w:w="1843"/>
        <w:gridCol w:w="2695"/>
        <w:gridCol w:w="1559"/>
      </w:tblGrid>
      <w:tr w14:paraId="55338E7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jc w:val="center"/>
        </w:trPr>
        <w:tc>
          <w:tcPr>
            <w:tcW w:w="5000" w:type="pct"/>
            <w:gridSpan w:val="6"/>
            <w:tcBorders>
              <w:top w:val="single" w:color="auto" w:sz="12" w:space="0"/>
              <w:bottom w:val="single" w:color="auto" w:sz="4" w:space="0"/>
            </w:tcBorders>
            <w:noWrap w:val="0"/>
            <w:vAlign w:val="center"/>
          </w:tcPr>
          <w:p w14:paraId="1C27808B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指令名称:总线复位指令:AC</w:t>
            </w:r>
            <w:r>
              <w:t>-Z00</w:t>
            </w:r>
            <w:r>
              <w:rPr>
                <w:rFonts w:hint="eastAsia"/>
              </w:rPr>
              <w:t>3</w:t>
            </w:r>
          </w:p>
        </w:tc>
      </w:tr>
      <w:tr w14:paraId="2E4AD6C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jc w:val="center"/>
        </w:trPr>
        <w:tc>
          <w:tcPr>
            <w:tcW w:w="649" w:type="pct"/>
            <w:tcBorders>
              <w:top w:val="single" w:color="auto" w:sz="4" w:space="0"/>
            </w:tcBorders>
            <w:noWrap w:val="0"/>
            <w:vAlign w:val="center"/>
          </w:tcPr>
          <w:p w14:paraId="09FBC8DF">
            <w:pPr>
              <w:pStyle w:val="99"/>
            </w:pPr>
            <w:r>
              <w:rPr>
                <w:rFonts w:hint="eastAsia" w:cs="SimSun"/>
              </w:rPr>
              <w:t>仲裁域</w:t>
            </w:r>
          </w:p>
        </w:tc>
        <w:tc>
          <w:tcPr>
            <w:tcW w:w="1125" w:type="pct"/>
            <w:gridSpan w:val="2"/>
            <w:tcBorders>
              <w:top w:val="single" w:color="auto" w:sz="4" w:space="0"/>
            </w:tcBorders>
            <w:noWrap w:val="0"/>
            <w:vAlign w:val="center"/>
          </w:tcPr>
          <w:p w14:paraId="4FDD7E0C">
            <w:pPr>
              <w:pStyle w:val="99"/>
            </w:pPr>
            <w:r>
              <w:t>ID28~ID21</w:t>
            </w:r>
            <w:r>
              <w:rPr>
                <w:rFonts w:hint="eastAsia"/>
              </w:rPr>
              <w:t>:CA</w:t>
            </w:r>
            <w:r>
              <w:t>H</w:t>
            </w:r>
          </w:p>
        </w:tc>
        <w:tc>
          <w:tcPr>
            <w:tcW w:w="975" w:type="pct"/>
            <w:tcBorders>
              <w:top w:val="single" w:color="auto" w:sz="4" w:space="0"/>
            </w:tcBorders>
            <w:noWrap w:val="0"/>
            <w:vAlign w:val="center"/>
          </w:tcPr>
          <w:p w14:paraId="0BC994A4">
            <w:pPr>
              <w:pStyle w:val="99"/>
            </w:pPr>
            <w:r>
              <w:t>ID20~ID13</w:t>
            </w:r>
            <w:r>
              <w:rPr>
                <w:rFonts w:hint="eastAsia" w:cs="SimSun"/>
              </w:rPr>
              <w:t>:</w:t>
            </w:r>
            <w:r>
              <w:t>0</w:t>
            </w:r>
            <w:r>
              <w:rPr>
                <w:rFonts w:hint="eastAsia"/>
              </w:rPr>
              <w:t>3</w:t>
            </w:r>
            <w:r>
              <w:t>H</w:t>
            </w:r>
          </w:p>
        </w:tc>
        <w:tc>
          <w:tcPr>
            <w:tcW w:w="1426" w:type="pct"/>
            <w:tcBorders>
              <w:top w:val="single" w:color="auto" w:sz="4" w:space="0"/>
            </w:tcBorders>
            <w:noWrap w:val="0"/>
            <w:vAlign w:val="center"/>
          </w:tcPr>
          <w:p w14:paraId="31575DE4">
            <w:pPr>
              <w:pStyle w:val="99"/>
              <w:rPr>
                <w:rFonts w:cs="SimSun"/>
              </w:rPr>
            </w:pPr>
            <w:r>
              <w:t>ID12~ID6</w:t>
            </w:r>
            <w:r>
              <w:rPr>
                <w:rFonts w:hint="eastAsia" w:cs="SimSun"/>
              </w:rPr>
              <w:t>:</w:t>
            </w:r>
          </w:p>
          <w:p w14:paraId="2CDC4134">
            <w:pPr>
              <w:pStyle w:val="99"/>
            </w:pPr>
            <w:r>
              <w:rPr>
                <w:rFonts w:hint="eastAsia" w:cs="SimSun"/>
              </w:rPr>
              <w:t>同</w:t>
            </w:r>
            <w:r>
              <w:t>ID28~ID22</w:t>
            </w:r>
          </w:p>
        </w:tc>
        <w:tc>
          <w:tcPr>
            <w:tcW w:w="826" w:type="pct"/>
            <w:tcBorders>
              <w:top w:val="single" w:color="auto" w:sz="4" w:space="0"/>
            </w:tcBorders>
            <w:noWrap w:val="0"/>
            <w:vAlign w:val="center"/>
          </w:tcPr>
          <w:p w14:paraId="31823F7B">
            <w:pPr>
              <w:pStyle w:val="99"/>
            </w:pPr>
            <w:r>
              <w:t>ID5~ID0</w:t>
            </w:r>
            <w:r>
              <w:rPr>
                <w:rFonts w:hint="eastAsia" w:cs="SimSun"/>
              </w:rPr>
              <w:t>:</w:t>
            </w:r>
            <w:r>
              <w:t>00H</w:t>
            </w:r>
          </w:p>
        </w:tc>
      </w:tr>
      <w:tr w14:paraId="14521C0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649" w:type="pct"/>
            <w:vMerge w:val="restart"/>
            <w:noWrap w:val="0"/>
            <w:vAlign w:val="center"/>
          </w:tcPr>
          <w:p w14:paraId="7071D903">
            <w:pPr>
              <w:pStyle w:val="99"/>
            </w:pPr>
            <w:r>
              <w:rPr>
                <w:rFonts w:hint="eastAsia" w:cs="SimSun"/>
              </w:rPr>
              <w:t>数据域</w:t>
            </w:r>
          </w:p>
        </w:tc>
        <w:tc>
          <w:tcPr>
            <w:tcW w:w="750" w:type="pct"/>
            <w:noWrap w:val="0"/>
            <w:vAlign w:val="center"/>
          </w:tcPr>
          <w:p w14:paraId="619B444E">
            <w:pPr>
              <w:pStyle w:val="99"/>
            </w:pPr>
            <w:r>
              <w:t>DATA0</w:t>
            </w:r>
          </w:p>
        </w:tc>
        <w:tc>
          <w:tcPr>
            <w:tcW w:w="375" w:type="pct"/>
            <w:noWrap w:val="0"/>
            <w:vAlign w:val="center"/>
          </w:tcPr>
          <w:p w14:paraId="3ADEF8DF">
            <w:pPr>
              <w:pStyle w:val="99"/>
            </w:pPr>
          </w:p>
        </w:tc>
        <w:tc>
          <w:tcPr>
            <w:tcW w:w="975" w:type="pct"/>
            <w:noWrap w:val="0"/>
            <w:vAlign w:val="center"/>
          </w:tcPr>
          <w:p w14:paraId="69FB86C2">
            <w:pPr>
              <w:pStyle w:val="99"/>
            </w:pPr>
            <w:r>
              <w:rPr>
                <w:rFonts w:hint="eastAsia"/>
              </w:rPr>
              <w:t>帧头</w:t>
            </w:r>
          </w:p>
        </w:tc>
        <w:tc>
          <w:tcPr>
            <w:tcW w:w="1426" w:type="pct"/>
            <w:noWrap w:val="0"/>
            <w:vAlign w:val="center"/>
          </w:tcPr>
          <w:p w14:paraId="28F6CEEF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CA</w:t>
            </w:r>
            <w:r>
              <w:t>H</w:t>
            </w:r>
          </w:p>
        </w:tc>
        <w:tc>
          <w:tcPr>
            <w:tcW w:w="826" w:type="pct"/>
            <w:noWrap w:val="0"/>
            <w:vAlign w:val="center"/>
          </w:tcPr>
          <w:p w14:paraId="2D1AD789">
            <w:pPr>
              <w:pStyle w:val="99"/>
            </w:pPr>
          </w:p>
        </w:tc>
      </w:tr>
      <w:tr w14:paraId="4C9C0EF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649" w:type="pct"/>
            <w:vMerge w:val="continue"/>
            <w:noWrap w:val="0"/>
            <w:vAlign w:val="center"/>
          </w:tcPr>
          <w:p w14:paraId="4A1D2D61">
            <w:pPr>
              <w:pStyle w:val="99"/>
            </w:pPr>
          </w:p>
        </w:tc>
        <w:tc>
          <w:tcPr>
            <w:tcW w:w="750" w:type="pct"/>
            <w:noWrap w:val="0"/>
            <w:vAlign w:val="center"/>
          </w:tcPr>
          <w:p w14:paraId="217B08AF">
            <w:pPr>
              <w:pStyle w:val="99"/>
            </w:pPr>
            <w:r>
              <w:t>DATA1</w:t>
            </w:r>
          </w:p>
        </w:tc>
        <w:tc>
          <w:tcPr>
            <w:tcW w:w="375" w:type="pct"/>
            <w:noWrap w:val="0"/>
            <w:vAlign w:val="center"/>
          </w:tcPr>
          <w:p w14:paraId="688CA441">
            <w:pPr>
              <w:pStyle w:val="99"/>
            </w:pPr>
          </w:p>
        </w:tc>
        <w:tc>
          <w:tcPr>
            <w:tcW w:w="975" w:type="pct"/>
            <w:noWrap w:val="0"/>
            <w:vAlign w:val="center"/>
          </w:tcPr>
          <w:p w14:paraId="0CEB7073">
            <w:pPr>
              <w:pStyle w:val="99"/>
            </w:pPr>
            <w:r>
              <w:rPr>
                <w:rFonts w:hint="eastAsia"/>
              </w:rPr>
              <w:t>指令</w:t>
            </w:r>
          </w:p>
        </w:tc>
        <w:tc>
          <w:tcPr>
            <w:tcW w:w="1426" w:type="pct"/>
            <w:noWrap w:val="0"/>
            <w:vAlign w:val="center"/>
          </w:tcPr>
          <w:p w14:paraId="1D6F3E63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03</w:t>
            </w:r>
            <w:r>
              <w:t>H</w:t>
            </w:r>
          </w:p>
        </w:tc>
        <w:tc>
          <w:tcPr>
            <w:tcW w:w="826" w:type="pct"/>
            <w:noWrap w:val="0"/>
            <w:vAlign w:val="center"/>
          </w:tcPr>
          <w:p w14:paraId="0EAD4B74">
            <w:pPr>
              <w:pStyle w:val="99"/>
            </w:pPr>
          </w:p>
        </w:tc>
      </w:tr>
      <w:tr w14:paraId="34A5585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649" w:type="pct"/>
            <w:vMerge w:val="continue"/>
            <w:noWrap w:val="0"/>
            <w:vAlign w:val="center"/>
          </w:tcPr>
          <w:p w14:paraId="2E36FA02">
            <w:pPr>
              <w:pStyle w:val="99"/>
            </w:pPr>
          </w:p>
        </w:tc>
        <w:tc>
          <w:tcPr>
            <w:tcW w:w="750" w:type="pct"/>
            <w:noWrap w:val="0"/>
            <w:vAlign w:val="center"/>
          </w:tcPr>
          <w:p w14:paraId="436756CE">
            <w:pPr>
              <w:pStyle w:val="99"/>
            </w:pPr>
            <w:r>
              <w:t>DATA2</w:t>
            </w:r>
          </w:p>
        </w:tc>
        <w:tc>
          <w:tcPr>
            <w:tcW w:w="375" w:type="pct"/>
            <w:noWrap w:val="0"/>
            <w:vAlign w:val="center"/>
          </w:tcPr>
          <w:p w14:paraId="6DC59EA4">
            <w:pPr>
              <w:pStyle w:val="99"/>
            </w:pPr>
          </w:p>
        </w:tc>
        <w:tc>
          <w:tcPr>
            <w:tcW w:w="975" w:type="pct"/>
            <w:noWrap w:val="0"/>
            <w:vAlign w:val="center"/>
          </w:tcPr>
          <w:p w14:paraId="7A82952F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复位通道</w:t>
            </w:r>
          </w:p>
        </w:tc>
        <w:tc>
          <w:tcPr>
            <w:tcW w:w="1426" w:type="pct"/>
            <w:noWrap w:val="0"/>
            <w:vAlign w:val="center"/>
          </w:tcPr>
          <w:p w14:paraId="53437F84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01H=CAN A复位;</w:t>
            </w:r>
          </w:p>
          <w:p w14:paraId="12C44808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02H=CAN B复位;</w:t>
            </w:r>
          </w:p>
          <w:p w14:paraId="48EB33CA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03H=AI处理板复位;</w:t>
            </w:r>
          </w:p>
          <w:p w14:paraId="2C821538">
            <w:pPr>
              <w:pStyle w:val="99"/>
              <w:rPr>
                <w:rFonts w:hint="eastAsia"/>
                <w:color w:val="FF0000"/>
              </w:rPr>
            </w:pPr>
            <w:r>
              <w:rPr>
                <w:rFonts w:hint="eastAsia"/>
              </w:rPr>
              <w:t>04H=AI控制板复位</w:t>
            </w:r>
          </w:p>
        </w:tc>
        <w:tc>
          <w:tcPr>
            <w:tcW w:w="826" w:type="pct"/>
            <w:noWrap w:val="0"/>
            <w:vAlign w:val="center"/>
          </w:tcPr>
          <w:p w14:paraId="03FD5E70">
            <w:pPr>
              <w:pStyle w:val="99"/>
              <w:jc w:val="both"/>
              <w:rPr>
                <w:rFonts w:hint="eastAsia"/>
              </w:rPr>
            </w:pPr>
          </w:p>
        </w:tc>
      </w:tr>
      <w:tr w14:paraId="4ADC2FB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  <w:jc w:val="center"/>
        </w:trPr>
        <w:tc>
          <w:tcPr>
            <w:tcW w:w="649" w:type="pct"/>
            <w:vMerge w:val="continue"/>
            <w:noWrap w:val="0"/>
            <w:vAlign w:val="center"/>
          </w:tcPr>
          <w:p w14:paraId="1E00B56F">
            <w:pPr>
              <w:pStyle w:val="99"/>
            </w:pPr>
          </w:p>
        </w:tc>
        <w:tc>
          <w:tcPr>
            <w:tcW w:w="750" w:type="pct"/>
            <w:noWrap w:val="0"/>
            <w:vAlign w:val="center"/>
          </w:tcPr>
          <w:p w14:paraId="1FC72022">
            <w:pPr>
              <w:pStyle w:val="99"/>
              <w:rPr>
                <w:rFonts w:hint="eastAsia"/>
              </w:rPr>
            </w:pPr>
            <w:r>
              <w:t>DATA</w:t>
            </w:r>
            <w:r>
              <w:rPr>
                <w:rFonts w:hint="eastAsia"/>
              </w:rPr>
              <w:t>3</w:t>
            </w:r>
            <w:r>
              <w:t>~7</w:t>
            </w:r>
          </w:p>
        </w:tc>
        <w:tc>
          <w:tcPr>
            <w:tcW w:w="375" w:type="pct"/>
            <w:noWrap w:val="0"/>
            <w:vAlign w:val="center"/>
          </w:tcPr>
          <w:p w14:paraId="16E82D13">
            <w:pPr>
              <w:pStyle w:val="99"/>
            </w:pPr>
          </w:p>
        </w:tc>
        <w:tc>
          <w:tcPr>
            <w:tcW w:w="975" w:type="pct"/>
            <w:noWrap w:val="0"/>
            <w:vAlign w:val="center"/>
          </w:tcPr>
          <w:p w14:paraId="4EFA795E">
            <w:pPr>
              <w:pStyle w:val="99"/>
            </w:pPr>
            <w:r>
              <w:rPr>
                <w:rFonts w:hint="eastAsia"/>
              </w:rPr>
              <w:t>保留</w:t>
            </w:r>
          </w:p>
        </w:tc>
        <w:tc>
          <w:tcPr>
            <w:tcW w:w="1426" w:type="pct"/>
            <w:noWrap w:val="0"/>
            <w:vAlign w:val="center"/>
          </w:tcPr>
          <w:p w14:paraId="1EDF05E4">
            <w:pPr>
              <w:pStyle w:val="99"/>
            </w:pPr>
            <w:r>
              <w:rPr>
                <w:rFonts w:hint="eastAsia"/>
              </w:rPr>
              <w:t>AAH、AAH、AAH、AAH、AAH</w:t>
            </w:r>
          </w:p>
        </w:tc>
        <w:tc>
          <w:tcPr>
            <w:tcW w:w="826" w:type="pct"/>
            <w:noWrap w:val="0"/>
            <w:vAlign w:val="center"/>
          </w:tcPr>
          <w:p w14:paraId="6405D190">
            <w:pPr>
              <w:pStyle w:val="99"/>
            </w:pPr>
          </w:p>
        </w:tc>
      </w:tr>
      <w:tr w14:paraId="17BE484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3" w:hRule="atLeast"/>
          <w:jc w:val="center"/>
        </w:trPr>
        <w:tc>
          <w:tcPr>
            <w:tcW w:w="649" w:type="pct"/>
            <w:vMerge w:val="restart"/>
            <w:noWrap w:val="0"/>
            <w:vAlign w:val="center"/>
          </w:tcPr>
          <w:p w14:paraId="43794B9B">
            <w:pPr>
              <w:pStyle w:val="99"/>
            </w:pPr>
            <w:r>
              <w:rPr>
                <w:rFonts w:hint="eastAsia"/>
              </w:rPr>
              <w:t>使用说明</w:t>
            </w:r>
          </w:p>
        </w:tc>
        <w:tc>
          <w:tcPr>
            <w:tcW w:w="750" w:type="pct"/>
            <w:noWrap w:val="0"/>
            <w:vAlign w:val="center"/>
          </w:tcPr>
          <w:p w14:paraId="16B32913">
            <w:pPr>
              <w:pStyle w:val="99"/>
            </w:pPr>
            <w:r>
              <w:rPr>
                <w:rFonts w:hint="eastAsia"/>
              </w:rPr>
              <w:t>发送条件</w:t>
            </w:r>
          </w:p>
        </w:tc>
        <w:tc>
          <w:tcPr>
            <w:tcW w:w="3601" w:type="pct"/>
            <w:gridSpan w:val="4"/>
            <w:noWrap w:val="0"/>
            <w:vAlign w:val="center"/>
          </w:tcPr>
          <w:p w14:paraId="45589447">
            <w:pPr>
              <w:pStyle w:val="99"/>
            </w:pPr>
            <w:r>
              <w:rPr>
                <w:rFonts w:hint="eastAsia"/>
              </w:rPr>
              <w:t>由中心机发出</w:t>
            </w:r>
          </w:p>
        </w:tc>
      </w:tr>
      <w:tr w14:paraId="2F5BDCC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3" w:hRule="atLeast"/>
          <w:jc w:val="center"/>
        </w:trPr>
        <w:tc>
          <w:tcPr>
            <w:tcW w:w="649" w:type="pct"/>
            <w:vMerge w:val="continue"/>
            <w:tcBorders>
              <w:bottom w:val="single" w:color="auto" w:sz="12" w:space="0"/>
            </w:tcBorders>
            <w:noWrap w:val="0"/>
            <w:vAlign w:val="center"/>
          </w:tcPr>
          <w:p w14:paraId="6BB365A1">
            <w:pPr>
              <w:pStyle w:val="99"/>
            </w:pPr>
          </w:p>
        </w:tc>
        <w:tc>
          <w:tcPr>
            <w:tcW w:w="750" w:type="pct"/>
            <w:tcBorders>
              <w:bottom w:val="single" w:color="auto" w:sz="12" w:space="0"/>
            </w:tcBorders>
            <w:noWrap w:val="0"/>
            <w:vAlign w:val="center"/>
          </w:tcPr>
          <w:p w14:paraId="4E77F49F">
            <w:pPr>
              <w:pStyle w:val="99"/>
            </w:pPr>
            <w:r>
              <w:rPr>
                <w:rFonts w:hint="eastAsia"/>
              </w:rPr>
              <w:t>处理要求</w:t>
            </w:r>
          </w:p>
        </w:tc>
        <w:tc>
          <w:tcPr>
            <w:tcW w:w="3601" w:type="pct"/>
            <w:gridSpan w:val="4"/>
            <w:tcBorders>
              <w:bottom w:val="single" w:color="auto" w:sz="12" w:space="0"/>
            </w:tcBorders>
            <w:noWrap w:val="0"/>
            <w:vAlign w:val="center"/>
          </w:tcPr>
          <w:p w14:paraId="33F34807">
            <w:pPr>
              <w:pStyle w:val="99"/>
            </w:pPr>
            <w:r>
              <w:rPr>
                <w:rFonts w:hint="eastAsia"/>
              </w:rPr>
              <w:t>AI控制板</w:t>
            </w:r>
            <w:r>
              <w:t>接收到</w:t>
            </w:r>
            <w:r>
              <w:rPr>
                <w:rFonts w:hint="eastAsia"/>
              </w:rPr>
              <w:t>该</w:t>
            </w:r>
            <w:r>
              <w:t>帧后，</w:t>
            </w:r>
            <w:r>
              <w:rPr>
                <w:rFonts w:hint="eastAsia"/>
              </w:rPr>
              <w:t>2</w:t>
            </w:r>
            <w:r>
              <w:t>0m</w:t>
            </w:r>
            <w:r>
              <w:rPr>
                <w:rFonts w:hint="eastAsia"/>
              </w:rPr>
              <w:t>s</w:t>
            </w:r>
            <w:r>
              <w:t>内</w:t>
            </w:r>
            <w:r>
              <w:rPr>
                <w:rFonts w:hint="eastAsia"/>
              </w:rPr>
              <w:t>发送</w:t>
            </w:r>
            <w:r>
              <w:t>指令应答帧</w:t>
            </w:r>
            <w:r>
              <w:rPr>
                <w:rFonts w:hint="eastAsia"/>
              </w:rPr>
              <w:t>（AC</w:t>
            </w:r>
            <w:r>
              <w:t>-</w:t>
            </w:r>
            <w:r>
              <w:rPr>
                <w:rFonts w:hint="eastAsia"/>
              </w:rPr>
              <w:t>Y</w:t>
            </w:r>
            <w:r>
              <w:t>001</w:t>
            </w:r>
            <w:r>
              <w:rPr>
                <w:rFonts w:hint="eastAsia"/>
              </w:rPr>
              <w:t>）</w:t>
            </w:r>
          </w:p>
        </w:tc>
      </w:tr>
    </w:tbl>
    <w:p w14:paraId="29E278B5">
      <w:pPr>
        <w:ind w:firstLine="480"/>
        <w:rPr>
          <w:rFonts w:hint="eastAsia"/>
        </w:rPr>
      </w:pPr>
    </w:p>
    <w:p w14:paraId="71BE7C2A">
      <w:pPr>
        <w:pStyle w:val="6"/>
        <w:spacing w:before="326" w:after="163"/>
        <w:rPr>
          <w:rFonts w:hint="eastAsia"/>
        </w:rPr>
      </w:pPr>
      <w:r>
        <w:rPr>
          <w:rFonts w:hint="eastAsia"/>
        </w:rPr>
        <w:t>功能管理指令（AC-Z004）</w:t>
      </w:r>
    </w:p>
    <w:p w14:paraId="01979D60">
      <w:pPr>
        <w:pStyle w:val="14"/>
      </w:pPr>
      <w:r>
        <w:rPr>
          <w:rFonts w:hint="eastAsia"/>
        </w:rPr>
        <w:t>表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表 \* ARABIC</w:instrText>
      </w:r>
      <w:r>
        <w:instrText xml:space="preserve"> </w:instrText>
      </w:r>
      <w:r>
        <w:fldChar w:fldCharType="separate"/>
      </w:r>
      <w:r>
        <w:rPr>
          <w:lang/>
        </w:rPr>
        <w:t>59</w:t>
      </w:r>
      <w:r>
        <w:fldChar w:fldCharType="end"/>
      </w:r>
      <w:r>
        <w:t xml:space="preserve"> </w:t>
      </w:r>
      <w:r>
        <w:rPr>
          <w:rFonts w:hint="eastAsia"/>
        </w:rPr>
        <w:t>功能管理指令（AC</w:t>
      </w:r>
      <w:r>
        <w:t>-Z00</w:t>
      </w:r>
      <w:r>
        <w:rPr>
          <w:rFonts w:hint="eastAsia"/>
        </w:rPr>
        <w:t>4）</w:t>
      </w:r>
    </w:p>
    <w:tbl>
      <w:tblPr>
        <w:tblStyle w:val="43"/>
        <w:tblW w:w="4950" w:type="pct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02"/>
        <w:gridCol w:w="1418"/>
        <w:gridCol w:w="710"/>
        <w:gridCol w:w="1841"/>
        <w:gridCol w:w="2694"/>
        <w:gridCol w:w="1525"/>
      </w:tblGrid>
      <w:tr w14:paraId="2EC1993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jc w:val="center"/>
        </w:trPr>
        <w:tc>
          <w:tcPr>
            <w:tcW w:w="5000" w:type="pct"/>
            <w:gridSpan w:val="6"/>
            <w:tcBorders>
              <w:top w:val="single" w:color="auto" w:sz="12" w:space="0"/>
              <w:bottom w:val="single" w:color="auto" w:sz="4" w:space="0"/>
            </w:tcBorders>
            <w:noWrap w:val="0"/>
            <w:vAlign w:val="center"/>
          </w:tcPr>
          <w:p w14:paraId="21AFE3AF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指令名称:功能管理指令:AC</w:t>
            </w:r>
            <w:r>
              <w:t>-Z00</w:t>
            </w:r>
            <w:r>
              <w:rPr>
                <w:rFonts w:hint="eastAsia"/>
              </w:rPr>
              <w:t>4</w:t>
            </w:r>
          </w:p>
        </w:tc>
      </w:tr>
      <w:tr w14:paraId="3D12085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jc w:val="center"/>
        </w:trPr>
        <w:tc>
          <w:tcPr>
            <w:tcW w:w="593" w:type="pct"/>
            <w:tcBorders>
              <w:top w:val="single" w:color="auto" w:sz="4" w:space="0"/>
            </w:tcBorders>
            <w:noWrap w:val="0"/>
            <w:vAlign w:val="center"/>
          </w:tcPr>
          <w:p w14:paraId="26CEA9F1">
            <w:pPr>
              <w:pStyle w:val="99"/>
            </w:pPr>
            <w:r>
              <w:rPr>
                <w:rFonts w:hint="eastAsia" w:cs="SimSun"/>
              </w:rPr>
              <w:t>仲裁域</w:t>
            </w:r>
          </w:p>
        </w:tc>
        <w:tc>
          <w:tcPr>
            <w:tcW w:w="1145" w:type="pct"/>
            <w:gridSpan w:val="2"/>
            <w:tcBorders>
              <w:top w:val="single" w:color="auto" w:sz="4" w:space="0"/>
            </w:tcBorders>
            <w:noWrap w:val="0"/>
            <w:vAlign w:val="center"/>
          </w:tcPr>
          <w:p w14:paraId="5D936E00">
            <w:pPr>
              <w:pStyle w:val="99"/>
            </w:pPr>
            <w:r>
              <w:t>ID28~ID21</w:t>
            </w:r>
            <w:r>
              <w:rPr>
                <w:rFonts w:hint="eastAsia"/>
              </w:rPr>
              <w:t>:CA</w:t>
            </w:r>
            <w:r>
              <w:t>H</w:t>
            </w:r>
          </w:p>
        </w:tc>
        <w:tc>
          <w:tcPr>
            <w:tcW w:w="991" w:type="pct"/>
            <w:tcBorders>
              <w:top w:val="single" w:color="auto" w:sz="4" w:space="0"/>
            </w:tcBorders>
            <w:noWrap w:val="0"/>
            <w:vAlign w:val="center"/>
          </w:tcPr>
          <w:p w14:paraId="6A39A466">
            <w:pPr>
              <w:pStyle w:val="99"/>
            </w:pPr>
            <w:r>
              <w:t>ID20~ID13</w:t>
            </w:r>
            <w:r>
              <w:rPr>
                <w:rFonts w:hint="eastAsia" w:cs="SimSun"/>
              </w:rPr>
              <w:t>:</w:t>
            </w:r>
            <w:r>
              <w:t>0</w:t>
            </w:r>
            <w:r>
              <w:rPr>
                <w:rFonts w:hint="eastAsia"/>
              </w:rPr>
              <w:t>4</w:t>
            </w:r>
            <w:r>
              <w:t>H</w:t>
            </w:r>
          </w:p>
        </w:tc>
        <w:tc>
          <w:tcPr>
            <w:tcW w:w="1450" w:type="pct"/>
            <w:tcBorders>
              <w:top w:val="single" w:color="auto" w:sz="4" w:space="0"/>
            </w:tcBorders>
            <w:noWrap w:val="0"/>
            <w:vAlign w:val="center"/>
          </w:tcPr>
          <w:p w14:paraId="56C79A5C">
            <w:pPr>
              <w:pStyle w:val="99"/>
              <w:rPr>
                <w:rFonts w:cs="SimSun"/>
              </w:rPr>
            </w:pPr>
            <w:r>
              <w:t>ID12~ID6</w:t>
            </w:r>
            <w:r>
              <w:rPr>
                <w:rFonts w:hint="eastAsia" w:cs="SimSun"/>
              </w:rPr>
              <w:t>:</w:t>
            </w:r>
          </w:p>
          <w:p w14:paraId="182D298C">
            <w:pPr>
              <w:pStyle w:val="99"/>
            </w:pPr>
            <w:r>
              <w:rPr>
                <w:rFonts w:hint="eastAsia" w:cs="SimSun"/>
              </w:rPr>
              <w:t>同</w:t>
            </w:r>
            <w:r>
              <w:t>ID28~ID22</w:t>
            </w:r>
          </w:p>
        </w:tc>
        <w:tc>
          <w:tcPr>
            <w:tcW w:w="821" w:type="pct"/>
            <w:tcBorders>
              <w:top w:val="single" w:color="auto" w:sz="4" w:space="0"/>
            </w:tcBorders>
            <w:noWrap w:val="0"/>
            <w:vAlign w:val="center"/>
          </w:tcPr>
          <w:p w14:paraId="3740E90B">
            <w:pPr>
              <w:pStyle w:val="99"/>
            </w:pPr>
            <w:r>
              <w:t>ID5~ID0</w:t>
            </w:r>
            <w:r>
              <w:rPr>
                <w:rFonts w:hint="eastAsia" w:cs="SimSun"/>
              </w:rPr>
              <w:t>:</w:t>
            </w:r>
            <w:r>
              <w:t>00H</w:t>
            </w:r>
          </w:p>
        </w:tc>
      </w:tr>
      <w:tr w14:paraId="061807B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593" w:type="pct"/>
            <w:vMerge w:val="restart"/>
            <w:noWrap w:val="0"/>
            <w:vAlign w:val="center"/>
          </w:tcPr>
          <w:p w14:paraId="2CA01532">
            <w:pPr>
              <w:pStyle w:val="99"/>
            </w:pPr>
            <w:r>
              <w:rPr>
                <w:rFonts w:hint="eastAsia" w:cs="SimSun"/>
              </w:rPr>
              <w:t>数据域</w:t>
            </w:r>
          </w:p>
        </w:tc>
        <w:tc>
          <w:tcPr>
            <w:tcW w:w="763" w:type="pct"/>
            <w:noWrap w:val="0"/>
            <w:vAlign w:val="center"/>
          </w:tcPr>
          <w:p w14:paraId="63329FF0">
            <w:pPr>
              <w:pStyle w:val="99"/>
            </w:pPr>
            <w:r>
              <w:t>DATA0</w:t>
            </w:r>
          </w:p>
        </w:tc>
        <w:tc>
          <w:tcPr>
            <w:tcW w:w="382" w:type="pct"/>
            <w:noWrap w:val="0"/>
            <w:vAlign w:val="center"/>
          </w:tcPr>
          <w:p w14:paraId="28E0E78F">
            <w:pPr>
              <w:pStyle w:val="99"/>
            </w:pPr>
          </w:p>
        </w:tc>
        <w:tc>
          <w:tcPr>
            <w:tcW w:w="991" w:type="pct"/>
            <w:noWrap w:val="0"/>
            <w:vAlign w:val="center"/>
          </w:tcPr>
          <w:p w14:paraId="7BDDDF5D">
            <w:pPr>
              <w:pStyle w:val="99"/>
            </w:pPr>
            <w:r>
              <w:rPr>
                <w:rFonts w:hint="eastAsia"/>
              </w:rPr>
              <w:t>帧头</w:t>
            </w:r>
          </w:p>
        </w:tc>
        <w:tc>
          <w:tcPr>
            <w:tcW w:w="1450" w:type="pct"/>
            <w:noWrap w:val="0"/>
            <w:vAlign w:val="center"/>
          </w:tcPr>
          <w:p w14:paraId="7704B090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CA</w:t>
            </w:r>
            <w:r>
              <w:t>H</w:t>
            </w:r>
          </w:p>
        </w:tc>
        <w:tc>
          <w:tcPr>
            <w:tcW w:w="821" w:type="pct"/>
            <w:noWrap w:val="0"/>
            <w:vAlign w:val="center"/>
          </w:tcPr>
          <w:p w14:paraId="6D1D1114">
            <w:pPr>
              <w:pStyle w:val="99"/>
            </w:pPr>
          </w:p>
        </w:tc>
      </w:tr>
      <w:tr w14:paraId="1E8CCD1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593" w:type="pct"/>
            <w:vMerge w:val="continue"/>
            <w:noWrap w:val="0"/>
            <w:vAlign w:val="center"/>
          </w:tcPr>
          <w:p w14:paraId="45FA5625">
            <w:pPr>
              <w:pStyle w:val="99"/>
            </w:pPr>
          </w:p>
        </w:tc>
        <w:tc>
          <w:tcPr>
            <w:tcW w:w="763" w:type="pct"/>
            <w:noWrap w:val="0"/>
            <w:vAlign w:val="center"/>
          </w:tcPr>
          <w:p w14:paraId="13BE7C18">
            <w:pPr>
              <w:pStyle w:val="99"/>
            </w:pPr>
            <w:r>
              <w:t>DATA1</w:t>
            </w:r>
          </w:p>
        </w:tc>
        <w:tc>
          <w:tcPr>
            <w:tcW w:w="382" w:type="pct"/>
            <w:noWrap w:val="0"/>
            <w:vAlign w:val="center"/>
          </w:tcPr>
          <w:p w14:paraId="7C035E89">
            <w:pPr>
              <w:pStyle w:val="99"/>
            </w:pPr>
          </w:p>
        </w:tc>
        <w:tc>
          <w:tcPr>
            <w:tcW w:w="991" w:type="pct"/>
            <w:noWrap w:val="0"/>
            <w:vAlign w:val="center"/>
          </w:tcPr>
          <w:p w14:paraId="6040D1E2">
            <w:pPr>
              <w:pStyle w:val="99"/>
            </w:pPr>
            <w:r>
              <w:rPr>
                <w:rFonts w:hint="eastAsia"/>
              </w:rPr>
              <w:t>指令</w:t>
            </w:r>
          </w:p>
        </w:tc>
        <w:tc>
          <w:tcPr>
            <w:tcW w:w="1450" w:type="pct"/>
            <w:noWrap w:val="0"/>
            <w:vAlign w:val="center"/>
          </w:tcPr>
          <w:p w14:paraId="7F083070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04</w:t>
            </w:r>
            <w:r>
              <w:t>H</w:t>
            </w:r>
          </w:p>
        </w:tc>
        <w:tc>
          <w:tcPr>
            <w:tcW w:w="821" w:type="pct"/>
            <w:noWrap w:val="0"/>
            <w:vAlign w:val="center"/>
          </w:tcPr>
          <w:p w14:paraId="034125CF">
            <w:pPr>
              <w:pStyle w:val="99"/>
            </w:pPr>
          </w:p>
        </w:tc>
      </w:tr>
      <w:tr w14:paraId="2D4E260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593" w:type="pct"/>
            <w:vMerge w:val="continue"/>
            <w:noWrap w:val="0"/>
            <w:vAlign w:val="center"/>
          </w:tcPr>
          <w:p w14:paraId="463FBA73">
            <w:pPr>
              <w:pStyle w:val="99"/>
            </w:pPr>
          </w:p>
        </w:tc>
        <w:tc>
          <w:tcPr>
            <w:tcW w:w="763" w:type="pct"/>
            <w:noWrap w:val="0"/>
            <w:vAlign w:val="center"/>
          </w:tcPr>
          <w:p w14:paraId="3A1EEBDD">
            <w:pPr>
              <w:pStyle w:val="99"/>
            </w:pPr>
            <w:r>
              <w:t>DATA2</w:t>
            </w:r>
          </w:p>
        </w:tc>
        <w:tc>
          <w:tcPr>
            <w:tcW w:w="382" w:type="pct"/>
            <w:noWrap w:val="0"/>
            <w:vAlign w:val="center"/>
          </w:tcPr>
          <w:p w14:paraId="6F5D3D49">
            <w:pPr>
              <w:pStyle w:val="99"/>
            </w:pPr>
          </w:p>
        </w:tc>
        <w:tc>
          <w:tcPr>
            <w:tcW w:w="991" w:type="pct"/>
            <w:noWrap w:val="0"/>
            <w:vAlign w:val="center"/>
          </w:tcPr>
          <w:p w14:paraId="0FB19AAE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管理项</w:t>
            </w:r>
          </w:p>
        </w:tc>
        <w:tc>
          <w:tcPr>
            <w:tcW w:w="1450" w:type="pct"/>
            <w:noWrap w:val="0"/>
            <w:vAlign w:val="center"/>
          </w:tcPr>
          <w:p w14:paraId="15CEF0C7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01H=中继功能使能;</w:t>
            </w:r>
          </w:p>
          <w:p w14:paraId="7224F90B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02H=中继功能关闭;</w:t>
            </w:r>
          </w:p>
          <w:p w14:paraId="5E098851">
            <w:pPr>
              <w:pStyle w:val="99"/>
            </w:pPr>
            <w:r>
              <w:rPr>
                <w:rFonts w:hint="eastAsia"/>
              </w:rPr>
              <w:t>03H=看门狗使能;</w:t>
            </w:r>
          </w:p>
          <w:p w14:paraId="5EC16C35">
            <w:pPr>
              <w:pStyle w:val="99"/>
            </w:pPr>
            <w:r>
              <w:rPr>
                <w:rFonts w:hint="eastAsia"/>
              </w:rPr>
              <w:t>04H=看门狗关闭;</w:t>
            </w:r>
          </w:p>
          <w:p w14:paraId="53B222CC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F0H=测试禁止</w:t>
            </w:r>
          </w:p>
          <w:p w14:paraId="371D526B">
            <w:pPr>
              <w:pStyle w:val="99"/>
              <w:rPr>
                <w:rFonts w:hint="eastAsia"/>
                <w:color w:val="FF0000"/>
              </w:rPr>
            </w:pPr>
            <w:r>
              <w:rPr>
                <w:rFonts w:hint="eastAsia"/>
              </w:rPr>
              <w:t>F1H=测试使能</w:t>
            </w:r>
          </w:p>
        </w:tc>
        <w:tc>
          <w:tcPr>
            <w:tcW w:w="821" w:type="pct"/>
            <w:noWrap w:val="0"/>
            <w:vAlign w:val="center"/>
          </w:tcPr>
          <w:p w14:paraId="12465482">
            <w:pPr>
              <w:pStyle w:val="99"/>
              <w:jc w:val="both"/>
              <w:rPr>
                <w:rFonts w:hint="eastAsia"/>
              </w:rPr>
            </w:pPr>
          </w:p>
        </w:tc>
      </w:tr>
      <w:tr w14:paraId="55591AB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  <w:jc w:val="center"/>
        </w:trPr>
        <w:tc>
          <w:tcPr>
            <w:tcW w:w="593" w:type="pct"/>
            <w:vMerge w:val="continue"/>
            <w:noWrap w:val="0"/>
            <w:vAlign w:val="center"/>
          </w:tcPr>
          <w:p w14:paraId="28F718A2">
            <w:pPr>
              <w:pStyle w:val="99"/>
            </w:pPr>
          </w:p>
        </w:tc>
        <w:tc>
          <w:tcPr>
            <w:tcW w:w="763" w:type="pct"/>
            <w:noWrap w:val="0"/>
            <w:vAlign w:val="center"/>
          </w:tcPr>
          <w:p w14:paraId="027395BE">
            <w:pPr>
              <w:pStyle w:val="99"/>
              <w:rPr>
                <w:rFonts w:hint="eastAsia"/>
              </w:rPr>
            </w:pPr>
            <w:r>
              <w:t>DATA</w:t>
            </w:r>
            <w:r>
              <w:rPr>
                <w:rFonts w:hint="eastAsia"/>
              </w:rPr>
              <w:t>3</w:t>
            </w:r>
            <w:r>
              <w:t>~7</w:t>
            </w:r>
          </w:p>
        </w:tc>
        <w:tc>
          <w:tcPr>
            <w:tcW w:w="382" w:type="pct"/>
            <w:noWrap w:val="0"/>
            <w:vAlign w:val="center"/>
          </w:tcPr>
          <w:p w14:paraId="51DAC2DD">
            <w:pPr>
              <w:pStyle w:val="99"/>
            </w:pPr>
          </w:p>
        </w:tc>
        <w:tc>
          <w:tcPr>
            <w:tcW w:w="991" w:type="pct"/>
            <w:noWrap w:val="0"/>
            <w:vAlign w:val="center"/>
          </w:tcPr>
          <w:p w14:paraId="485E1A89">
            <w:pPr>
              <w:pStyle w:val="99"/>
            </w:pPr>
            <w:r>
              <w:rPr>
                <w:rFonts w:hint="eastAsia"/>
              </w:rPr>
              <w:t>保留</w:t>
            </w:r>
          </w:p>
        </w:tc>
        <w:tc>
          <w:tcPr>
            <w:tcW w:w="1450" w:type="pct"/>
            <w:noWrap w:val="0"/>
            <w:vAlign w:val="center"/>
          </w:tcPr>
          <w:p w14:paraId="18982019">
            <w:pPr>
              <w:pStyle w:val="99"/>
            </w:pPr>
            <w:r>
              <w:rPr>
                <w:rFonts w:hint="eastAsia"/>
              </w:rPr>
              <w:t>AAH、AAH、AAH、AAH、AAH</w:t>
            </w:r>
          </w:p>
        </w:tc>
        <w:tc>
          <w:tcPr>
            <w:tcW w:w="821" w:type="pct"/>
            <w:noWrap w:val="0"/>
            <w:vAlign w:val="center"/>
          </w:tcPr>
          <w:p w14:paraId="6E3E85CA">
            <w:pPr>
              <w:pStyle w:val="99"/>
            </w:pPr>
          </w:p>
        </w:tc>
      </w:tr>
      <w:tr w14:paraId="2797412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3" w:hRule="atLeast"/>
          <w:jc w:val="center"/>
        </w:trPr>
        <w:tc>
          <w:tcPr>
            <w:tcW w:w="593" w:type="pct"/>
            <w:vMerge w:val="restart"/>
            <w:noWrap w:val="0"/>
            <w:vAlign w:val="center"/>
          </w:tcPr>
          <w:p w14:paraId="554FCF3C">
            <w:pPr>
              <w:pStyle w:val="99"/>
            </w:pPr>
            <w:r>
              <w:rPr>
                <w:rFonts w:hint="eastAsia"/>
              </w:rPr>
              <w:t>使用说明</w:t>
            </w:r>
          </w:p>
        </w:tc>
        <w:tc>
          <w:tcPr>
            <w:tcW w:w="763" w:type="pct"/>
            <w:noWrap w:val="0"/>
            <w:vAlign w:val="center"/>
          </w:tcPr>
          <w:p w14:paraId="7EF85B0D">
            <w:pPr>
              <w:pStyle w:val="99"/>
            </w:pPr>
            <w:r>
              <w:rPr>
                <w:rFonts w:hint="eastAsia"/>
              </w:rPr>
              <w:t>发送条件</w:t>
            </w:r>
          </w:p>
        </w:tc>
        <w:tc>
          <w:tcPr>
            <w:tcW w:w="3644" w:type="pct"/>
            <w:gridSpan w:val="4"/>
            <w:noWrap w:val="0"/>
            <w:vAlign w:val="center"/>
          </w:tcPr>
          <w:p w14:paraId="4F7EF219">
            <w:pPr>
              <w:pStyle w:val="99"/>
            </w:pPr>
            <w:r>
              <w:rPr>
                <w:rFonts w:hint="eastAsia"/>
              </w:rPr>
              <w:t>由中心机发出</w:t>
            </w:r>
          </w:p>
        </w:tc>
      </w:tr>
      <w:tr w14:paraId="590546C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3" w:hRule="atLeast"/>
          <w:jc w:val="center"/>
        </w:trPr>
        <w:tc>
          <w:tcPr>
            <w:tcW w:w="593" w:type="pct"/>
            <w:vMerge w:val="continue"/>
            <w:tcBorders>
              <w:bottom w:val="single" w:color="auto" w:sz="12" w:space="0"/>
            </w:tcBorders>
            <w:noWrap w:val="0"/>
            <w:vAlign w:val="center"/>
          </w:tcPr>
          <w:p w14:paraId="1146738C">
            <w:pPr>
              <w:pStyle w:val="99"/>
            </w:pPr>
          </w:p>
        </w:tc>
        <w:tc>
          <w:tcPr>
            <w:tcW w:w="763" w:type="pct"/>
            <w:tcBorders>
              <w:bottom w:val="single" w:color="auto" w:sz="12" w:space="0"/>
            </w:tcBorders>
            <w:noWrap w:val="0"/>
            <w:vAlign w:val="center"/>
          </w:tcPr>
          <w:p w14:paraId="28D93CF3">
            <w:pPr>
              <w:pStyle w:val="99"/>
            </w:pPr>
            <w:r>
              <w:rPr>
                <w:rFonts w:hint="eastAsia"/>
              </w:rPr>
              <w:t>处理要求</w:t>
            </w:r>
          </w:p>
        </w:tc>
        <w:tc>
          <w:tcPr>
            <w:tcW w:w="3644" w:type="pct"/>
            <w:gridSpan w:val="4"/>
            <w:tcBorders>
              <w:bottom w:val="single" w:color="auto" w:sz="12" w:space="0"/>
            </w:tcBorders>
            <w:noWrap w:val="0"/>
            <w:vAlign w:val="center"/>
          </w:tcPr>
          <w:p w14:paraId="1B917472">
            <w:pPr>
              <w:pStyle w:val="99"/>
            </w:pPr>
            <w:r>
              <w:rPr>
                <w:rFonts w:hint="eastAsia"/>
              </w:rPr>
              <w:t>AI控制板</w:t>
            </w:r>
            <w:r>
              <w:t>接收到</w:t>
            </w:r>
            <w:r>
              <w:rPr>
                <w:rFonts w:hint="eastAsia"/>
              </w:rPr>
              <w:t>该</w:t>
            </w:r>
            <w:r>
              <w:t>帧后，</w:t>
            </w:r>
            <w:r>
              <w:rPr>
                <w:rFonts w:hint="eastAsia"/>
              </w:rPr>
              <w:t>2</w:t>
            </w:r>
            <w:r>
              <w:t>0m</w:t>
            </w:r>
            <w:r>
              <w:rPr>
                <w:rFonts w:hint="eastAsia"/>
              </w:rPr>
              <w:t>s</w:t>
            </w:r>
            <w:r>
              <w:t>内</w:t>
            </w:r>
            <w:r>
              <w:rPr>
                <w:rFonts w:hint="eastAsia"/>
              </w:rPr>
              <w:t>发送</w:t>
            </w:r>
            <w:r>
              <w:t>指令应答帧</w:t>
            </w:r>
            <w:r>
              <w:rPr>
                <w:rFonts w:hint="eastAsia"/>
              </w:rPr>
              <w:t>（AC</w:t>
            </w:r>
            <w:r>
              <w:t>-</w:t>
            </w:r>
            <w:r>
              <w:rPr>
                <w:rFonts w:hint="eastAsia"/>
              </w:rPr>
              <w:t>Y</w:t>
            </w:r>
            <w:r>
              <w:t>001</w:t>
            </w:r>
            <w:r>
              <w:rPr>
                <w:rFonts w:hint="eastAsia"/>
              </w:rPr>
              <w:t>）</w:t>
            </w:r>
          </w:p>
        </w:tc>
      </w:tr>
    </w:tbl>
    <w:p w14:paraId="6937B332">
      <w:pPr>
        <w:ind w:firstLine="480"/>
        <w:rPr>
          <w:rFonts w:hint="eastAsia"/>
        </w:rPr>
      </w:pPr>
    </w:p>
    <w:p w14:paraId="57899F17">
      <w:pPr>
        <w:pStyle w:val="6"/>
        <w:spacing w:before="326" w:after="163"/>
        <w:rPr>
          <w:rFonts w:hint="eastAsia"/>
        </w:rPr>
      </w:pPr>
      <w:r>
        <w:rPr>
          <w:rFonts w:hint="eastAsia"/>
        </w:rPr>
        <w:t>备份系统管理指令（AC-Z005）</w:t>
      </w:r>
    </w:p>
    <w:p w14:paraId="6C18478C">
      <w:pPr>
        <w:pStyle w:val="14"/>
      </w:pPr>
      <w:r>
        <w:rPr>
          <w:rFonts w:hint="eastAsia"/>
        </w:rPr>
        <w:t>表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表 \* ARABIC</w:instrText>
      </w:r>
      <w:r>
        <w:instrText xml:space="preserve"> </w:instrText>
      </w:r>
      <w:r>
        <w:fldChar w:fldCharType="separate"/>
      </w:r>
      <w:r>
        <w:rPr>
          <w:lang/>
        </w:rPr>
        <w:t>60</w:t>
      </w:r>
      <w:r>
        <w:fldChar w:fldCharType="end"/>
      </w:r>
      <w:r>
        <w:t xml:space="preserve"> </w:t>
      </w:r>
      <w:r>
        <w:rPr>
          <w:rFonts w:hint="eastAsia"/>
        </w:rPr>
        <w:t>备份系统管理指令（AC</w:t>
      </w:r>
      <w:r>
        <w:t>-Z00</w:t>
      </w:r>
      <w:r>
        <w:rPr>
          <w:rFonts w:hint="eastAsia"/>
        </w:rPr>
        <w:t>5）</w:t>
      </w:r>
    </w:p>
    <w:tbl>
      <w:tblPr>
        <w:tblStyle w:val="43"/>
        <w:tblW w:w="4867" w:type="pct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24"/>
        <w:gridCol w:w="1418"/>
        <w:gridCol w:w="709"/>
        <w:gridCol w:w="1860"/>
        <w:gridCol w:w="2590"/>
        <w:gridCol w:w="1533"/>
      </w:tblGrid>
      <w:tr w14:paraId="75A61F1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jc w:val="center"/>
        </w:trPr>
        <w:tc>
          <w:tcPr>
            <w:tcW w:w="5000" w:type="pct"/>
            <w:gridSpan w:val="6"/>
            <w:tcBorders>
              <w:top w:val="single" w:color="auto" w:sz="12" w:space="0"/>
              <w:bottom w:val="single" w:color="auto" w:sz="4" w:space="0"/>
            </w:tcBorders>
            <w:noWrap w:val="0"/>
            <w:vAlign w:val="center"/>
          </w:tcPr>
          <w:p w14:paraId="3555EC4E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指令名称:备份系统管理指令:AC</w:t>
            </w:r>
            <w:r>
              <w:t>-Z00</w:t>
            </w:r>
            <w:r>
              <w:rPr>
                <w:rFonts w:hint="eastAsia"/>
              </w:rPr>
              <w:t>5</w:t>
            </w:r>
          </w:p>
        </w:tc>
      </w:tr>
      <w:tr w14:paraId="786D1A4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jc w:val="center"/>
        </w:trPr>
        <w:tc>
          <w:tcPr>
            <w:tcW w:w="561" w:type="pct"/>
            <w:tcBorders>
              <w:top w:val="single" w:color="auto" w:sz="4" w:space="0"/>
            </w:tcBorders>
            <w:noWrap w:val="0"/>
            <w:vAlign w:val="center"/>
          </w:tcPr>
          <w:p w14:paraId="782F7A0B">
            <w:pPr>
              <w:pStyle w:val="99"/>
            </w:pPr>
            <w:r>
              <w:rPr>
                <w:rFonts w:hint="eastAsia" w:cs="SimSun"/>
              </w:rPr>
              <w:t>仲裁域</w:t>
            </w:r>
          </w:p>
        </w:tc>
        <w:tc>
          <w:tcPr>
            <w:tcW w:w="1164" w:type="pct"/>
            <w:gridSpan w:val="2"/>
            <w:tcBorders>
              <w:top w:val="single" w:color="auto" w:sz="4" w:space="0"/>
            </w:tcBorders>
            <w:noWrap w:val="0"/>
            <w:vAlign w:val="center"/>
          </w:tcPr>
          <w:p w14:paraId="31594111">
            <w:pPr>
              <w:pStyle w:val="99"/>
            </w:pPr>
            <w:r>
              <w:t>ID28~ID21</w:t>
            </w:r>
            <w:r>
              <w:rPr>
                <w:rFonts w:hint="eastAsia"/>
              </w:rPr>
              <w:t>:CA</w:t>
            </w:r>
            <w:r>
              <w:t>H</w:t>
            </w:r>
          </w:p>
        </w:tc>
        <w:tc>
          <w:tcPr>
            <w:tcW w:w="1018" w:type="pct"/>
            <w:tcBorders>
              <w:top w:val="single" w:color="auto" w:sz="4" w:space="0"/>
            </w:tcBorders>
            <w:noWrap w:val="0"/>
            <w:vAlign w:val="center"/>
          </w:tcPr>
          <w:p w14:paraId="328AF934">
            <w:pPr>
              <w:pStyle w:val="99"/>
            </w:pPr>
            <w:r>
              <w:t>ID20~ID13</w:t>
            </w:r>
            <w:r>
              <w:rPr>
                <w:rFonts w:hint="eastAsia" w:cs="SimSun"/>
              </w:rPr>
              <w:t>:</w:t>
            </w:r>
            <w:r>
              <w:t>0</w:t>
            </w:r>
            <w:r>
              <w:rPr>
                <w:rFonts w:hint="eastAsia"/>
              </w:rPr>
              <w:t>5</w:t>
            </w:r>
            <w:r>
              <w:t>H</w:t>
            </w:r>
          </w:p>
        </w:tc>
        <w:tc>
          <w:tcPr>
            <w:tcW w:w="1418" w:type="pct"/>
            <w:tcBorders>
              <w:top w:val="single" w:color="auto" w:sz="4" w:space="0"/>
            </w:tcBorders>
            <w:noWrap w:val="0"/>
            <w:vAlign w:val="center"/>
          </w:tcPr>
          <w:p w14:paraId="320334FD">
            <w:pPr>
              <w:pStyle w:val="99"/>
              <w:rPr>
                <w:rFonts w:cs="SimSun"/>
              </w:rPr>
            </w:pPr>
            <w:r>
              <w:t>ID12~ID6</w:t>
            </w:r>
            <w:r>
              <w:rPr>
                <w:rFonts w:hint="eastAsia" w:cs="SimSun"/>
              </w:rPr>
              <w:t>:</w:t>
            </w:r>
          </w:p>
          <w:p w14:paraId="3491327D">
            <w:pPr>
              <w:pStyle w:val="99"/>
            </w:pPr>
            <w:r>
              <w:rPr>
                <w:rFonts w:hint="eastAsia" w:cs="SimSun"/>
              </w:rPr>
              <w:t>同</w:t>
            </w:r>
            <w:r>
              <w:t>ID28~ID22</w:t>
            </w:r>
          </w:p>
        </w:tc>
        <w:tc>
          <w:tcPr>
            <w:tcW w:w="839" w:type="pct"/>
            <w:tcBorders>
              <w:top w:val="single" w:color="auto" w:sz="4" w:space="0"/>
            </w:tcBorders>
            <w:noWrap w:val="0"/>
            <w:vAlign w:val="center"/>
          </w:tcPr>
          <w:p w14:paraId="6C68D143">
            <w:pPr>
              <w:pStyle w:val="99"/>
            </w:pPr>
            <w:r>
              <w:t>ID5~ID0</w:t>
            </w:r>
            <w:r>
              <w:rPr>
                <w:rFonts w:hint="eastAsia" w:cs="SimSun"/>
              </w:rPr>
              <w:t>:</w:t>
            </w:r>
            <w:r>
              <w:t>00H</w:t>
            </w:r>
          </w:p>
        </w:tc>
      </w:tr>
      <w:tr w14:paraId="7B3A939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7" w:hRule="atLeast"/>
          <w:jc w:val="center"/>
        </w:trPr>
        <w:tc>
          <w:tcPr>
            <w:tcW w:w="561" w:type="pct"/>
            <w:vMerge w:val="restart"/>
            <w:noWrap w:val="0"/>
            <w:vAlign w:val="center"/>
          </w:tcPr>
          <w:p w14:paraId="08E5734A">
            <w:pPr>
              <w:pStyle w:val="99"/>
            </w:pPr>
            <w:r>
              <w:rPr>
                <w:rFonts w:hint="eastAsia" w:cs="SimSun"/>
              </w:rPr>
              <w:t>数据域</w:t>
            </w:r>
          </w:p>
        </w:tc>
        <w:tc>
          <w:tcPr>
            <w:tcW w:w="776" w:type="pct"/>
            <w:noWrap w:val="0"/>
            <w:vAlign w:val="center"/>
          </w:tcPr>
          <w:p w14:paraId="459C25C2">
            <w:pPr>
              <w:pStyle w:val="99"/>
            </w:pPr>
            <w:r>
              <w:t>DATA0</w:t>
            </w:r>
          </w:p>
        </w:tc>
        <w:tc>
          <w:tcPr>
            <w:tcW w:w="388" w:type="pct"/>
            <w:noWrap w:val="0"/>
            <w:vAlign w:val="center"/>
          </w:tcPr>
          <w:p w14:paraId="72D2B83F">
            <w:pPr>
              <w:pStyle w:val="99"/>
            </w:pPr>
          </w:p>
        </w:tc>
        <w:tc>
          <w:tcPr>
            <w:tcW w:w="1018" w:type="pct"/>
            <w:noWrap w:val="0"/>
            <w:vAlign w:val="center"/>
          </w:tcPr>
          <w:p w14:paraId="26F7904C">
            <w:pPr>
              <w:pStyle w:val="99"/>
            </w:pPr>
            <w:r>
              <w:rPr>
                <w:rFonts w:hint="eastAsia"/>
              </w:rPr>
              <w:t>帧头</w:t>
            </w:r>
          </w:p>
        </w:tc>
        <w:tc>
          <w:tcPr>
            <w:tcW w:w="1418" w:type="pct"/>
            <w:noWrap w:val="0"/>
            <w:vAlign w:val="center"/>
          </w:tcPr>
          <w:p w14:paraId="5FC7D452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CA</w:t>
            </w:r>
            <w:r>
              <w:t>H</w:t>
            </w:r>
          </w:p>
        </w:tc>
        <w:tc>
          <w:tcPr>
            <w:tcW w:w="839" w:type="pct"/>
            <w:noWrap w:val="0"/>
            <w:vAlign w:val="center"/>
          </w:tcPr>
          <w:p w14:paraId="3187DFE7">
            <w:pPr>
              <w:pStyle w:val="99"/>
            </w:pPr>
          </w:p>
        </w:tc>
      </w:tr>
      <w:tr w14:paraId="22B1860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</w:tblPrEx>
        <w:trPr>
          <w:trHeight w:val="227" w:hRule="atLeast"/>
          <w:jc w:val="center"/>
        </w:trPr>
        <w:tc>
          <w:tcPr>
            <w:tcW w:w="561" w:type="pct"/>
            <w:vMerge w:val="continue"/>
            <w:noWrap w:val="0"/>
            <w:vAlign w:val="center"/>
          </w:tcPr>
          <w:p w14:paraId="13994EEC">
            <w:pPr>
              <w:pStyle w:val="99"/>
            </w:pPr>
          </w:p>
        </w:tc>
        <w:tc>
          <w:tcPr>
            <w:tcW w:w="776" w:type="pct"/>
            <w:noWrap w:val="0"/>
            <w:vAlign w:val="center"/>
          </w:tcPr>
          <w:p w14:paraId="49A171AC">
            <w:pPr>
              <w:pStyle w:val="99"/>
            </w:pPr>
            <w:r>
              <w:t>DATA1</w:t>
            </w:r>
          </w:p>
        </w:tc>
        <w:tc>
          <w:tcPr>
            <w:tcW w:w="388" w:type="pct"/>
            <w:noWrap w:val="0"/>
            <w:vAlign w:val="center"/>
          </w:tcPr>
          <w:p w14:paraId="047F0068">
            <w:pPr>
              <w:pStyle w:val="99"/>
            </w:pPr>
          </w:p>
        </w:tc>
        <w:tc>
          <w:tcPr>
            <w:tcW w:w="1018" w:type="pct"/>
            <w:noWrap w:val="0"/>
            <w:vAlign w:val="center"/>
          </w:tcPr>
          <w:p w14:paraId="7DFC0C4C">
            <w:pPr>
              <w:pStyle w:val="99"/>
            </w:pPr>
            <w:r>
              <w:rPr>
                <w:rFonts w:hint="eastAsia"/>
              </w:rPr>
              <w:t>指令</w:t>
            </w:r>
          </w:p>
        </w:tc>
        <w:tc>
          <w:tcPr>
            <w:tcW w:w="1418" w:type="pct"/>
            <w:noWrap w:val="0"/>
            <w:vAlign w:val="center"/>
          </w:tcPr>
          <w:p w14:paraId="79EC7C03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05</w:t>
            </w:r>
            <w:r>
              <w:t>H</w:t>
            </w:r>
          </w:p>
        </w:tc>
        <w:tc>
          <w:tcPr>
            <w:tcW w:w="839" w:type="pct"/>
            <w:noWrap w:val="0"/>
            <w:vAlign w:val="center"/>
          </w:tcPr>
          <w:p w14:paraId="33D2A26A">
            <w:pPr>
              <w:pStyle w:val="99"/>
            </w:pPr>
          </w:p>
        </w:tc>
      </w:tr>
      <w:tr w14:paraId="13C96BB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7" w:hRule="atLeast"/>
          <w:jc w:val="center"/>
        </w:trPr>
        <w:tc>
          <w:tcPr>
            <w:tcW w:w="561" w:type="pct"/>
            <w:vMerge w:val="continue"/>
            <w:noWrap w:val="0"/>
            <w:vAlign w:val="center"/>
          </w:tcPr>
          <w:p w14:paraId="66E43D70">
            <w:pPr>
              <w:pStyle w:val="99"/>
            </w:pPr>
          </w:p>
        </w:tc>
        <w:tc>
          <w:tcPr>
            <w:tcW w:w="776" w:type="pct"/>
            <w:noWrap w:val="0"/>
            <w:vAlign w:val="center"/>
          </w:tcPr>
          <w:p w14:paraId="5E9FB0F8">
            <w:pPr>
              <w:pStyle w:val="99"/>
            </w:pPr>
            <w:r>
              <w:t>DATA2</w:t>
            </w:r>
          </w:p>
        </w:tc>
        <w:tc>
          <w:tcPr>
            <w:tcW w:w="388" w:type="pct"/>
            <w:noWrap w:val="0"/>
            <w:vAlign w:val="center"/>
          </w:tcPr>
          <w:p w14:paraId="1E55FEDF">
            <w:pPr>
              <w:pStyle w:val="99"/>
            </w:pPr>
          </w:p>
        </w:tc>
        <w:tc>
          <w:tcPr>
            <w:tcW w:w="1018" w:type="pct"/>
            <w:noWrap w:val="0"/>
            <w:vAlign w:val="center"/>
          </w:tcPr>
          <w:p w14:paraId="188218C0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备份系统号</w:t>
            </w:r>
          </w:p>
        </w:tc>
        <w:tc>
          <w:tcPr>
            <w:tcW w:w="1418" w:type="pct"/>
            <w:noWrap w:val="0"/>
            <w:vAlign w:val="center"/>
          </w:tcPr>
          <w:p w14:paraId="4F34E3EB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01H=备份系统1;</w:t>
            </w:r>
          </w:p>
          <w:p w14:paraId="52EFBF62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02H=备份系统2;</w:t>
            </w:r>
          </w:p>
          <w:p w14:paraId="58878F73">
            <w:pPr>
              <w:pStyle w:val="99"/>
              <w:rPr>
                <w:rFonts w:hint="eastAsia"/>
                <w:color w:val="FF0000"/>
              </w:rPr>
            </w:pPr>
            <w:r>
              <w:rPr>
                <w:rFonts w:hint="eastAsia"/>
              </w:rPr>
              <w:t>03H=备份系统3;</w:t>
            </w:r>
          </w:p>
        </w:tc>
        <w:tc>
          <w:tcPr>
            <w:tcW w:w="839" w:type="pct"/>
            <w:noWrap w:val="0"/>
            <w:vAlign w:val="center"/>
          </w:tcPr>
          <w:p w14:paraId="6F5E5B64">
            <w:pPr>
              <w:pStyle w:val="99"/>
              <w:rPr>
                <w:rFonts w:hint="eastAsia"/>
              </w:rPr>
            </w:pPr>
          </w:p>
        </w:tc>
      </w:tr>
      <w:tr w14:paraId="66DE9E6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7" w:hRule="atLeast"/>
          <w:jc w:val="center"/>
        </w:trPr>
        <w:tc>
          <w:tcPr>
            <w:tcW w:w="561" w:type="pct"/>
            <w:vMerge w:val="continue"/>
            <w:noWrap w:val="0"/>
            <w:vAlign w:val="center"/>
          </w:tcPr>
          <w:p w14:paraId="63291716">
            <w:pPr>
              <w:pStyle w:val="99"/>
            </w:pPr>
          </w:p>
        </w:tc>
        <w:tc>
          <w:tcPr>
            <w:tcW w:w="776" w:type="pct"/>
            <w:noWrap w:val="0"/>
            <w:vAlign w:val="center"/>
          </w:tcPr>
          <w:p w14:paraId="2E1B213A">
            <w:pPr>
              <w:pStyle w:val="99"/>
              <w:rPr>
                <w:rFonts w:hint="eastAsia"/>
              </w:rPr>
            </w:pPr>
            <w:r>
              <w:t>DATA</w:t>
            </w:r>
            <w:r>
              <w:rPr>
                <w:rFonts w:hint="eastAsia"/>
              </w:rPr>
              <w:t>3</w:t>
            </w:r>
            <w:r>
              <w:t>~7</w:t>
            </w:r>
          </w:p>
        </w:tc>
        <w:tc>
          <w:tcPr>
            <w:tcW w:w="388" w:type="pct"/>
            <w:noWrap w:val="0"/>
            <w:vAlign w:val="center"/>
          </w:tcPr>
          <w:p w14:paraId="3D1E610C">
            <w:pPr>
              <w:pStyle w:val="99"/>
            </w:pPr>
          </w:p>
        </w:tc>
        <w:tc>
          <w:tcPr>
            <w:tcW w:w="1018" w:type="pct"/>
            <w:noWrap w:val="0"/>
            <w:vAlign w:val="center"/>
          </w:tcPr>
          <w:p w14:paraId="3CEB25FA">
            <w:pPr>
              <w:pStyle w:val="99"/>
            </w:pPr>
            <w:r>
              <w:rPr>
                <w:rFonts w:hint="eastAsia"/>
              </w:rPr>
              <w:t>保留</w:t>
            </w:r>
          </w:p>
        </w:tc>
        <w:tc>
          <w:tcPr>
            <w:tcW w:w="1418" w:type="pct"/>
            <w:noWrap w:val="0"/>
            <w:vAlign w:val="center"/>
          </w:tcPr>
          <w:p w14:paraId="5CB27614">
            <w:pPr>
              <w:pStyle w:val="99"/>
            </w:pPr>
            <w:r>
              <w:rPr>
                <w:rFonts w:hint="eastAsia"/>
              </w:rPr>
              <w:t>AAH、AAH、AAH、AAH、AAH</w:t>
            </w:r>
          </w:p>
        </w:tc>
        <w:tc>
          <w:tcPr>
            <w:tcW w:w="839" w:type="pct"/>
            <w:noWrap w:val="0"/>
            <w:vAlign w:val="center"/>
          </w:tcPr>
          <w:p w14:paraId="3E76B925">
            <w:pPr>
              <w:pStyle w:val="99"/>
            </w:pPr>
          </w:p>
        </w:tc>
      </w:tr>
      <w:tr w14:paraId="40603E4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3" w:hRule="atLeast"/>
          <w:jc w:val="center"/>
        </w:trPr>
        <w:tc>
          <w:tcPr>
            <w:tcW w:w="561" w:type="pct"/>
            <w:vMerge w:val="restart"/>
            <w:noWrap w:val="0"/>
            <w:vAlign w:val="center"/>
          </w:tcPr>
          <w:p w14:paraId="10BFF858">
            <w:pPr>
              <w:pStyle w:val="99"/>
            </w:pPr>
            <w:r>
              <w:rPr>
                <w:rFonts w:hint="eastAsia"/>
              </w:rPr>
              <w:t>使用说明</w:t>
            </w:r>
          </w:p>
        </w:tc>
        <w:tc>
          <w:tcPr>
            <w:tcW w:w="776" w:type="pct"/>
            <w:noWrap w:val="0"/>
            <w:vAlign w:val="center"/>
          </w:tcPr>
          <w:p w14:paraId="280EAE5A">
            <w:pPr>
              <w:pStyle w:val="99"/>
            </w:pPr>
            <w:r>
              <w:rPr>
                <w:rFonts w:hint="eastAsia"/>
              </w:rPr>
              <w:t>发送条件</w:t>
            </w:r>
          </w:p>
        </w:tc>
        <w:tc>
          <w:tcPr>
            <w:tcW w:w="3663" w:type="pct"/>
            <w:gridSpan w:val="4"/>
            <w:noWrap w:val="0"/>
            <w:vAlign w:val="center"/>
          </w:tcPr>
          <w:p w14:paraId="374CCC66">
            <w:pPr>
              <w:pStyle w:val="99"/>
            </w:pPr>
            <w:r>
              <w:rPr>
                <w:rFonts w:hint="eastAsia"/>
              </w:rPr>
              <w:t>由中心机发出</w:t>
            </w:r>
          </w:p>
        </w:tc>
      </w:tr>
      <w:tr w14:paraId="0AA464C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</w:tblPrEx>
        <w:trPr>
          <w:trHeight w:val="223" w:hRule="atLeast"/>
          <w:jc w:val="center"/>
        </w:trPr>
        <w:tc>
          <w:tcPr>
            <w:tcW w:w="561" w:type="pct"/>
            <w:vMerge w:val="continue"/>
            <w:tcBorders>
              <w:bottom w:val="single" w:color="auto" w:sz="12" w:space="0"/>
            </w:tcBorders>
            <w:noWrap w:val="0"/>
            <w:vAlign w:val="center"/>
          </w:tcPr>
          <w:p w14:paraId="23E507C4">
            <w:pPr>
              <w:pStyle w:val="99"/>
            </w:pPr>
          </w:p>
        </w:tc>
        <w:tc>
          <w:tcPr>
            <w:tcW w:w="776" w:type="pct"/>
            <w:tcBorders>
              <w:bottom w:val="single" w:color="auto" w:sz="12" w:space="0"/>
            </w:tcBorders>
            <w:noWrap w:val="0"/>
            <w:vAlign w:val="center"/>
          </w:tcPr>
          <w:p w14:paraId="57B4C2CB">
            <w:pPr>
              <w:pStyle w:val="99"/>
            </w:pPr>
            <w:r>
              <w:rPr>
                <w:rFonts w:hint="eastAsia"/>
              </w:rPr>
              <w:t>处理要求</w:t>
            </w:r>
          </w:p>
        </w:tc>
        <w:tc>
          <w:tcPr>
            <w:tcW w:w="3663" w:type="pct"/>
            <w:gridSpan w:val="4"/>
            <w:tcBorders>
              <w:bottom w:val="single" w:color="auto" w:sz="12" w:space="0"/>
            </w:tcBorders>
            <w:noWrap w:val="0"/>
            <w:vAlign w:val="center"/>
          </w:tcPr>
          <w:p w14:paraId="29A398FA">
            <w:pPr>
              <w:pStyle w:val="99"/>
            </w:pPr>
            <w:r>
              <w:rPr>
                <w:rFonts w:hint="eastAsia"/>
              </w:rPr>
              <w:t>AI控制板</w:t>
            </w:r>
            <w:r>
              <w:t>接收到</w:t>
            </w:r>
            <w:r>
              <w:rPr>
                <w:rFonts w:hint="eastAsia"/>
              </w:rPr>
              <w:t>该</w:t>
            </w:r>
            <w:r>
              <w:t>帧后，</w:t>
            </w:r>
            <w:r>
              <w:rPr>
                <w:rFonts w:hint="eastAsia"/>
              </w:rPr>
              <w:t>2</w:t>
            </w:r>
            <w:r>
              <w:t>0m</w:t>
            </w:r>
            <w:r>
              <w:rPr>
                <w:rFonts w:hint="eastAsia"/>
              </w:rPr>
              <w:t>s</w:t>
            </w:r>
            <w:r>
              <w:t>内</w:t>
            </w:r>
            <w:r>
              <w:rPr>
                <w:rFonts w:hint="eastAsia"/>
              </w:rPr>
              <w:t>发送</w:t>
            </w:r>
            <w:r>
              <w:t>指令应答帧</w:t>
            </w:r>
            <w:r>
              <w:rPr>
                <w:rFonts w:hint="eastAsia"/>
              </w:rPr>
              <w:t>（AC</w:t>
            </w:r>
            <w:r>
              <w:t>-</w:t>
            </w:r>
            <w:r>
              <w:rPr>
                <w:rFonts w:hint="eastAsia"/>
              </w:rPr>
              <w:t>Y</w:t>
            </w:r>
            <w:r>
              <w:t>001</w:t>
            </w:r>
            <w:r>
              <w:rPr>
                <w:rFonts w:hint="eastAsia"/>
              </w:rPr>
              <w:t>）</w:t>
            </w:r>
          </w:p>
        </w:tc>
      </w:tr>
    </w:tbl>
    <w:p w14:paraId="1567803D">
      <w:pPr>
        <w:ind w:firstLine="480"/>
        <w:rPr>
          <w:rFonts w:hint="eastAsia"/>
        </w:rPr>
      </w:pPr>
    </w:p>
    <w:p w14:paraId="2526A85D">
      <w:pPr>
        <w:pStyle w:val="5"/>
        <w:spacing w:before="326" w:after="163"/>
        <w:rPr>
          <w:rFonts w:hint="eastAsia"/>
        </w:rPr>
      </w:pPr>
      <w:r>
        <w:rPr>
          <w:rFonts w:hint="eastAsia"/>
        </w:rPr>
        <w:t>AI控制板工程参数帧</w:t>
      </w:r>
    </w:p>
    <w:p w14:paraId="562252FD">
      <w:pPr>
        <w:pStyle w:val="6"/>
        <w:spacing w:before="326" w:after="163"/>
        <w:rPr>
          <w:rFonts w:hint="eastAsia"/>
        </w:rPr>
      </w:pPr>
      <w:r>
        <w:rPr>
          <w:rFonts w:hint="eastAsia"/>
        </w:rPr>
        <w:t>工程参数帧1（AC-G001）</w:t>
      </w:r>
    </w:p>
    <w:p w14:paraId="04ED9E4D">
      <w:pPr>
        <w:pStyle w:val="14"/>
      </w:pPr>
      <w:r>
        <w:rPr>
          <w:rFonts w:hint="eastAsia"/>
        </w:rPr>
        <w:t>表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表 \* ARABIC</w:instrText>
      </w:r>
      <w:r>
        <w:instrText xml:space="preserve"> </w:instrText>
      </w:r>
      <w:r>
        <w:fldChar w:fldCharType="separate"/>
      </w:r>
      <w:r>
        <w:rPr>
          <w:lang/>
        </w:rPr>
        <w:t>61</w:t>
      </w:r>
      <w:r>
        <w:fldChar w:fldCharType="end"/>
      </w:r>
      <w:r>
        <w:t xml:space="preserve"> </w:t>
      </w:r>
      <w:r>
        <w:rPr>
          <w:rFonts w:hint="eastAsia"/>
        </w:rPr>
        <w:t>工程参数帧1（AC-G001）</w:t>
      </w:r>
    </w:p>
    <w:tbl>
      <w:tblPr>
        <w:tblStyle w:val="43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18"/>
        <w:gridCol w:w="1401"/>
        <w:gridCol w:w="709"/>
        <w:gridCol w:w="1842"/>
        <w:gridCol w:w="2552"/>
        <w:gridCol w:w="1465"/>
      </w:tblGrid>
      <w:tr w14:paraId="05DC2DE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4" w:hRule="atLeast"/>
          <w:jc w:val="center"/>
        </w:trPr>
        <w:tc>
          <w:tcPr>
            <w:tcW w:w="8887" w:type="dxa"/>
            <w:gridSpan w:val="6"/>
            <w:noWrap w:val="0"/>
            <w:vAlign w:val="center"/>
          </w:tcPr>
          <w:p w14:paraId="246AA762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AI控制板工程参数帧1格式:AC</w:t>
            </w:r>
            <w:r>
              <w:t>-G001</w:t>
            </w:r>
          </w:p>
        </w:tc>
      </w:tr>
      <w:tr w14:paraId="795FBD6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4" w:hRule="atLeast"/>
          <w:jc w:val="center"/>
        </w:trPr>
        <w:tc>
          <w:tcPr>
            <w:tcW w:w="918" w:type="dxa"/>
            <w:noWrap w:val="0"/>
            <w:vAlign w:val="center"/>
          </w:tcPr>
          <w:p w14:paraId="328AC9C0">
            <w:pPr>
              <w:pStyle w:val="99"/>
            </w:pPr>
            <w:r>
              <w:t>仲裁域</w:t>
            </w:r>
          </w:p>
        </w:tc>
        <w:tc>
          <w:tcPr>
            <w:tcW w:w="2110" w:type="dxa"/>
            <w:gridSpan w:val="2"/>
            <w:noWrap w:val="0"/>
            <w:vAlign w:val="center"/>
          </w:tcPr>
          <w:p w14:paraId="3141E2C6">
            <w:pPr>
              <w:pStyle w:val="99"/>
            </w:pPr>
            <w:r>
              <w:t>ID28~ID21</w:t>
            </w:r>
            <w:r>
              <w:rPr>
                <w:rFonts w:hint="eastAsia"/>
              </w:rPr>
              <w:t>:CB</w:t>
            </w:r>
            <w:r>
              <w:t>H</w:t>
            </w:r>
          </w:p>
        </w:tc>
        <w:tc>
          <w:tcPr>
            <w:tcW w:w="1842" w:type="dxa"/>
            <w:noWrap w:val="0"/>
            <w:vAlign w:val="center"/>
          </w:tcPr>
          <w:p w14:paraId="020729D3">
            <w:pPr>
              <w:pStyle w:val="99"/>
            </w:pPr>
            <w:r>
              <w:t>ID20~ID13</w:t>
            </w:r>
            <w:r>
              <w:rPr>
                <w:rFonts w:hint="eastAsia"/>
              </w:rPr>
              <w:t>:01</w:t>
            </w:r>
            <w:r>
              <w:t>H</w:t>
            </w:r>
          </w:p>
        </w:tc>
        <w:tc>
          <w:tcPr>
            <w:tcW w:w="2552" w:type="dxa"/>
            <w:noWrap w:val="0"/>
            <w:vAlign w:val="center"/>
          </w:tcPr>
          <w:p w14:paraId="0F6A45B9">
            <w:pPr>
              <w:pStyle w:val="99"/>
              <w:rPr>
                <w:rFonts w:hint="eastAsia"/>
              </w:rPr>
            </w:pPr>
            <w:r>
              <w:t>ID12~ID6</w:t>
            </w:r>
            <w:r>
              <w:rPr>
                <w:rFonts w:hint="eastAsia"/>
              </w:rPr>
              <w:t>:</w:t>
            </w:r>
          </w:p>
          <w:p w14:paraId="0F204B0D">
            <w:pPr>
              <w:pStyle w:val="99"/>
            </w:pPr>
            <w:r>
              <w:t>同ID28~ID22</w:t>
            </w:r>
          </w:p>
        </w:tc>
        <w:tc>
          <w:tcPr>
            <w:tcW w:w="1465" w:type="dxa"/>
            <w:noWrap w:val="0"/>
            <w:vAlign w:val="center"/>
          </w:tcPr>
          <w:p w14:paraId="3FD87C0A">
            <w:pPr>
              <w:pStyle w:val="99"/>
            </w:pPr>
            <w:r>
              <w:t>ID5~ID0</w:t>
            </w:r>
            <w:r>
              <w:rPr>
                <w:rFonts w:hint="eastAsia"/>
              </w:rPr>
              <w:t>:</w:t>
            </w:r>
            <w:r>
              <w:t>00H</w:t>
            </w:r>
          </w:p>
        </w:tc>
      </w:tr>
      <w:tr w14:paraId="36C9AC2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0" w:hRule="atLeast"/>
          <w:jc w:val="center"/>
        </w:trPr>
        <w:tc>
          <w:tcPr>
            <w:tcW w:w="918" w:type="dxa"/>
            <w:vMerge w:val="restart"/>
            <w:noWrap w:val="0"/>
            <w:vAlign w:val="center"/>
          </w:tcPr>
          <w:p w14:paraId="760319A8">
            <w:pPr>
              <w:pStyle w:val="99"/>
            </w:pPr>
            <w:r>
              <w:t>数据域</w:t>
            </w:r>
          </w:p>
        </w:tc>
        <w:tc>
          <w:tcPr>
            <w:tcW w:w="1401" w:type="dxa"/>
            <w:noWrap w:val="0"/>
            <w:vAlign w:val="center"/>
          </w:tcPr>
          <w:p w14:paraId="6CBEE690">
            <w:pPr>
              <w:pStyle w:val="99"/>
              <w:rPr>
                <w:rFonts w:hint="eastAsia"/>
              </w:rPr>
            </w:pPr>
            <w:r>
              <w:t>DATA0</w:t>
            </w:r>
          </w:p>
        </w:tc>
        <w:tc>
          <w:tcPr>
            <w:tcW w:w="709" w:type="dxa"/>
            <w:noWrap w:val="0"/>
            <w:vAlign w:val="center"/>
          </w:tcPr>
          <w:p w14:paraId="507CD6E4">
            <w:pPr>
              <w:pStyle w:val="99"/>
            </w:pPr>
          </w:p>
        </w:tc>
        <w:tc>
          <w:tcPr>
            <w:tcW w:w="1842" w:type="dxa"/>
            <w:noWrap w:val="0"/>
            <w:vAlign w:val="center"/>
          </w:tcPr>
          <w:p w14:paraId="7936932A">
            <w:pPr>
              <w:pStyle w:val="99"/>
            </w:pPr>
            <w:r>
              <w:rPr>
                <w:rFonts w:hint="eastAsia"/>
              </w:rPr>
              <w:t>CAN总线工作通道</w:t>
            </w:r>
          </w:p>
        </w:tc>
        <w:tc>
          <w:tcPr>
            <w:tcW w:w="2552" w:type="dxa"/>
            <w:noWrap w:val="0"/>
            <w:vAlign w:val="center"/>
          </w:tcPr>
          <w:p w14:paraId="14FFF5F2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00H=CAN A;</w:t>
            </w:r>
          </w:p>
          <w:p w14:paraId="4183D5DD">
            <w:pPr>
              <w:pStyle w:val="99"/>
            </w:pPr>
            <w:r>
              <w:rPr>
                <w:rFonts w:hint="eastAsia"/>
              </w:rPr>
              <w:t>01H=CAN B</w:t>
            </w:r>
          </w:p>
        </w:tc>
        <w:tc>
          <w:tcPr>
            <w:tcW w:w="1465" w:type="dxa"/>
            <w:noWrap w:val="0"/>
            <w:vAlign w:val="center"/>
          </w:tcPr>
          <w:p w14:paraId="6DFA4C4B">
            <w:pPr>
              <w:pStyle w:val="99"/>
              <w:rPr>
                <w:rFonts w:hint="eastAsia"/>
              </w:rPr>
            </w:pPr>
          </w:p>
        </w:tc>
      </w:tr>
      <w:tr w14:paraId="3099581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</w:tblPrEx>
        <w:trPr>
          <w:trHeight w:val="170" w:hRule="atLeast"/>
          <w:jc w:val="center"/>
        </w:trPr>
        <w:tc>
          <w:tcPr>
            <w:tcW w:w="918" w:type="dxa"/>
            <w:vMerge w:val="continue"/>
            <w:noWrap w:val="0"/>
            <w:vAlign w:val="center"/>
          </w:tcPr>
          <w:p w14:paraId="07EB7BA6">
            <w:pPr>
              <w:pStyle w:val="99"/>
            </w:pPr>
          </w:p>
        </w:tc>
        <w:tc>
          <w:tcPr>
            <w:tcW w:w="1401" w:type="dxa"/>
            <w:noWrap w:val="0"/>
            <w:vAlign w:val="center"/>
          </w:tcPr>
          <w:p w14:paraId="53CA88D1">
            <w:pPr>
              <w:pStyle w:val="99"/>
              <w:rPr>
                <w:rFonts w:hint="eastAsia"/>
              </w:rPr>
            </w:pPr>
            <w:r>
              <w:t>DATA</w:t>
            </w:r>
            <w:r>
              <w:rPr>
                <w:rFonts w:hint="eastAsia"/>
              </w:rPr>
              <w:t>1</w:t>
            </w:r>
          </w:p>
        </w:tc>
        <w:tc>
          <w:tcPr>
            <w:tcW w:w="709" w:type="dxa"/>
            <w:noWrap w:val="0"/>
            <w:vAlign w:val="center"/>
          </w:tcPr>
          <w:p w14:paraId="3FB23800">
            <w:pPr>
              <w:pStyle w:val="99"/>
              <w:rPr>
                <w:rFonts w:hint="eastAsia"/>
              </w:rPr>
            </w:pPr>
          </w:p>
        </w:tc>
        <w:tc>
          <w:tcPr>
            <w:tcW w:w="1842" w:type="dxa"/>
            <w:noWrap w:val="0"/>
            <w:vAlign w:val="center"/>
          </w:tcPr>
          <w:p w14:paraId="67E01F3B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CAN总线复位计数</w:t>
            </w:r>
          </w:p>
        </w:tc>
        <w:tc>
          <w:tcPr>
            <w:tcW w:w="2552" w:type="dxa"/>
            <w:noWrap w:val="0"/>
            <w:vAlign w:val="center"/>
          </w:tcPr>
          <w:p w14:paraId="2C4EC0C9">
            <w:pPr>
              <w:pStyle w:val="99"/>
              <w:rPr>
                <w:rFonts w:hint="eastAsia"/>
              </w:rPr>
            </w:pPr>
          </w:p>
        </w:tc>
        <w:tc>
          <w:tcPr>
            <w:tcW w:w="1465" w:type="dxa"/>
            <w:noWrap w:val="0"/>
            <w:vAlign w:val="center"/>
          </w:tcPr>
          <w:p w14:paraId="46427F2A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无符号十六进制，0~255循环</w:t>
            </w:r>
          </w:p>
        </w:tc>
      </w:tr>
      <w:tr w14:paraId="6AF360E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0" w:hRule="atLeast"/>
          <w:jc w:val="center"/>
        </w:trPr>
        <w:tc>
          <w:tcPr>
            <w:tcW w:w="918" w:type="dxa"/>
            <w:vMerge w:val="continue"/>
            <w:noWrap w:val="0"/>
            <w:vAlign w:val="center"/>
          </w:tcPr>
          <w:p w14:paraId="09EFA903">
            <w:pPr>
              <w:pStyle w:val="99"/>
            </w:pPr>
          </w:p>
        </w:tc>
        <w:tc>
          <w:tcPr>
            <w:tcW w:w="1401" w:type="dxa"/>
            <w:noWrap w:val="0"/>
            <w:vAlign w:val="center"/>
          </w:tcPr>
          <w:p w14:paraId="2DBB6E3B">
            <w:pPr>
              <w:pStyle w:val="99"/>
              <w:rPr>
                <w:rFonts w:hint="eastAsia"/>
              </w:rPr>
            </w:pPr>
            <w:r>
              <w:t>DATA</w:t>
            </w:r>
            <w:r>
              <w:rPr>
                <w:rFonts w:hint="eastAsia"/>
              </w:rPr>
              <w:t>2</w:t>
            </w:r>
          </w:p>
        </w:tc>
        <w:tc>
          <w:tcPr>
            <w:tcW w:w="709" w:type="dxa"/>
            <w:noWrap w:val="0"/>
            <w:vAlign w:val="center"/>
          </w:tcPr>
          <w:p w14:paraId="588BF7F4">
            <w:pPr>
              <w:pStyle w:val="99"/>
            </w:pPr>
          </w:p>
        </w:tc>
        <w:tc>
          <w:tcPr>
            <w:tcW w:w="1842" w:type="dxa"/>
            <w:noWrap w:val="0"/>
            <w:vAlign w:val="center"/>
          </w:tcPr>
          <w:p w14:paraId="26B52586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CAN总线接收错误帧计数</w:t>
            </w:r>
          </w:p>
        </w:tc>
        <w:tc>
          <w:tcPr>
            <w:tcW w:w="2552" w:type="dxa"/>
            <w:noWrap w:val="0"/>
            <w:vAlign w:val="center"/>
          </w:tcPr>
          <w:p w14:paraId="5B8FD13D">
            <w:pPr>
              <w:pStyle w:val="99"/>
            </w:pPr>
          </w:p>
        </w:tc>
        <w:tc>
          <w:tcPr>
            <w:tcW w:w="1465" w:type="dxa"/>
            <w:noWrap w:val="0"/>
            <w:vAlign w:val="center"/>
          </w:tcPr>
          <w:p w14:paraId="26898299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无符号十六进制，0~255循环</w:t>
            </w:r>
          </w:p>
        </w:tc>
      </w:tr>
      <w:tr w14:paraId="3CAAEB3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0" w:hRule="atLeast"/>
          <w:jc w:val="center"/>
        </w:trPr>
        <w:tc>
          <w:tcPr>
            <w:tcW w:w="918" w:type="dxa"/>
            <w:vMerge w:val="continue"/>
            <w:noWrap w:val="0"/>
            <w:vAlign w:val="center"/>
          </w:tcPr>
          <w:p w14:paraId="32251261">
            <w:pPr>
              <w:pStyle w:val="99"/>
            </w:pPr>
          </w:p>
        </w:tc>
        <w:tc>
          <w:tcPr>
            <w:tcW w:w="1401" w:type="dxa"/>
            <w:noWrap w:val="0"/>
            <w:vAlign w:val="center"/>
          </w:tcPr>
          <w:p w14:paraId="525FB716">
            <w:pPr>
              <w:pStyle w:val="99"/>
              <w:rPr>
                <w:rFonts w:hint="eastAsia"/>
              </w:rPr>
            </w:pPr>
            <w:r>
              <w:t>DATA</w:t>
            </w:r>
            <w:r>
              <w:rPr>
                <w:rFonts w:hint="eastAsia"/>
              </w:rPr>
              <w:t>3</w:t>
            </w:r>
          </w:p>
        </w:tc>
        <w:tc>
          <w:tcPr>
            <w:tcW w:w="709" w:type="dxa"/>
            <w:noWrap w:val="0"/>
            <w:vAlign w:val="center"/>
          </w:tcPr>
          <w:p w14:paraId="273BEA7D">
            <w:pPr>
              <w:pStyle w:val="99"/>
              <w:rPr>
                <w:rFonts w:hint="eastAsia"/>
              </w:rPr>
            </w:pPr>
          </w:p>
        </w:tc>
        <w:tc>
          <w:tcPr>
            <w:tcW w:w="1842" w:type="dxa"/>
            <w:noWrap w:val="0"/>
            <w:vAlign w:val="center"/>
          </w:tcPr>
          <w:p w14:paraId="04839CC6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轮询接收计数</w:t>
            </w:r>
          </w:p>
        </w:tc>
        <w:tc>
          <w:tcPr>
            <w:tcW w:w="2552" w:type="dxa"/>
            <w:noWrap w:val="0"/>
            <w:vAlign w:val="center"/>
          </w:tcPr>
          <w:p w14:paraId="62F4EA47">
            <w:pPr>
              <w:pStyle w:val="99"/>
            </w:pPr>
          </w:p>
        </w:tc>
        <w:tc>
          <w:tcPr>
            <w:tcW w:w="1465" w:type="dxa"/>
            <w:noWrap w:val="0"/>
            <w:vAlign w:val="center"/>
          </w:tcPr>
          <w:p w14:paraId="1501B924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无符号十六进制，0~255循环</w:t>
            </w:r>
          </w:p>
        </w:tc>
      </w:tr>
      <w:tr w14:paraId="5DE54D3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0" w:hRule="atLeast"/>
          <w:jc w:val="center"/>
        </w:trPr>
        <w:tc>
          <w:tcPr>
            <w:tcW w:w="918" w:type="dxa"/>
            <w:vMerge w:val="continue"/>
            <w:noWrap w:val="0"/>
            <w:vAlign w:val="center"/>
          </w:tcPr>
          <w:p w14:paraId="122AA44F">
            <w:pPr>
              <w:pStyle w:val="99"/>
            </w:pPr>
          </w:p>
        </w:tc>
        <w:tc>
          <w:tcPr>
            <w:tcW w:w="1401" w:type="dxa"/>
            <w:noWrap w:val="0"/>
            <w:vAlign w:val="center"/>
          </w:tcPr>
          <w:p w14:paraId="22F70894">
            <w:pPr>
              <w:pStyle w:val="99"/>
            </w:pPr>
            <w:r>
              <w:t>DATA4</w:t>
            </w:r>
          </w:p>
        </w:tc>
        <w:tc>
          <w:tcPr>
            <w:tcW w:w="709" w:type="dxa"/>
            <w:noWrap w:val="0"/>
            <w:vAlign w:val="center"/>
          </w:tcPr>
          <w:p w14:paraId="492B5193">
            <w:pPr>
              <w:pStyle w:val="99"/>
              <w:rPr>
                <w:rFonts w:hint="eastAsia"/>
              </w:rPr>
            </w:pPr>
          </w:p>
        </w:tc>
        <w:tc>
          <w:tcPr>
            <w:tcW w:w="1842" w:type="dxa"/>
            <w:noWrap w:val="0"/>
            <w:vAlign w:val="center"/>
          </w:tcPr>
          <w:p w14:paraId="1F121DD3">
            <w:pPr>
              <w:pStyle w:val="99"/>
              <w:rPr>
                <w:rFonts w:hint="eastAsia"/>
              </w:rPr>
            </w:pPr>
            <w:r>
              <w:t>指令</w:t>
            </w:r>
            <w:r>
              <w:rPr>
                <w:rFonts w:hint="eastAsia"/>
              </w:rPr>
              <w:t>接收</w:t>
            </w:r>
            <w:r>
              <w:t>计数</w:t>
            </w:r>
          </w:p>
        </w:tc>
        <w:tc>
          <w:tcPr>
            <w:tcW w:w="2552" w:type="dxa"/>
            <w:noWrap w:val="0"/>
            <w:vAlign w:val="center"/>
          </w:tcPr>
          <w:p w14:paraId="50E125BF">
            <w:pPr>
              <w:pStyle w:val="99"/>
            </w:pPr>
          </w:p>
        </w:tc>
        <w:tc>
          <w:tcPr>
            <w:tcW w:w="1465" w:type="dxa"/>
            <w:noWrap w:val="0"/>
            <w:vAlign w:val="center"/>
          </w:tcPr>
          <w:p w14:paraId="3B8DB61D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无符号十六进制，0~255循环</w:t>
            </w:r>
          </w:p>
        </w:tc>
      </w:tr>
      <w:tr w14:paraId="0CDF92C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</w:tblPrEx>
        <w:trPr>
          <w:trHeight w:val="170" w:hRule="atLeast"/>
          <w:jc w:val="center"/>
        </w:trPr>
        <w:tc>
          <w:tcPr>
            <w:tcW w:w="918" w:type="dxa"/>
            <w:vMerge w:val="continue"/>
            <w:noWrap w:val="0"/>
            <w:vAlign w:val="center"/>
          </w:tcPr>
          <w:p w14:paraId="272270BD">
            <w:pPr>
              <w:pStyle w:val="99"/>
            </w:pPr>
          </w:p>
        </w:tc>
        <w:tc>
          <w:tcPr>
            <w:tcW w:w="1401" w:type="dxa"/>
            <w:noWrap w:val="0"/>
            <w:vAlign w:val="center"/>
          </w:tcPr>
          <w:p w14:paraId="66016737">
            <w:pPr>
              <w:pStyle w:val="99"/>
            </w:pPr>
            <w:r>
              <w:t>DATA5</w:t>
            </w:r>
          </w:p>
        </w:tc>
        <w:tc>
          <w:tcPr>
            <w:tcW w:w="709" w:type="dxa"/>
            <w:noWrap w:val="0"/>
            <w:vAlign w:val="center"/>
          </w:tcPr>
          <w:p w14:paraId="002ACE13">
            <w:pPr>
              <w:pStyle w:val="99"/>
              <w:rPr>
                <w:rFonts w:hint="eastAsia"/>
              </w:rPr>
            </w:pPr>
          </w:p>
        </w:tc>
        <w:tc>
          <w:tcPr>
            <w:tcW w:w="1842" w:type="dxa"/>
            <w:noWrap w:val="0"/>
            <w:vAlign w:val="center"/>
          </w:tcPr>
          <w:p w14:paraId="3A839E3B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指令执行计数</w:t>
            </w:r>
          </w:p>
        </w:tc>
        <w:tc>
          <w:tcPr>
            <w:tcW w:w="2552" w:type="dxa"/>
            <w:noWrap w:val="0"/>
            <w:vAlign w:val="center"/>
          </w:tcPr>
          <w:p w14:paraId="2B3A759B">
            <w:pPr>
              <w:pStyle w:val="99"/>
            </w:pPr>
          </w:p>
        </w:tc>
        <w:tc>
          <w:tcPr>
            <w:tcW w:w="1465" w:type="dxa"/>
            <w:noWrap w:val="0"/>
            <w:vAlign w:val="center"/>
          </w:tcPr>
          <w:p w14:paraId="29D820E5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无符号十六进制，0~255循环</w:t>
            </w:r>
          </w:p>
        </w:tc>
      </w:tr>
      <w:tr w14:paraId="7757B5F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0" w:hRule="atLeast"/>
          <w:jc w:val="center"/>
        </w:trPr>
        <w:tc>
          <w:tcPr>
            <w:tcW w:w="918" w:type="dxa"/>
            <w:vMerge w:val="continue"/>
            <w:noWrap w:val="0"/>
            <w:vAlign w:val="center"/>
          </w:tcPr>
          <w:p w14:paraId="606ABD70">
            <w:pPr>
              <w:pStyle w:val="99"/>
            </w:pPr>
          </w:p>
        </w:tc>
        <w:tc>
          <w:tcPr>
            <w:tcW w:w="1401" w:type="dxa"/>
            <w:noWrap w:val="0"/>
            <w:vAlign w:val="center"/>
          </w:tcPr>
          <w:p w14:paraId="3E065879">
            <w:pPr>
              <w:pStyle w:val="99"/>
            </w:pPr>
            <w:r>
              <w:t>DATA6</w:t>
            </w:r>
          </w:p>
        </w:tc>
        <w:tc>
          <w:tcPr>
            <w:tcW w:w="709" w:type="dxa"/>
            <w:noWrap w:val="0"/>
            <w:vAlign w:val="center"/>
          </w:tcPr>
          <w:p w14:paraId="5738BD6D">
            <w:pPr>
              <w:pStyle w:val="99"/>
              <w:rPr>
                <w:rFonts w:hint="eastAsia"/>
              </w:rPr>
            </w:pPr>
          </w:p>
        </w:tc>
        <w:tc>
          <w:tcPr>
            <w:tcW w:w="1842" w:type="dxa"/>
            <w:noWrap w:val="0"/>
            <w:vAlign w:val="center"/>
          </w:tcPr>
          <w:p w14:paraId="05579B80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向AI处理板发送帧计数</w:t>
            </w:r>
          </w:p>
        </w:tc>
        <w:tc>
          <w:tcPr>
            <w:tcW w:w="2552" w:type="dxa"/>
            <w:noWrap w:val="0"/>
            <w:vAlign w:val="center"/>
          </w:tcPr>
          <w:p w14:paraId="08DA1717">
            <w:pPr>
              <w:pStyle w:val="99"/>
            </w:pPr>
          </w:p>
        </w:tc>
        <w:tc>
          <w:tcPr>
            <w:tcW w:w="1465" w:type="dxa"/>
            <w:noWrap w:val="0"/>
            <w:vAlign w:val="center"/>
          </w:tcPr>
          <w:p w14:paraId="7C9005F3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无符号十六进制，0~255循环</w:t>
            </w:r>
          </w:p>
        </w:tc>
      </w:tr>
      <w:tr w14:paraId="19ABBCB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0" w:hRule="atLeast"/>
          <w:jc w:val="center"/>
        </w:trPr>
        <w:tc>
          <w:tcPr>
            <w:tcW w:w="918" w:type="dxa"/>
            <w:vMerge w:val="continue"/>
            <w:noWrap w:val="0"/>
            <w:vAlign w:val="center"/>
          </w:tcPr>
          <w:p w14:paraId="20B8364D">
            <w:pPr>
              <w:pStyle w:val="99"/>
            </w:pPr>
          </w:p>
        </w:tc>
        <w:tc>
          <w:tcPr>
            <w:tcW w:w="1401" w:type="dxa"/>
            <w:noWrap w:val="0"/>
            <w:vAlign w:val="center"/>
          </w:tcPr>
          <w:p w14:paraId="73ED33D7">
            <w:pPr>
              <w:pStyle w:val="99"/>
            </w:pPr>
            <w:r>
              <w:t>DATA7</w:t>
            </w:r>
          </w:p>
        </w:tc>
        <w:tc>
          <w:tcPr>
            <w:tcW w:w="709" w:type="dxa"/>
            <w:noWrap w:val="0"/>
            <w:vAlign w:val="center"/>
          </w:tcPr>
          <w:p w14:paraId="279B5C48">
            <w:pPr>
              <w:pStyle w:val="99"/>
              <w:rPr>
                <w:rFonts w:hint="eastAsia"/>
              </w:rPr>
            </w:pPr>
          </w:p>
        </w:tc>
        <w:tc>
          <w:tcPr>
            <w:tcW w:w="1842" w:type="dxa"/>
            <w:noWrap w:val="0"/>
            <w:vAlign w:val="center"/>
          </w:tcPr>
          <w:p w14:paraId="6A4B3B15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从AI处理板接收帧计数</w:t>
            </w:r>
          </w:p>
        </w:tc>
        <w:tc>
          <w:tcPr>
            <w:tcW w:w="2552" w:type="dxa"/>
            <w:noWrap w:val="0"/>
            <w:vAlign w:val="center"/>
          </w:tcPr>
          <w:p w14:paraId="4FD3555A">
            <w:pPr>
              <w:pStyle w:val="99"/>
              <w:rPr>
                <w:rFonts w:hint="eastAsia"/>
              </w:rPr>
            </w:pPr>
          </w:p>
        </w:tc>
        <w:tc>
          <w:tcPr>
            <w:tcW w:w="1465" w:type="dxa"/>
            <w:noWrap w:val="0"/>
            <w:vAlign w:val="center"/>
          </w:tcPr>
          <w:p w14:paraId="5D1B3A02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无符号十六进制，0~255循环</w:t>
            </w:r>
          </w:p>
        </w:tc>
      </w:tr>
      <w:tr w14:paraId="758D4B8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1" w:hRule="atLeast"/>
          <w:jc w:val="center"/>
        </w:trPr>
        <w:tc>
          <w:tcPr>
            <w:tcW w:w="918" w:type="dxa"/>
            <w:vMerge w:val="restart"/>
            <w:noWrap w:val="0"/>
            <w:vAlign w:val="center"/>
          </w:tcPr>
          <w:p w14:paraId="534FA95E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使用</w:t>
            </w:r>
            <w:r>
              <w:t>说明</w:t>
            </w:r>
          </w:p>
        </w:tc>
        <w:tc>
          <w:tcPr>
            <w:tcW w:w="1401" w:type="dxa"/>
            <w:noWrap w:val="0"/>
            <w:vAlign w:val="center"/>
          </w:tcPr>
          <w:p w14:paraId="4B73A980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发送</w:t>
            </w:r>
            <w:r>
              <w:t>条件</w:t>
            </w:r>
          </w:p>
        </w:tc>
        <w:tc>
          <w:tcPr>
            <w:tcW w:w="6568" w:type="dxa"/>
            <w:gridSpan w:val="4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63615369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接收</w:t>
            </w:r>
            <w:r>
              <w:t>到中心机</w:t>
            </w:r>
            <w:r>
              <w:rPr>
                <w:rFonts w:hint="eastAsia"/>
              </w:rPr>
              <w:t>工程参数采集指令（AC-Z002）后20</w:t>
            </w:r>
            <w:r>
              <w:t>ms内返回该帧</w:t>
            </w:r>
          </w:p>
        </w:tc>
      </w:tr>
      <w:tr w14:paraId="10746D7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</w:tblPrEx>
        <w:trPr>
          <w:trHeight w:val="271" w:hRule="atLeast"/>
          <w:jc w:val="center"/>
        </w:trPr>
        <w:tc>
          <w:tcPr>
            <w:tcW w:w="918" w:type="dxa"/>
            <w:vMerge w:val="continue"/>
            <w:noWrap w:val="0"/>
            <w:vAlign w:val="center"/>
          </w:tcPr>
          <w:p w14:paraId="7A87E5F1">
            <w:pPr>
              <w:pStyle w:val="99"/>
            </w:pPr>
          </w:p>
        </w:tc>
        <w:tc>
          <w:tcPr>
            <w:tcW w:w="1401" w:type="dxa"/>
            <w:noWrap w:val="0"/>
            <w:vAlign w:val="center"/>
          </w:tcPr>
          <w:p w14:paraId="3B76908E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处理</w:t>
            </w:r>
            <w:r>
              <w:t>要求</w:t>
            </w:r>
          </w:p>
        </w:tc>
        <w:tc>
          <w:tcPr>
            <w:tcW w:w="6568" w:type="dxa"/>
            <w:gridSpan w:val="4"/>
            <w:tcBorders>
              <w:top w:val="single" w:color="auto" w:sz="4" w:space="0"/>
            </w:tcBorders>
            <w:noWrap w:val="0"/>
            <w:vAlign w:val="center"/>
          </w:tcPr>
          <w:p w14:paraId="76DA6201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若</w:t>
            </w:r>
            <w:r>
              <w:t>中心机在</w:t>
            </w:r>
            <w:r>
              <w:rPr>
                <w:rFonts w:hint="eastAsia"/>
              </w:rPr>
              <w:t>工程参数采集指令（AC-Z002）发出</w:t>
            </w:r>
            <w:r>
              <w:t>后</w:t>
            </w:r>
            <w:r>
              <w:rPr>
                <w:rFonts w:hint="eastAsia"/>
              </w:rPr>
              <w:t>2</w:t>
            </w:r>
            <w:r>
              <w:t>s内未接收到该帧，则按超时处理</w:t>
            </w:r>
          </w:p>
        </w:tc>
      </w:tr>
    </w:tbl>
    <w:p w14:paraId="5327A693">
      <w:pPr>
        <w:ind w:firstLine="480"/>
        <w:rPr>
          <w:rFonts w:hint="eastAsia"/>
        </w:rPr>
      </w:pPr>
    </w:p>
    <w:p w14:paraId="4D8BA5CB">
      <w:pPr>
        <w:pStyle w:val="6"/>
        <w:spacing w:before="326" w:after="163"/>
        <w:rPr>
          <w:rFonts w:hint="eastAsia"/>
        </w:rPr>
      </w:pPr>
      <w:r>
        <w:rPr>
          <w:rFonts w:hint="eastAsia"/>
        </w:rPr>
        <w:t>工程参数帧2（AC-G002）</w:t>
      </w:r>
    </w:p>
    <w:p w14:paraId="23240BB9">
      <w:pPr>
        <w:pStyle w:val="14"/>
      </w:pPr>
      <w:r>
        <w:rPr>
          <w:rFonts w:hint="eastAsia"/>
        </w:rPr>
        <w:t>表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表 \* ARABIC</w:instrText>
      </w:r>
      <w:r>
        <w:instrText xml:space="preserve"> </w:instrText>
      </w:r>
      <w:r>
        <w:fldChar w:fldCharType="separate"/>
      </w:r>
      <w:r>
        <w:rPr>
          <w:lang/>
        </w:rPr>
        <w:t>62</w:t>
      </w:r>
      <w:r>
        <w:fldChar w:fldCharType="end"/>
      </w:r>
      <w:r>
        <w:t xml:space="preserve"> </w:t>
      </w:r>
      <w:r>
        <w:rPr>
          <w:rFonts w:hint="eastAsia"/>
        </w:rPr>
        <w:t>工程参数帧2（AC-G002）</w:t>
      </w:r>
    </w:p>
    <w:tbl>
      <w:tblPr>
        <w:tblStyle w:val="43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45"/>
        <w:gridCol w:w="1365"/>
        <w:gridCol w:w="709"/>
        <w:gridCol w:w="1842"/>
        <w:gridCol w:w="2552"/>
        <w:gridCol w:w="1359"/>
      </w:tblGrid>
      <w:tr w14:paraId="79C3A35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4" w:hRule="atLeast"/>
          <w:jc w:val="center"/>
        </w:trPr>
        <w:tc>
          <w:tcPr>
            <w:tcW w:w="8872" w:type="dxa"/>
            <w:gridSpan w:val="6"/>
            <w:noWrap w:val="0"/>
            <w:vAlign w:val="center"/>
          </w:tcPr>
          <w:p w14:paraId="19BD8882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AI控制板工程参数帧2格式:AC</w:t>
            </w:r>
            <w:r>
              <w:t>-G00</w:t>
            </w:r>
            <w:r>
              <w:rPr>
                <w:rFonts w:hint="eastAsia"/>
              </w:rPr>
              <w:t>2</w:t>
            </w:r>
          </w:p>
        </w:tc>
      </w:tr>
      <w:tr w14:paraId="4D56615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4" w:hRule="atLeast"/>
          <w:jc w:val="center"/>
        </w:trPr>
        <w:tc>
          <w:tcPr>
            <w:tcW w:w="1045" w:type="dxa"/>
            <w:noWrap w:val="0"/>
            <w:vAlign w:val="center"/>
          </w:tcPr>
          <w:p w14:paraId="7E85F2E4">
            <w:pPr>
              <w:pStyle w:val="99"/>
            </w:pPr>
            <w:r>
              <w:t>仲裁域</w:t>
            </w:r>
          </w:p>
        </w:tc>
        <w:tc>
          <w:tcPr>
            <w:tcW w:w="2074" w:type="dxa"/>
            <w:gridSpan w:val="2"/>
            <w:noWrap w:val="0"/>
            <w:vAlign w:val="center"/>
          </w:tcPr>
          <w:p w14:paraId="7E90FBB0">
            <w:pPr>
              <w:pStyle w:val="99"/>
            </w:pPr>
            <w:r>
              <w:t>ID28~ID21</w:t>
            </w:r>
            <w:r>
              <w:rPr>
                <w:rFonts w:hint="eastAsia"/>
              </w:rPr>
              <w:t>:CB</w:t>
            </w:r>
            <w:r>
              <w:t>H</w:t>
            </w:r>
          </w:p>
        </w:tc>
        <w:tc>
          <w:tcPr>
            <w:tcW w:w="1842" w:type="dxa"/>
            <w:noWrap w:val="0"/>
            <w:vAlign w:val="center"/>
          </w:tcPr>
          <w:p w14:paraId="7346A9EB">
            <w:pPr>
              <w:pStyle w:val="99"/>
            </w:pPr>
            <w:r>
              <w:t>ID20~ID13</w:t>
            </w:r>
            <w:r>
              <w:rPr>
                <w:rFonts w:hint="eastAsia"/>
              </w:rPr>
              <w:t>:02</w:t>
            </w:r>
            <w:r>
              <w:t>H</w:t>
            </w:r>
          </w:p>
        </w:tc>
        <w:tc>
          <w:tcPr>
            <w:tcW w:w="2552" w:type="dxa"/>
            <w:noWrap w:val="0"/>
            <w:vAlign w:val="center"/>
          </w:tcPr>
          <w:p w14:paraId="375E75CD">
            <w:pPr>
              <w:pStyle w:val="99"/>
              <w:rPr>
                <w:rFonts w:hint="eastAsia"/>
              </w:rPr>
            </w:pPr>
            <w:r>
              <w:t>ID12~ID6</w:t>
            </w:r>
            <w:r>
              <w:rPr>
                <w:rFonts w:hint="eastAsia"/>
              </w:rPr>
              <w:t>:</w:t>
            </w:r>
          </w:p>
          <w:p w14:paraId="3715680E">
            <w:pPr>
              <w:pStyle w:val="99"/>
            </w:pPr>
            <w:r>
              <w:t>同ID28~ID22</w:t>
            </w:r>
          </w:p>
        </w:tc>
        <w:tc>
          <w:tcPr>
            <w:tcW w:w="1359" w:type="dxa"/>
            <w:noWrap w:val="0"/>
            <w:vAlign w:val="center"/>
          </w:tcPr>
          <w:p w14:paraId="61B4AC69">
            <w:pPr>
              <w:pStyle w:val="99"/>
            </w:pPr>
            <w:r>
              <w:t>ID5~ID0</w:t>
            </w:r>
            <w:r>
              <w:rPr>
                <w:rFonts w:hint="eastAsia"/>
              </w:rPr>
              <w:t>:</w:t>
            </w:r>
            <w:r>
              <w:t>00H</w:t>
            </w:r>
          </w:p>
        </w:tc>
      </w:tr>
      <w:tr w14:paraId="4688D13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0" w:hRule="atLeast"/>
          <w:jc w:val="center"/>
        </w:trPr>
        <w:tc>
          <w:tcPr>
            <w:tcW w:w="1045" w:type="dxa"/>
            <w:vMerge w:val="restart"/>
            <w:noWrap w:val="0"/>
            <w:vAlign w:val="center"/>
          </w:tcPr>
          <w:p w14:paraId="7D4D3E09">
            <w:pPr>
              <w:pStyle w:val="99"/>
            </w:pPr>
            <w:r>
              <w:t>数据域</w:t>
            </w:r>
          </w:p>
        </w:tc>
        <w:tc>
          <w:tcPr>
            <w:tcW w:w="1365" w:type="dxa"/>
            <w:noWrap w:val="0"/>
            <w:vAlign w:val="center"/>
          </w:tcPr>
          <w:p w14:paraId="0197FDC6">
            <w:pPr>
              <w:spacing w:line="240" w:lineRule="auto"/>
              <w:ind w:firstLine="0" w:firstLineChars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DATA0</w:t>
            </w:r>
          </w:p>
        </w:tc>
        <w:tc>
          <w:tcPr>
            <w:tcW w:w="709" w:type="dxa"/>
            <w:noWrap w:val="0"/>
            <w:vAlign w:val="center"/>
          </w:tcPr>
          <w:p w14:paraId="1FC93C21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842" w:type="dxa"/>
            <w:noWrap w:val="0"/>
            <w:vAlign w:val="center"/>
          </w:tcPr>
          <w:p w14:paraId="5A06A65E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看门狗工作状态</w:t>
            </w:r>
          </w:p>
        </w:tc>
        <w:tc>
          <w:tcPr>
            <w:tcW w:w="2552" w:type="dxa"/>
            <w:noWrap w:val="0"/>
            <w:vAlign w:val="top"/>
          </w:tcPr>
          <w:p w14:paraId="577B5392">
            <w:pPr>
              <w:pStyle w:val="99"/>
            </w:pPr>
            <w:r>
              <w:rPr>
                <w:rFonts w:hint="eastAsia"/>
              </w:rPr>
              <w:t>00H=禁止;</w:t>
            </w:r>
          </w:p>
          <w:p w14:paraId="5DF3A909">
            <w:pPr>
              <w:pStyle w:val="99"/>
            </w:pPr>
            <w:r>
              <w:rPr>
                <w:rFonts w:hint="eastAsia"/>
              </w:rPr>
              <w:t>01H=使能</w:t>
            </w:r>
          </w:p>
        </w:tc>
        <w:tc>
          <w:tcPr>
            <w:tcW w:w="1359" w:type="dxa"/>
            <w:noWrap w:val="0"/>
            <w:vAlign w:val="center"/>
          </w:tcPr>
          <w:p w14:paraId="210BF757">
            <w:pPr>
              <w:pStyle w:val="99"/>
            </w:pPr>
          </w:p>
        </w:tc>
      </w:tr>
      <w:tr w14:paraId="6425588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0" w:hRule="atLeast"/>
          <w:jc w:val="center"/>
        </w:trPr>
        <w:tc>
          <w:tcPr>
            <w:tcW w:w="1045" w:type="dxa"/>
            <w:vMerge w:val="continue"/>
            <w:noWrap w:val="0"/>
            <w:vAlign w:val="center"/>
          </w:tcPr>
          <w:p w14:paraId="484F4C2A">
            <w:pPr>
              <w:pStyle w:val="99"/>
            </w:pPr>
          </w:p>
        </w:tc>
        <w:tc>
          <w:tcPr>
            <w:tcW w:w="1365" w:type="dxa"/>
            <w:noWrap w:val="0"/>
            <w:vAlign w:val="center"/>
          </w:tcPr>
          <w:p w14:paraId="5F8A5C33">
            <w:pPr>
              <w:spacing w:line="240" w:lineRule="auto"/>
              <w:ind w:firstLine="0" w:firstLineChars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DATA1</w:t>
            </w:r>
          </w:p>
        </w:tc>
        <w:tc>
          <w:tcPr>
            <w:tcW w:w="709" w:type="dxa"/>
            <w:noWrap w:val="0"/>
            <w:vAlign w:val="center"/>
          </w:tcPr>
          <w:p w14:paraId="606AF3B3">
            <w:pPr>
              <w:spacing w:line="240" w:lineRule="auto"/>
              <w:ind w:firstLine="0" w:firstLineChars="0"/>
              <w:jc w:val="center"/>
              <w:rPr>
                <w:rFonts w:hint="eastAsia"/>
                <w:sz w:val="21"/>
                <w:szCs w:val="21"/>
              </w:rPr>
            </w:pPr>
          </w:p>
        </w:tc>
        <w:tc>
          <w:tcPr>
            <w:tcW w:w="1842" w:type="dxa"/>
            <w:noWrap w:val="0"/>
            <w:vAlign w:val="center"/>
          </w:tcPr>
          <w:p w14:paraId="41485EF9">
            <w:pPr>
              <w:pStyle w:val="99"/>
              <w:rPr>
                <w:rFonts w:hint="eastAsia"/>
              </w:rPr>
            </w:pPr>
            <w:r>
              <w:t>AI控制板</w:t>
            </w:r>
            <w:r>
              <w:rPr>
                <w:rFonts w:hint="eastAsia"/>
              </w:rPr>
              <w:t>工作状态</w:t>
            </w:r>
          </w:p>
        </w:tc>
        <w:tc>
          <w:tcPr>
            <w:tcW w:w="2552" w:type="dxa"/>
            <w:noWrap w:val="0"/>
            <w:vAlign w:val="top"/>
          </w:tcPr>
          <w:p w14:paraId="41B818D2">
            <w:pPr>
              <w:pStyle w:val="99"/>
            </w:pPr>
            <w:r>
              <w:rPr>
                <w:rFonts w:hint="eastAsia"/>
              </w:rPr>
              <w:t>00H=状态监控;</w:t>
            </w:r>
          </w:p>
          <w:p w14:paraId="6C1FA2B9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01H=数据转发</w:t>
            </w:r>
          </w:p>
        </w:tc>
        <w:tc>
          <w:tcPr>
            <w:tcW w:w="1359" w:type="dxa"/>
            <w:noWrap w:val="0"/>
            <w:vAlign w:val="center"/>
          </w:tcPr>
          <w:p w14:paraId="3CBEBC78">
            <w:pPr>
              <w:pStyle w:val="99"/>
              <w:rPr>
                <w:rFonts w:hint="eastAsia"/>
                <w:color w:val="FF0000"/>
              </w:rPr>
            </w:pPr>
          </w:p>
        </w:tc>
      </w:tr>
      <w:tr w14:paraId="5807CE3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0" w:hRule="atLeast"/>
          <w:jc w:val="center"/>
        </w:trPr>
        <w:tc>
          <w:tcPr>
            <w:tcW w:w="1045" w:type="dxa"/>
            <w:vMerge w:val="continue"/>
            <w:noWrap w:val="0"/>
            <w:vAlign w:val="center"/>
          </w:tcPr>
          <w:p w14:paraId="4B09572D">
            <w:pPr>
              <w:pStyle w:val="99"/>
            </w:pPr>
          </w:p>
        </w:tc>
        <w:tc>
          <w:tcPr>
            <w:tcW w:w="1365" w:type="dxa"/>
            <w:noWrap w:val="0"/>
            <w:vAlign w:val="center"/>
          </w:tcPr>
          <w:p w14:paraId="27144398">
            <w:pPr>
              <w:spacing w:line="240" w:lineRule="auto"/>
              <w:ind w:firstLine="0" w:firstLineChars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DATA</w:t>
            </w:r>
            <w:r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709" w:type="dxa"/>
            <w:noWrap w:val="0"/>
            <w:vAlign w:val="center"/>
          </w:tcPr>
          <w:p w14:paraId="4420035D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842" w:type="dxa"/>
            <w:noWrap w:val="0"/>
            <w:vAlign w:val="center"/>
          </w:tcPr>
          <w:p w14:paraId="770FC7C7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AI处理板复位计数</w:t>
            </w:r>
          </w:p>
        </w:tc>
        <w:tc>
          <w:tcPr>
            <w:tcW w:w="2552" w:type="dxa"/>
            <w:noWrap w:val="0"/>
            <w:vAlign w:val="center"/>
          </w:tcPr>
          <w:p w14:paraId="21F2A0D7">
            <w:pPr>
              <w:pStyle w:val="99"/>
            </w:pPr>
          </w:p>
        </w:tc>
        <w:tc>
          <w:tcPr>
            <w:tcW w:w="1359" w:type="dxa"/>
            <w:noWrap w:val="0"/>
            <w:vAlign w:val="center"/>
          </w:tcPr>
          <w:p w14:paraId="4F81397F">
            <w:pPr>
              <w:pStyle w:val="99"/>
              <w:rPr>
                <w:b/>
                <w:color w:val="FF0000"/>
              </w:rPr>
            </w:pPr>
            <w:r>
              <w:rPr>
                <w:rFonts w:hint="eastAsia"/>
              </w:rPr>
              <w:t>无符号十六进制，0~255循环</w:t>
            </w:r>
          </w:p>
        </w:tc>
      </w:tr>
      <w:tr w14:paraId="4068E22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0" w:hRule="atLeast"/>
          <w:jc w:val="center"/>
        </w:trPr>
        <w:tc>
          <w:tcPr>
            <w:tcW w:w="1045" w:type="dxa"/>
            <w:vMerge w:val="continue"/>
            <w:noWrap w:val="0"/>
            <w:vAlign w:val="center"/>
          </w:tcPr>
          <w:p w14:paraId="0CA534EE">
            <w:pPr>
              <w:pStyle w:val="99"/>
            </w:pPr>
          </w:p>
        </w:tc>
        <w:tc>
          <w:tcPr>
            <w:tcW w:w="1365" w:type="dxa"/>
            <w:noWrap w:val="0"/>
            <w:vAlign w:val="center"/>
          </w:tcPr>
          <w:p w14:paraId="47E5BB2E">
            <w:pPr>
              <w:spacing w:line="240" w:lineRule="auto"/>
              <w:ind w:firstLine="0" w:firstLineChars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DATA</w:t>
            </w:r>
            <w:r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709" w:type="dxa"/>
            <w:noWrap w:val="0"/>
            <w:vAlign w:val="center"/>
          </w:tcPr>
          <w:p w14:paraId="2D44D5A7">
            <w:pPr>
              <w:spacing w:line="240" w:lineRule="auto"/>
              <w:ind w:firstLine="0" w:firstLineChars="0"/>
              <w:jc w:val="center"/>
              <w:rPr>
                <w:rFonts w:hint="eastAsia"/>
                <w:sz w:val="21"/>
                <w:szCs w:val="21"/>
              </w:rPr>
            </w:pPr>
          </w:p>
        </w:tc>
        <w:tc>
          <w:tcPr>
            <w:tcW w:w="1842" w:type="dxa"/>
            <w:noWrap w:val="0"/>
            <w:vAlign w:val="center"/>
          </w:tcPr>
          <w:p w14:paraId="17764B1F">
            <w:pPr>
              <w:pStyle w:val="99"/>
              <w:rPr>
                <w:rFonts w:hint="eastAsia"/>
              </w:rPr>
            </w:pPr>
            <w:r>
              <w:rPr>
                <w:rFonts w:hint="eastAsia"/>
                <w:kern w:val="0"/>
              </w:rPr>
              <w:t>软件版本号X</w:t>
            </w:r>
          </w:p>
        </w:tc>
        <w:tc>
          <w:tcPr>
            <w:tcW w:w="2552" w:type="dxa"/>
            <w:noWrap w:val="0"/>
            <w:vAlign w:val="center"/>
          </w:tcPr>
          <w:p w14:paraId="3ADA5603">
            <w:pPr>
              <w:pStyle w:val="99"/>
              <w:rPr>
                <w:color w:val="FF0000"/>
              </w:rPr>
            </w:pPr>
          </w:p>
        </w:tc>
        <w:tc>
          <w:tcPr>
            <w:tcW w:w="1359" w:type="dxa"/>
            <w:noWrap w:val="0"/>
            <w:vAlign w:val="center"/>
          </w:tcPr>
          <w:p w14:paraId="1CAC431F">
            <w:pPr>
              <w:pStyle w:val="99"/>
            </w:pPr>
            <w:r>
              <w:rPr>
                <w:rFonts w:hint="eastAsia"/>
              </w:rPr>
              <w:t>无符号十六进制</w:t>
            </w:r>
          </w:p>
        </w:tc>
      </w:tr>
      <w:tr w14:paraId="59C8263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0" w:hRule="atLeast"/>
          <w:jc w:val="center"/>
        </w:trPr>
        <w:tc>
          <w:tcPr>
            <w:tcW w:w="1045" w:type="dxa"/>
            <w:vMerge w:val="continue"/>
            <w:noWrap w:val="0"/>
            <w:vAlign w:val="center"/>
          </w:tcPr>
          <w:p w14:paraId="39B40825">
            <w:pPr>
              <w:pStyle w:val="99"/>
            </w:pPr>
          </w:p>
        </w:tc>
        <w:tc>
          <w:tcPr>
            <w:tcW w:w="1365" w:type="dxa"/>
            <w:noWrap w:val="0"/>
            <w:vAlign w:val="center"/>
          </w:tcPr>
          <w:p w14:paraId="62F61C83">
            <w:pPr>
              <w:spacing w:line="240" w:lineRule="auto"/>
              <w:ind w:firstLine="0" w:firstLineChars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DATA</w:t>
            </w:r>
            <w:r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709" w:type="dxa"/>
            <w:noWrap w:val="0"/>
            <w:vAlign w:val="center"/>
          </w:tcPr>
          <w:p w14:paraId="6FCD8CE3">
            <w:pPr>
              <w:spacing w:line="240" w:lineRule="auto"/>
              <w:ind w:firstLine="0" w:firstLineChars="0"/>
              <w:jc w:val="center"/>
              <w:rPr>
                <w:rFonts w:hint="eastAsia"/>
                <w:sz w:val="21"/>
                <w:szCs w:val="21"/>
              </w:rPr>
            </w:pPr>
          </w:p>
        </w:tc>
        <w:tc>
          <w:tcPr>
            <w:tcW w:w="1842" w:type="dxa"/>
            <w:noWrap w:val="0"/>
            <w:vAlign w:val="center"/>
          </w:tcPr>
          <w:p w14:paraId="4D905D40">
            <w:pPr>
              <w:pStyle w:val="99"/>
              <w:rPr>
                <w:rFonts w:hint="eastAsia"/>
              </w:rPr>
            </w:pPr>
            <w:r>
              <w:rPr>
                <w:rFonts w:hint="eastAsia"/>
                <w:kern w:val="0"/>
              </w:rPr>
              <w:t>软件版本号Y</w:t>
            </w:r>
          </w:p>
        </w:tc>
        <w:tc>
          <w:tcPr>
            <w:tcW w:w="2552" w:type="dxa"/>
            <w:noWrap w:val="0"/>
            <w:vAlign w:val="center"/>
          </w:tcPr>
          <w:p w14:paraId="36BB6B21">
            <w:pPr>
              <w:pStyle w:val="99"/>
            </w:pPr>
          </w:p>
        </w:tc>
        <w:tc>
          <w:tcPr>
            <w:tcW w:w="1359" w:type="dxa"/>
            <w:noWrap w:val="0"/>
            <w:vAlign w:val="center"/>
          </w:tcPr>
          <w:p w14:paraId="2B8E89E7">
            <w:pPr>
              <w:pStyle w:val="99"/>
            </w:pPr>
            <w:r>
              <w:rPr>
                <w:rFonts w:hint="eastAsia"/>
              </w:rPr>
              <w:t>无符号十六进制</w:t>
            </w:r>
          </w:p>
        </w:tc>
      </w:tr>
      <w:tr w14:paraId="398F94E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0" w:hRule="atLeast"/>
          <w:jc w:val="center"/>
        </w:trPr>
        <w:tc>
          <w:tcPr>
            <w:tcW w:w="1045" w:type="dxa"/>
            <w:vMerge w:val="continue"/>
            <w:noWrap w:val="0"/>
            <w:vAlign w:val="center"/>
          </w:tcPr>
          <w:p w14:paraId="23FFA012">
            <w:pPr>
              <w:pStyle w:val="99"/>
            </w:pPr>
          </w:p>
        </w:tc>
        <w:tc>
          <w:tcPr>
            <w:tcW w:w="1365" w:type="dxa"/>
            <w:noWrap w:val="0"/>
            <w:vAlign w:val="center"/>
          </w:tcPr>
          <w:p w14:paraId="5FE1CB8E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DATA5~7</w:t>
            </w:r>
          </w:p>
        </w:tc>
        <w:tc>
          <w:tcPr>
            <w:tcW w:w="709" w:type="dxa"/>
            <w:noWrap w:val="0"/>
            <w:vAlign w:val="center"/>
          </w:tcPr>
          <w:p w14:paraId="072C530D">
            <w:pPr>
              <w:spacing w:line="240" w:lineRule="auto"/>
              <w:ind w:firstLine="0" w:firstLineChars="0"/>
              <w:jc w:val="center"/>
              <w:rPr>
                <w:rFonts w:hint="eastAsia"/>
                <w:sz w:val="21"/>
                <w:szCs w:val="21"/>
              </w:rPr>
            </w:pPr>
          </w:p>
        </w:tc>
        <w:tc>
          <w:tcPr>
            <w:tcW w:w="1842" w:type="dxa"/>
            <w:noWrap w:val="0"/>
            <w:vAlign w:val="center"/>
          </w:tcPr>
          <w:p w14:paraId="485CEEE2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保留</w:t>
            </w:r>
          </w:p>
        </w:tc>
        <w:tc>
          <w:tcPr>
            <w:tcW w:w="2552" w:type="dxa"/>
            <w:noWrap w:val="0"/>
            <w:vAlign w:val="center"/>
          </w:tcPr>
          <w:p w14:paraId="7DBB3068">
            <w:pPr>
              <w:pStyle w:val="99"/>
            </w:pPr>
            <w:r>
              <w:rPr>
                <w:rFonts w:hint="eastAsia"/>
              </w:rPr>
              <w:t>A</w:t>
            </w:r>
            <w:r>
              <w:t>AH</w:t>
            </w:r>
          </w:p>
        </w:tc>
        <w:tc>
          <w:tcPr>
            <w:tcW w:w="1359" w:type="dxa"/>
            <w:noWrap w:val="0"/>
            <w:vAlign w:val="center"/>
          </w:tcPr>
          <w:p w14:paraId="47681998">
            <w:pPr>
              <w:pStyle w:val="99"/>
            </w:pPr>
          </w:p>
        </w:tc>
      </w:tr>
      <w:tr w14:paraId="35CBE43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1" w:hRule="atLeast"/>
          <w:jc w:val="center"/>
        </w:trPr>
        <w:tc>
          <w:tcPr>
            <w:tcW w:w="1045" w:type="dxa"/>
            <w:vMerge w:val="restart"/>
            <w:noWrap w:val="0"/>
            <w:vAlign w:val="center"/>
          </w:tcPr>
          <w:p w14:paraId="1888FA82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使用</w:t>
            </w:r>
            <w:r>
              <w:t>说明</w:t>
            </w:r>
          </w:p>
        </w:tc>
        <w:tc>
          <w:tcPr>
            <w:tcW w:w="1365" w:type="dxa"/>
            <w:noWrap w:val="0"/>
            <w:vAlign w:val="center"/>
          </w:tcPr>
          <w:p w14:paraId="47C216D8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发送</w:t>
            </w:r>
            <w:r>
              <w:t>条件</w:t>
            </w:r>
          </w:p>
        </w:tc>
        <w:tc>
          <w:tcPr>
            <w:tcW w:w="6462" w:type="dxa"/>
            <w:gridSpan w:val="4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3DFA7A05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接收</w:t>
            </w:r>
            <w:r>
              <w:t>到中心机</w:t>
            </w:r>
            <w:r>
              <w:rPr>
                <w:rFonts w:hint="eastAsia"/>
              </w:rPr>
              <w:t>工程参数采集指令（AC-Z002）后20</w:t>
            </w:r>
            <w:r>
              <w:t>ms内返回该帧</w:t>
            </w:r>
          </w:p>
        </w:tc>
      </w:tr>
      <w:tr w14:paraId="6E4C22F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1" w:hRule="atLeast"/>
          <w:jc w:val="center"/>
        </w:trPr>
        <w:tc>
          <w:tcPr>
            <w:tcW w:w="1045" w:type="dxa"/>
            <w:vMerge w:val="continue"/>
            <w:noWrap w:val="0"/>
            <w:vAlign w:val="center"/>
          </w:tcPr>
          <w:p w14:paraId="7DB486C0">
            <w:pPr>
              <w:pStyle w:val="99"/>
            </w:pPr>
          </w:p>
        </w:tc>
        <w:tc>
          <w:tcPr>
            <w:tcW w:w="1365" w:type="dxa"/>
            <w:noWrap w:val="0"/>
            <w:vAlign w:val="center"/>
          </w:tcPr>
          <w:p w14:paraId="7EDEF752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处理</w:t>
            </w:r>
            <w:r>
              <w:t>要求</w:t>
            </w:r>
          </w:p>
        </w:tc>
        <w:tc>
          <w:tcPr>
            <w:tcW w:w="6462" w:type="dxa"/>
            <w:gridSpan w:val="4"/>
            <w:tcBorders>
              <w:top w:val="single" w:color="auto" w:sz="4" w:space="0"/>
            </w:tcBorders>
            <w:noWrap w:val="0"/>
            <w:vAlign w:val="center"/>
          </w:tcPr>
          <w:p w14:paraId="50BF8FB1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若</w:t>
            </w:r>
            <w:r>
              <w:t>中心机在</w:t>
            </w:r>
            <w:r>
              <w:rPr>
                <w:rFonts w:hint="eastAsia"/>
              </w:rPr>
              <w:t>工程参数采集指令（AC-Z002）发出</w:t>
            </w:r>
            <w:r>
              <w:t>后</w:t>
            </w:r>
            <w:r>
              <w:rPr>
                <w:rFonts w:hint="eastAsia"/>
              </w:rPr>
              <w:t>2</w:t>
            </w:r>
            <w:r>
              <w:t>s内未接收到该帧，则按超时处理</w:t>
            </w:r>
          </w:p>
        </w:tc>
      </w:tr>
    </w:tbl>
    <w:p w14:paraId="3F589215">
      <w:pPr>
        <w:ind w:firstLine="480"/>
        <w:rPr>
          <w:rFonts w:hint="eastAsia"/>
        </w:rPr>
      </w:pPr>
    </w:p>
    <w:p w14:paraId="1D0D634C">
      <w:pPr>
        <w:pStyle w:val="6"/>
        <w:spacing w:before="326" w:after="163"/>
        <w:rPr>
          <w:rFonts w:hint="eastAsia"/>
        </w:rPr>
      </w:pPr>
      <w:r>
        <w:rPr>
          <w:rFonts w:hint="eastAsia"/>
        </w:rPr>
        <w:t>工程参数帧3（AC-G003）</w:t>
      </w:r>
    </w:p>
    <w:p w14:paraId="04DAE9F8">
      <w:pPr>
        <w:pStyle w:val="14"/>
      </w:pPr>
      <w:r>
        <w:rPr>
          <w:rFonts w:hint="eastAsia"/>
        </w:rPr>
        <w:t>表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表 \* ARABIC</w:instrText>
      </w:r>
      <w:r>
        <w:instrText xml:space="preserve"> </w:instrText>
      </w:r>
      <w:r>
        <w:fldChar w:fldCharType="separate"/>
      </w:r>
      <w:r>
        <w:rPr>
          <w:lang/>
        </w:rPr>
        <w:t>63</w:t>
      </w:r>
      <w:r>
        <w:fldChar w:fldCharType="end"/>
      </w:r>
      <w:r>
        <w:t xml:space="preserve"> </w:t>
      </w:r>
      <w:r>
        <w:rPr>
          <w:rFonts w:hint="eastAsia"/>
        </w:rPr>
        <w:t>工程参数帧3（AC-G003）</w:t>
      </w:r>
    </w:p>
    <w:tbl>
      <w:tblPr>
        <w:tblStyle w:val="43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36"/>
        <w:gridCol w:w="1418"/>
        <w:gridCol w:w="708"/>
        <w:gridCol w:w="1843"/>
        <w:gridCol w:w="2410"/>
        <w:gridCol w:w="1458"/>
      </w:tblGrid>
      <w:tr w14:paraId="6E2B106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4" w:hRule="atLeast"/>
          <w:jc w:val="center"/>
        </w:trPr>
        <w:tc>
          <w:tcPr>
            <w:tcW w:w="8873" w:type="dxa"/>
            <w:gridSpan w:val="6"/>
            <w:noWrap w:val="0"/>
            <w:vAlign w:val="center"/>
          </w:tcPr>
          <w:p w14:paraId="5905B987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AI控制板工程参数帧3格式:AC</w:t>
            </w:r>
            <w:r>
              <w:t>-G00</w:t>
            </w:r>
            <w:r>
              <w:rPr>
                <w:rFonts w:hint="eastAsia"/>
              </w:rPr>
              <w:t>3</w:t>
            </w:r>
          </w:p>
        </w:tc>
      </w:tr>
      <w:tr w14:paraId="09D075F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4" w:hRule="atLeast"/>
          <w:jc w:val="center"/>
        </w:trPr>
        <w:tc>
          <w:tcPr>
            <w:tcW w:w="1036" w:type="dxa"/>
            <w:noWrap w:val="0"/>
            <w:vAlign w:val="center"/>
          </w:tcPr>
          <w:p w14:paraId="196F8A5D">
            <w:pPr>
              <w:pStyle w:val="99"/>
            </w:pPr>
            <w:r>
              <w:t>仲裁域</w:t>
            </w:r>
          </w:p>
        </w:tc>
        <w:tc>
          <w:tcPr>
            <w:tcW w:w="2126" w:type="dxa"/>
            <w:gridSpan w:val="2"/>
            <w:noWrap w:val="0"/>
            <w:vAlign w:val="center"/>
          </w:tcPr>
          <w:p w14:paraId="028BBFB8">
            <w:pPr>
              <w:pStyle w:val="99"/>
            </w:pPr>
            <w:r>
              <w:t>ID28~ID21</w:t>
            </w:r>
            <w:r>
              <w:rPr>
                <w:rFonts w:hint="eastAsia"/>
              </w:rPr>
              <w:t>:CB</w:t>
            </w:r>
            <w:r>
              <w:t>H</w:t>
            </w:r>
          </w:p>
        </w:tc>
        <w:tc>
          <w:tcPr>
            <w:tcW w:w="1843" w:type="dxa"/>
            <w:noWrap w:val="0"/>
            <w:vAlign w:val="center"/>
          </w:tcPr>
          <w:p w14:paraId="5F2AF026">
            <w:pPr>
              <w:pStyle w:val="99"/>
            </w:pPr>
            <w:r>
              <w:t>ID20~ID13</w:t>
            </w:r>
            <w:r>
              <w:rPr>
                <w:rFonts w:hint="eastAsia"/>
              </w:rPr>
              <w:t>:03</w:t>
            </w:r>
            <w:r>
              <w:t>H</w:t>
            </w:r>
          </w:p>
        </w:tc>
        <w:tc>
          <w:tcPr>
            <w:tcW w:w="2410" w:type="dxa"/>
            <w:noWrap w:val="0"/>
            <w:vAlign w:val="center"/>
          </w:tcPr>
          <w:p w14:paraId="1E82E1A3">
            <w:pPr>
              <w:pStyle w:val="99"/>
              <w:rPr>
                <w:rFonts w:hint="eastAsia"/>
              </w:rPr>
            </w:pPr>
            <w:r>
              <w:t>ID12~ID6</w:t>
            </w:r>
            <w:r>
              <w:rPr>
                <w:rFonts w:hint="eastAsia"/>
              </w:rPr>
              <w:t>:</w:t>
            </w:r>
          </w:p>
          <w:p w14:paraId="34E104B1">
            <w:pPr>
              <w:pStyle w:val="99"/>
            </w:pPr>
            <w:r>
              <w:t>同ID28~ID22</w:t>
            </w:r>
          </w:p>
        </w:tc>
        <w:tc>
          <w:tcPr>
            <w:tcW w:w="1458" w:type="dxa"/>
            <w:noWrap w:val="0"/>
            <w:vAlign w:val="center"/>
          </w:tcPr>
          <w:p w14:paraId="684D6A53">
            <w:pPr>
              <w:pStyle w:val="99"/>
            </w:pPr>
            <w:r>
              <w:t>ID5~ID0</w:t>
            </w:r>
            <w:r>
              <w:rPr>
                <w:rFonts w:hint="eastAsia"/>
              </w:rPr>
              <w:t>:</w:t>
            </w:r>
            <w:r>
              <w:t>00H</w:t>
            </w:r>
          </w:p>
        </w:tc>
      </w:tr>
      <w:tr w14:paraId="04D88CE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0" w:hRule="atLeast"/>
          <w:jc w:val="center"/>
        </w:trPr>
        <w:tc>
          <w:tcPr>
            <w:tcW w:w="1036" w:type="dxa"/>
            <w:vMerge w:val="restart"/>
            <w:noWrap w:val="0"/>
            <w:vAlign w:val="center"/>
          </w:tcPr>
          <w:p w14:paraId="4E3E29FF">
            <w:pPr>
              <w:pStyle w:val="99"/>
            </w:pPr>
            <w:r>
              <w:t>数据域</w:t>
            </w:r>
          </w:p>
        </w:tc>
        <w:tc>
          <w:tcPr>
            <w:tcW w:w="1418" w:type="dxa"/>
            <w:noWrap w:val="0"/>
            <w:vAlign w:val="center"/>
          </w:tcPr>
          <w:p w14:paraId="712ED604">
            <w:pPr>
              <w:pStyle w:val="99"/>
              <w:rPr>
                <w:rFonts w:hint="eastAsia"/>
              </w:rPr>
            </w:pPr>
            <w:r>
              <w:t>DATA0</w:t>
            </w:r>
          </w:p>
        </w:tc>
        <w:tc>
          <w:tcPr>
            <w:tcW w:w="708" w:type="dxa"/>
            <w:noWrap w:val="0"/>
            <w:vAlign w:val="center"/>
          </w:tcPr>
          <w:p w14:paraId="03000E54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843" w:type="dxa"/>
            <w:noWrap w:val="0"/>
            <w:vAlign w:val="center"/>
          </w:tcPr>
          <w:p w14:paraId="30BC61B3">
            <w:pPr>
              <w:pStyle w:val="99"/>
            </w:pPr>
            <w:r>
              <w:rPr>
                <w:rFonts w:hint="eastAsia"/>
              </w:rPr>
              <w:t>保留</w:t>
            </w:r>
          </w:p>
        </w:tc>
        <w:tc>
          <w:tcPr>
            <w:tcW w:w="2410" w:type="dxa"/>
            <w:noWrap w:val="0"/>
            <w:vAlign w:val="center"/>
          </w:tcPr>
          <w:p w14:paraId="0FFE7B98">
            <w:pPr>
              <w:pStyle w:val="99"/>
            </w:pPr>
            <w:r>
              <w:rPr>
                <w:rFonts w:hint="eastAsia"/>
              </w:rPr>
              <w:t>A</w:t>
            </w:r>
            <w:r>
              <w:t>AH</w:t>
            </w:r>
          </w:p>
        </w:tc>
        <w:tc>
          <w:tcPr>
            <w:tcW w:w="1458" w:type="dxa"/>
            <w:noWrap w:val="0"/>
            <w:vAlign w:val="center"/>
          </w:tcPr>
          <w:p w14:paraId="15292C3F">
            <w:pPr>
              <w:pStyle w:val="99"/>
            </w:pPr>
          </w:p>
        </w:tc>
      </w:tr>
      <w:tr w14:paraId="4B1BAA7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0" w:hRule="atLeast"/>
          <w:jc w:val="center"/>
        </w:trPr>
        <w:tc>
          <w:tcPr>
            <w:tcW w:w="1036" w:type="dxa"/>
            <w:vMerge w:val="continue"/>
            <w:noWrap w:val="0"/>
            <w:vAlign w:val="center"/>
          </w:tcPr>
          <w:p w14:paraId="72868670">
            <w:pPr>
              <w:pStyle w:val="99"/>
            </w:pPr>
          </w:p>
        </w:tc>
        <w:tc>
          <w:tcPr>
            <w:tcW w:w="1418" w:type="dxa"/>
            <w:noWrap w:val="0"/>
            <w:vAlign w:val="center"/>
          </w:tcPr>
          <w:p w14:paraId="0BD2C1C9">
            <w:pPr>
              <w:pStyle w:val="99"/>
              <w:rPr>
                <w:rFonts w:hint="eastAsia"/>
              </w:rPr>
            </w:pPr>
            <w:r>
              <w:t>DATA</w:t>
            </w:r>
            <w:r>
              <w:rPr>
                <w:rFonts w:hint="eastAsia"/>
              </w:rPr>
              <w:t>1</w:t>
            </w:r>
          </w:p>
        </w:tc>
        <w:tc>
          <w:tcPr>
            <w:tcW w:w="708" w:type="dxa"/>
            <w:noWrap w:val="0"/>
            <w:vAlign w:val="center"/>
          </w:tcPr>
          <w:p w14:paraId="4E58CB2D">
            <w:pPr>
              <w:spacing w:line="240" w:lineRule="auto"/>
              <w:ind w:firstLine="0" w:firstLineChars="0"/>
              <w:jc w:val="center"/>
              <w:rPr>
                <w:rFonts w:hint="eastAsia"/>
                <w:sz w:val="21"/>
                <w:szCs w:val="21"/>
              </w:rPr>
            </w:pPr>
          </w:p>
        </w:tc>
        <w:tc>
          <w:tcPr>
            <w:tcW w:w="1843" w:type="dxa"/>
            <w:noWrap w:val="0"/>
            <w:vAlign w:val="center"/>
          </w:tcPr>
          <w:p w14:paraId="33E9378D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保留</w:t>
            </w:r>
          </w:p>
        </w:tc>
        <w:tc>
          <w:tcPr>
            <w:tcW w:w="2410" w:type="dxa"/>
            <w:noWrap w:val="0"/>
            <w:vAlign w:val="center"/>
          </w:tcPr>
          <w:p w14:paraId="1FFAA3B7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A</w:t>
            </w:r>
            <w:r>
              <w:t>AH</w:t>
            </w:r>
          </w:p>
        </w:tc>
        <w:tc>
          <w:tcPr>
            <w:tcW w:w="1458" w:type="dxa"/>
            <w:noWrap w:val="0"/>
            <w:vAlign w:val="center"/>
          </w:tcPr>
          <w:p w14:paraId="0D9C3F31">
            <w:pPr>
              <w:pStyle w:val="99"/>
              <w:rPr>
                <w:rFonts w:hint="eastAsia"/>
                <w:color w:val="FF0000"/>
              </w:rPr>
            </w:pPr>
          </w:p>
        </w:tc>
      </w:tr>
      <w:tr w14:paraId="7BB08AE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0" w:hRule="atLeast"/>
          <w:jc w:val="center"/>
        </w:trPr>
        <w:tc>
          <w:tcPr>
            <w:tcW w:w="1036" w:type="dxa"/>
            <w:vMerge w:val="continue"/>
            <w:noWrap w:val="0"/>
            <w:vAlign w:val="center"/>
          </w:tcPr>
          <w:p w14:paraId="7C75B861">
            <w:pPr>
              <w:pStyle w:val="99"/>
            </w:pPr>
          </w:p>
        </w:tc>
        <w:tc>
          <w:tcPr>
            <w:tcW w:w="1418" w:type="dxa"/>
            <w:noWrap w:val="0"/>
            <w:vAlign w:val="center"/>
          </w:tcPr>
          <w:p w14:paraId="169C2DED">
            <w:pPr>
              <w:pStyle w:val="99"/>
              <w:rPr>
                <w:rFonts w:hint="eastAsia"/>
              </w:rPr>
            </w:pPr>
            <w:r>
              <w:t>DATA</w:t>
            </w:r>
            <w:r>
              <w:rPr>
                <w:rFonts w:hint="eastAsia"/>
              </w:rPr>
              <w:t>2</w:t>
            </w:r>
          </w:p>
        </w:tc>
        <w:tc>
          <w:tcPr>
            <w:tcW w:w="708" w:type="dxa"/>
            <w:noWrap w:val="0"/>
            <w:vAlign w:val="center"/>
          </w:tcPr>
          <w:p w14:paraId="4EFEE9C2">
            <w:pPr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843" w:type="dxa"/>
            <w:noWrap w:val="0"/>
            <w:vAlign w:val="center"/>
          </w:tcPr>
          <w:p w14:paraId="23B908A0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保留</w:t>
            </w:r>
          </w:p>
        </w:tc>
        <w:tc>
          <w:tcPr>
            <w:tcW w:w="2410" w:type="dxa"/>
            <w:noWrap w:val="0"/>
            <w:vAlign w:val="center"/>
          </w:tcPr>
          <w:p w14:paraId="4CF38607">
            <w:pPr>
              <w:pStyle w:val="99"/>
            </w:pPr>
            <w:r>
              <w:rPr>
                <w:rFonts w:hint="eastAsia"/>
              </w:rPr>
              <w:t>A</w:t>
            </w:r>
            <w:r>
              <w:t>AH</w:t>
            </w:r>
          </w:p>
        </w:tc>
        <w:tc>
          <w:tcPr>
            <w:tcW w:w="1458" w:type="dxa"/>
            <w:noWrap w:val="0"/>
            <w:vAlign w:val="center"/>
          </w:tcPr>
          <w:p w14:paraId="3787BBCA">
            <w:pPr>
              <w:pStyle w:val="99"/>
              <w:rPr>
                <w:b/>
                <w:color w:val="FF0000"/>
              </w:rPr>
            </w:pPr>
          </w:p>
        </w:tc>
      </w:tr>
      <w:tr w14:paraId="42BD753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0" w:hRule="atLeast"/>
          <w:jc w:val="center"/>
        </w:trPr>
        <w:tc>
          <w:tcPr>
            <w:tcW w:w="1036" w:type="dxa"/>
            <w:vMerge w:val="continue"/>
            <w:noWrap w:val="0"/>
            <w:vAlign w:val="center"/>
          </w:tcPr>
          <w:p w14:paraId="6A4F6062">
            <w:pPr>
              <w:pStyle w:val="99"/>
            </w:pPr>
          </w:p>
        </w:tc>
        <w:tc>
          <w:tcPr>
            <w:tcW w:w="1418" w:type="dxa"/>
            <w:noWrap w:val="0"/>
            <w:vAlign w:val="center"/>
          </w:tcPr>
          <w:p w14:paraId="5FDC89E8">
            <w:pPr>
              <w:pStyle w:val="99"/>
              <w:rPr>
                <w:rFonts w:hint="eastAsia"/>
              </w:rPr>
            </w:pPr>
            <w:r>
              <w:t>DATA</w:t>
            </w:r>
            <w:r>
              <w:rPr>
                <w:rFonts w:hint="eastAsia"/>
              </w:rPr>
              <w:t>3</w:t>
            </w:r>
          </w:p>
        </w:tc>
        <w:tc>
          <w:tcPr>
            <w:tcW w:w="708" w:type="dxa"/>
            <w:noWrap w:val="0"/>
            <w:vAlign w:val="center"/>
          </w:tcPr>
          <w:p w14:paraId="78CA5D44">
            <w:pPr>
              <w:spacing w:line="240" w:lineRule="auto"/>
              <w:ind w:firstLine="0" w:firstLineChars="0"/>
              <w:jc w:val="center"/>
              <w:rPr>
                <w:rFonts w:hint="eastAsia"/>
                <w:sz w:val="21"/>
                <w:szCs w:val="21"/>
              </w:rPr>
            </w:pPr>
          </w:p>
        </w:tc>
        <w:tc>
          <w:tcPr>
            <w:tcW w:w="1843" w:type="dxa"/>
            <w:noWrap w:val="0"/>
            <w:vAlign w:val="center"/>
          </w:tcPr>
          <w:p w14:paraId="5E84C8C2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保留</w:t>
            </w:r>
          </w:p>
        </w:tc>
        <w:tc>
          <w:tcPr>
            <w:tcW w:w="2410" w:type="dxa"/>
            <w:noWrap w:val="0"/>
            <w:vAlign w:val="center"/>
          </w:tcPr>
          <w:p w14:paraId="5BDC887D">
            <w:pPr>
              <w:pStyle w:val="99"/>
              <w:rPr>
                <w:color w:val="FF0000"/>
              </w:rPr>
            </w:pPr>
            <w:r>
              <w:rPr>
                <w:rFonts w:hint="eastAsia"/>
              </w:rPr>
              <w:t>A</w:t>
            </w:r>
            <w:r>
              <w:t>AH</w:t>
            </w:r>
          </w:p>
        </w:tc>
        <w:tc>
          <w:tcPr>
            <w:tcW w:w="1458" w:type="dxa"/>
            <w:noWrap w:val="0"/>
            <w:vAlign w:val="center"/>
          </w:tcPr>
          <w:p w14:paraId="77374DD3">
            <w:pPr>
              <w:pStyle w:val="99"/>
            </w:pPr>
          </w:p>
        </w:tc>
      </w:tr>
      <w:tr w14:paraId="4E016B8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0" w:hRule="atLeast"/>
          <w:jc w:val="center"/>
        </w:trPr>
        <w:tc>
          <w:tcPr>
            <w:tcW w:w="1036" w:type="dxa"/>
            <w:vMerge w:val="continue"/>
            <w:noWrap w:val="0"/>
            <w:vAlign w:val="center"/>
          </w:tcPr>
          <w:p w14:paraId="3C90A77A">
            <w:pPr>
              <w:pStyle w:val="99"/>
            </w:pPr>
          </w:p>
        </w:tc>
        <w:tc>
          <w:tcPr>
            <w:tcW w:w="1418" w:type="dxa"/>
            <w:noWrap w:val="0"/>
            <w:vAlign w:val="center"/>
          </w:tcPr>
          <w:p w14:paraId="05A180CF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DATA4</w:t>
            </w:r>
          </w:p>
        </w:tc>
        <w:tc>
          <w:tcPr>
            <w:tcW w:w="708" w:type="dxa"/>
            <w:noWrap w:val="0"/>
            <w:vAlign w:val="center"/>
          </w:tcPr>
          <w:p w14:paraId="1CC5BC8A">
            <w:pPr>
              <w:spacing w:line="240" w:lineRule="auto"/>
              <w:ind w:firstLine="0" w:firstLineChars="0"/>
              <w:jc w:val="center"/>
              <w:rPr>
                <w:rFonts w:hint="eastAsia"/>
                <w:sz w:val="21"/>
                <w:szCs w:val="21"/>
              </w:rPr>
            </w:pPr>
          </w:p>
        </w:tc>
        <w:tc>
          <w:tcPr>
            <w:tcW w:w="1843" w:type="dxa"/>
            <w:noWrap w:val="0"/>
            <w:vAlign w:val="center"/>
          </w:tcPr>
          <w:p w14:paraId="41E80550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保留</w:t>
            </w:r>
          </w:p>
        </w:tc>
        <w:tc>
          <w:tcPr>
            <w:tcW w:w="2410" w:type="dxa"/>
            <w:noWrap w:val="0"/>
            <w:vAlign w:val="center"/>
          </w:tcPr>
          <w:p w14:paraId="1CBC30C2">
            <w:pPr>
              <w:pStyle w:val="99"/>
            </w:pPr>
            <w:r>
              <w:rPr>
                <w:rFonts w:hint="eastAsia"/>
              </w:rPr>
              <w:t>A</w:t>
            </w:r>
            <w:r>
              <w:t>AH</w:t>
            </w:r>
          </w:p>
        </w:tc>
        <w:tc>
          <w:tcPr>
            <w:tcW w:w="1458" w:type="dxa"/>
            <w:noWrap w:val="0"/>
            <w:vAlign w:val="center"/>
          </w:tcPr>
          <w:p w14:paraId="4134A6C6">
            <w:pPr>
              <w:pStyle w:val="99"/>
            </w:pPr>
          </w:p>
        </w:tc>
      </w:tr>
      <w:tr w14:paraId="4CFEFE9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0" w:hRule="atLeast"/>
          <w:jc w:val="center"/>
        </w:trPr>
        <w:tc>
          <w:tcPr>
            <w:tcW w:w="1036" w:type="dxa"/>
            <w:vMerge w:val="continue"/>
            <w:noWrap w:val="0"/>
            <w:vAlign w:val="center"/>
          </w:tcPr>
          <w:p w14:paraId="0AE616A7">
            <w:pPr>
              <w:pStyle w:val="99"/>
            </w:pPr>
          </w:p>
        </w:tc>
        <w:tc>
          <w:tcPr>
            <w:tcW w:w="1418" w:type="dxa"/>
            <w:noWrap w:val="0"/>
            <w:vAlign w:val="center"/>
          </w:tcPr>
          <w:p w14:paraId="66EB4026">
            <w:pPr>
              <w:pStyle w:val="99"/>
            </w:pPr>
            <w:r>
              <w:rPr>
                <w:rFonts w:hint="eastAsia"/>
              </w:rPr>
              <w:t>DATA5</w:t>
            </w:r>
          </w:p>
        </w:tc>
        <w:tc>
          <w:tcPr>
            <w:tcW w:w="708" w:type="dxa"/>
            <w:noWrap w:val="0"/>
            <w:vAlign w:val="center"/>
          </w:tcPr>
          <w:p w14:paraId="242C111F">
            <w:pPr>
              <w:spacing w:line="240" w:lineRule="auto"/>
              <w:ind w:firstLine="0" w:firstLineChars="0"/>
              <w:jc w:val="center"/>
              <w:rPr>
                <w:rFonts w:hint="eastAsia"/>
                <w:sz w:val="21"/>
                <w:szCs w:val="21"/>
              </w:rPr>
            </w:pPr>
          </w:p>
        </w:tc>
        <w:tc>
          <w:tcPr>
            <w:tcW w:w="1843" w:type="dxa"/>
            <w:noWrap w:val="0"/>
            <w:vAlign w:val="center"/>
          </w:tcPr>
          <w:p w14:paraId="2D0F8C6E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保留</w:t>
            </w:r>
          </w:p>
        </w:tc>
        <w:tc>
          <w:tcPr>
            <w:tcW w:w="2410" w:type="dxa"/>
            <w:noWrap w:val="0"/>
            <w:vAlign w:val="center"/>
          </w:tcPr>
          <w:p w14:paraId="1DF3995B">
            <w:pPr>
              <w:pStyle w:val="99"/>
            </w:pPr>
            <w:r>
              <w:rPr>
                <w:rFonts w:hint="eastAsia"/>
              </w:rPr>
              <w:t>A</w:t>
            </w:r>
            <w:r>
              <w:t>AH</w:t>
            </w:r>
          </w:p>
        </w:tc>
        <w:tc>
          <w:tcPr>
            <w:tcW w:w="1458" w:type="dxa"/>
            <w:noWrap w:val="0"/>
            <w:vAlign w:val="center"/>
          </w:tcPr>
          <w:p w14:paraId="54D70982">
            <w:pPr>
              <w:pStyle w:val="99"/>
            </w:pPr>
          </w:p>
        </w:tc>
      </w:tr>
      <w:tr w14:paraId="33C7542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0" w:hRule="atLeast"/>
          <w:jc w:val="center"/>
        </w:trPr>
        <w:tc>
          <w:tcPr>
            <w:tcW w:w="1036" w:type="dxa"/>
            <w:vMerge w:val="continue"/>
            <w:noWrap w:val="0"/>
            <w:vAlign w:val="center"/>
          </w:tcPr>
          <w:p w14:paraId="063FB6A3">
            <w:pPr>
              <w:pStyle w:val="99"/>
            </w:pPr>
          </w:p>
        </w:tc>
        <w:tc>
          <w:tcPr>
            <w:tcW w:w="1418" w:type="dxa"/>
            <w:noWrap w:val="0"/>
            <w:vAlign w:val="center"/>
          </w:tcPr>
          <w:p w14:paraId="21CC1847">
            <w:pPr>
              <w:pStyle w:val="99"/>
            </w:pPr>
            <w:r>
              <w:rPr>
                <w:rFonts w:hint="eastAsia"/>
              </w:rPr>
              <w:t>DATA6</w:t>
            </w:r>
          </w:p>
        </w:tc>
        <w:tc>
          <w:tcPr>
            <w:tcW w:w="708" w:type="dxa"/>
            <w:noWrap w:val="0"/>
            <w:vAlign w:val="center"/>
          </w:tcPr>
          <w:p w14:paraId="4C5B61EC">
            <w:pPr>
              <w:spacing w:line="240" w:lineRule="auto"/>
              <w:ind w:firstLine="0" w:firstLineChars="0"/>
              <w:jc w:val="center"/>
              <w:rPr>
                <w:rFonts w:hint="eastAsia"/>
                <w:sz w:val="21"/>
                <w:szCs w:val="21"/>
              </w:rPr>
            </w:pPr>
          </w:p>
        </w:tc>
        <w:tc>
          <w:tcPr>
            <w:tcW w:w="1843" w:type="dxa"/>
            <w:noWrap w:val="0"/>
            <w:vAlign w:val="center"/>
          </w:tcPr>
          <w:p w14:paraId="1D2250BB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保留</w:t>
            </w:r>
          </w:p>
        </w:tc>
        <w:tc>
          <w:tcPr>
            <w:tcW w:w="2410" w:type="dxa"/>
            <w:noWrap w:val="0"/>
            <w:vAlign w:val="center"/>
          </w:tcPr>
          <w:p w14:paraId="12228AAC">
            <w:pPr>
              <w:pStyle w:val="99"/>
            </w:pPr>
            <w:r>
              <w:rPr>
                <w:rFonts w:hint="eastAsia"/>
              </w:rPr>
              <w:t>A</w:t>
            </w:r>
            <w:r>
              <w:t>AH</w:t>
            </w:r>
          </w:p>
        </w:tc>
        <w:tc>
          <w:tcPr>
            <w:tcW w:w="1458" w:type="dxa"/>
            <w:noWrap w:val="0"/>
            <w:vAlign w:val="center"/>
          </w:tcPr>
          <w:p w14:paraId="78EDCCF0">
            <w:pPr>
              <w:pStyle w:val="99"/>
            </w:pPr>
          </w:p>
        </w:tc>
      </w:tr>
      <w:tr w14:paraId="513DF56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0" w:hRule="atLeast"/>
          <w:jc w:val="center"/>
        </w:trPr>
        <w:tc>
          <w:tcPr>
            <w:tcW w:w="1036" w:type="dxa"/>
            <w:vMerge w:val="continue"/>
            <w:noWrap w:val="0"/>
            <w:vAlign w:val="center"/>
          </w:tcPr>
          <w:p w14:paraId="4B0D8DAA">
            <w:pPr>
              <w:pStyle w:val="99"/>
            </w:pPr>
          </w:p>
        </w:tc>
        <w:tc>
          <w:tcPr>
            <w:tcW w:w="1418" w:type="dxa"/>
            <w:noWrap w:val="0"/>
            <w:vAlign w:val="center"/>
          </w:tcPr>
          <w:p w14:paraId="7766A472">
            <w:pPr>
              <w:pStyle w:val="99"/>
            </w:pPr>
            <w:r>
              <w:rPr>
                <w:rFonts w:hint="eastAsia"/>
              </w:rPr>
              <w:t>DATA7</w:t>
            </w:r>
          </w:p>
        </w:tc>
        <w:tc>
          <w:tcPr>
            <w:tcW w:w="708" w:type="dxa"/>
            <w:noWrap w:val="0"/>
            <w:vAlign w:val="center"/>
          </w:tcPr>
          <w:p w14:paraId="03DBEDCD">
            <w:pPr>
              <w:spacing w:line="240" w:lineRule="auto"/>
              <w:ind w:firstLine="0" w:firstLineChars="0"/>
              <w:jc w:val="center"/>
              <w:rPr>
                <w:rFonts w:hint="eastAsia"/>
                <w:sz w:val="21"/>
                <w:szCs w:val="21"/>
              </w:rPr>
            </w:pPr>
          </w:p>
        </w:tc>
        <w:tc>
          <w:tcPr>
            <w:tcW w:w="1843" w:type="dxa"/>
            <w:noWrap w:val="0"/>
            <w:vAlign w:val="center"/>
          </w:tcPr>
          <w:p w14:paraId="74E61AFD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保留</w:t>
            </w:r>
          </w:p>
        </w:tc>
        <w:tc>
          <w:tcPr>
            <w:tcW w:w="2410" w:type="dxa"/>
            <w:noWrap w:val="0"/>
            <w:vAlign w:val="center"/>
          </w:tcPr>
          <w:p w14:paraId="11306C72">
            <w:pPr>
              <w:pStyle w:val="99"/>
            </w:pPr>
            <w:r>
              <w:rPr>
                <w:rFonts w:hint="eastAsia"/>
              </w:rPr>
              <w:t>A</w:t>
            </w:r>
            <w:r>
              <w:t>AH</w:t>
            </w:r>
          </w:p>
        </w:tc>
        <w:tc>
          <w:tcPr>
            <w:tcW w:w="1458" w:type="dxa"/>
            <w:noWrap w:val="0"/>
            <w:vAlign w:val="center"/>
          </w:tcPr>
          <w:p w14:paraId="41A9FB71">
            <w:pPr>
              <w:pStyle w:val="99"/>
            </w:pPr>
          </w:p>
        </w:tc>
      </w:tr>
      <w:tr w14:paraId="732E2D0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1" w:hRule="atLeast"/>
          <w:jc w:val="center"/>
        </w:trPr>
        <w:tc>
          <w:tcPr>
            <w:tcW w:w="1036" w:type="dxa"/>
            <w:vMerge w:val="restart"/>
            <w:noWrap w:val="0"/>
            <w:vAlign w:val="center"/>
          </w:tcPr>
          <w:p w14:paraId="4156D70D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使用</w:t>
            </w:r>
            <w:r>
              <w:t>说明</w:t>
            </w:r>
          </w:p>
        </w:tc>
        <w:tc>
          <w:tcPr>
            <w:tcW w:w="1418" w:type="dxa"/>
            <w:noWrap w:val="0"/>
            <w:vAlign w:val="center"/>
          </w:tcPr>
          <w:p w14:paraId="01E3AE98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发送</w:t>
            </w:r>
            <w:r>
              <w:t>条件</w:t>
            </w:r>
          </w:p>
        </w:tc>
        <w:tc>
          <w:tcPr>
            <w:tcW w:w="6419" w:type="dxa"/>
            <w:gridSpan w:val="4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154536A9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接收</w:t>
            </w:r>
            <w:r>
              <w:t>到中心机</w:t>
            </w:r>
            <w:r>
              <w:rPr>
                <w:rFonts w:hint="eastAsia"/>
              </w:rPr>
              <w:t>工程参数采集指令（AC-Z002）后20</w:t>
            </w:r>
            <w:r>
              <w:t>ms内返回该帧</w:t>
            </w:r>
          </w:p>
        </w:tc>
      </w:tr>
      <w:tr w14:paraId="0F85F9F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1" w:hRule="atLeast"/>
          <w:jc w:val="center"/>
        </w:trPr>
        <w:tc>
          <w:tcPr>
            <w:tcW w:w="1036" w:type="dxa"/>
            <w:vMerge w:val="continue"/>
            <w:noWrap w:val="0"/>
            <w:vAlign w:val="center"/>
          </w:tcPr>
          <w:p w14:paraId="2B2BAD5B">
            <w:pPr>
              <w:pStyle w:val="99"/>
            </w:pPr>
          </w:p>
        </w:tc>
        <w:tc>
          <w:tcPr>
            <w:tcW w:w="1418" w:type="dxa"/>
            <w:noWrap w:val="0"/>
            <w:vAlign w:val="center"/>
          </w:tcPr>
          <w:p w14:paraId="7E8E3DA6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处理</w:t>
            </w:r>
            <w:r>
              <w:t>要求</w:t>
            </w:r>
          </w:p>
        </w:tc>
        <w:tc>
          <w:tcPr>
            <w:tcW w:w="6419" w:type="dxa"/>
            <w:gridSpan w:val="4"/>
            <w:tcBorders>
              <w:top w:val="single" w:color="auto" w:sz="4" w:space="0"/>
            </w:tcBorders>
            <w:noWrap w:val="0"/>
            <w:vAlign w:val="center"/>
          </w:tcPr>
          <w:p w14:paraId="00E3D43E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若</w:t>
            </w:r>
            <w:r>
              <w:t>中心机在</w:t>
            </w:r>
            <w:r>
              <w:rPr>
                <w:rFonts w:hint="eastAsia"/>
              </w:rPr>
              <w:t>工程参数采集指令（AC-Z002）发出</w:t>
            </w:r>
            <w:r>
              <w:t>后</w:t>
            </w:r>
            <w:r>
              <w:rPr>
                <w:rFonts w:hint="eastAsia"/>
              </w:rPr>
              <w:t>2</w:t>
            </w:r>
            <w:r>
              <w:t>s内未接收到该帧，则按超时处理</w:t>
            </w:r>
          </w:p>
        </w:tc>
      </w:tr>
    </w:tbl>
    <w:p w14:paraId="30E5BD33">
      <w:pPr>
        <w:ind w:firstLine="480"/>
        <w:rPr>
          <w:rFonts w:hint="eastAsia"/>
        </w:rPr>
      </w:pPr>
    </w:p>
    <w:p w14:paraId="2D77CDA9">
      <w:pPr>
        <w:pStyle w:val="5"/>
        <w:spacing w:before="326" w:after="163"/>
        <w:rPr>
          <w:rFonts w:hint="eastAsia"/>
        </w:rPr>
      </w:pPr>
      <w:r>
        <w:rPr>
          <w:rFonts w:hint="eastAsia"/>
        </w:rPr>
        <w:t>AI控制板指令应答帧（AC-Y001）</w:t>
      </w:r>
    </w:p>
    <w:p w14:paraId="076550C1">
      <w:pPr>
        <w:pStyle w:val="14"/>
      </w:pPr>
      <w:r>
        <w:rPr>
          <w:rFonts w:hint="eastAsia"/>
        </w:rPr>
        <w:t>表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表 \* ARABIC</w:instrText>
      </w:r>
      <w:r>
        <w:instrText xml:space="preserve"> </w:instrText>
      </w:r>
      <w:r>
        <w:fldChar w:fldCharType="separate"/>
      </w:r>
      <w:r>
        <w:rPr>
          <w:lang/>
        </w:rPr>
        <w:t>64</w:t>
      </w:r>
      <w:r>
        <w:fldChar w:fldCharType="end"/>
      </w:r>
      <w:r>
        <w:t>指令应答帧（</w:t>
      </w:r>
      <w:r>
        <w:rPr>
          <w:rFonts w:hint="eastAsia"/>
        </w:rPr>
        <w:t>AC-Y001</w:t>
      </w:r>
      <w:r>
        <w:t>）</w:t>
      </w:r>
    </w:p>
    <w:tbl>
      <w:tblPr>
        <w:tblStyle w:val="43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4"/>
        <w:gridCol w:w="1446"/>
        <w:gridCol w:w="708"/>
        <w:gridCol w:w="1843"/>
        <w:gridCol w:w="2410"/>
        <w:gridCol w:w="1359"/>
      </w:tblGrid>
      <w:tr w14:paraId="539DADD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4" w:hRule="atLeast"/>
          <w:jc w:val="center"/>
        </w:trPr>
        <w:tc>
          <w:tcPr>
            <w:tcW w:w="8730" w:type="dxa"/>
            <w:gridSpan w:val="6"/>
            <w:noWrap w:val="0"/>
            <w:vAlign w:val="center"/>
          </w:tcPr>
          <w:p w14:paraId="3BBD9932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AI控制板指令应答帧1:AC</w:t>
            </w:r>
            <w:r>
              <w:t>-Y001</w:t>
            </w:r>
          </w:p>
        </w:tc>
      </w:tr>
      <w:tr w14:paraId="421DD69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4" w:hRule="atLeast"/>
          <w:jc w:val="center"/>
        </w:trPr>
        <w:tc>
          <w:tcPr>
            <w:tcW w:w="964" w:type="dxa"/>
            <w:noWrap w:val="0"/>
            <w:vAlign w:val="center"/>
          </w:tcPr>
          <w:p w14:paraId="1A4EAEE7">
            <w:pPr>
              <w:pStyle w:val="99"/>
            </w:pPr>
            <w:r>
              <w:t>仲裁域</w:t>
            </w:r>
          </w:p>
        </w:tc>
        <w:tc>
          <w:tcPr>
            <w:tcW w:w="2154" w:type="dxa"/>
            <w:gridSpan w:val="2"/>
            <w:noWrap w:val="0"/>
            <w:vAlign w:val="center"/>
          </w:tcPr>
          <w:p w14:paraId="3942D42C">
            <w:pPr>
              <w:pStyle w:val="99"/>
            </w:pPr>
            <w:r>
              <w:t>ID28~ID21:</w:t>
            </w:r>
            <w:r>
              <w:rPr>
                <w:rFonts w:hint="eastAsia"/>
              </w:rPr>
              <w:t>CB</w:t>
            </w:r>
            <w:r>
              <w:t>H</w:t>
            </w:r>
          </w:p>
        </w:tc>
        <w:tc>
          <w:tcPr>
            <w:tcW w:w="1843" w:type="dxa"/>
            <w:noWrap w:val="0"/>
            <w:vAlign w:val="center"/>
          </w:tcPr>
          <w:p w14:paraId="7B8A4C0A">
            <w:pPr>
              <w:pStyle w:val="99"/>
            </w:pPr>
            <w:r>
              <w:t>ID20~ID13:A0H</w:t>
            </w:r>
          </w:p>
        </w:tc>
        <w:tc>
          <w:tcPr>
            <w:tcW w:w="2410" w:type="dxa"/>
            <w:noWrap w:val="0"/>
            <w:vAlign w:val="center"/>
          </w:tcPr>
          <w:p w14:paraId="77FCA7D4">
            <w:pPr>
              <w:pStyle w:val="99"/>
            </w:pPr>
            <w:r>
              <w:t>ID12~ID6:</w:t>
            </w:r>
          </w:p>
          <w:p w14:paraId="64A068A4">
            <w:pPr>
              <w:pStyle w:val="99"/>
            </w:pPr>
            <w:r>
              <w:t>同ID28~ID22</w:t>
            </w:r>
          </w:p>
        </w:tc>
        <w:tc>
          <w:tcPr>
            <w:tcW w:w="1359" w:type="dxa"/>
            <w:noWrap w:val="0"/>
            <w:vAlign w:val="center"/>
          </w:tcPr>
          <w:p w14:paraId="59A74170">
            <w:pPr>
              <w:pStyle w:val="99"/>
            </w:pPr>
            <w:r>
              <w:t>ID5~ID0:00H</w:t>
            </w:r>
          </w:p>
        </w:tc>
      </w:tr>
      <w:tr w14:paraId="188B6A2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54" w:hRule="atLeast"/>
          <w:jc w:val="center"/>
        </w:trPr>
        <w:tc>
          <w:tcPr>
            <w:tcW w:w="964" w:type="dxa"/>
            <w:vMerge w:val="restart"/>
            <w:noWrap w:val="0"/>
            <w:vAlign w:val="center"/>
          </w:tcPr>
          <w:p w14:paraId="30BC0114">
            <w:pPr>
              <w:pStyle w:val="99"/>
            </w:pPr>
            <w:r>
              <w:t>数据域</w:t>
            </w:r>
          </w:p>
        </w:tc>
        <w:tc>
          <w:tcPr>
            <w:tcW w:w="1446" w:type="dxa"/>
            <w:noWrap w:val="0"/>
            <w:vAlign w:val="center"/>
          </w:tcPr>
          <w:p w14:paraId="3198ADDC">
            <w:pPr>
              <w:pStyle w:val="99"/>
            </w:pPr>
            <w:r>
              <w:t>DATA0</w:t>
            </w:r>
          </w:p>
        </w:tc>
        <w:tc>
          <w:tcPr>
            <w:tcW w:w="708" w:type="dxa"/>
            <w:noWrap w:val="0"/>
            <w:vAlign w:val="center"/>
          </w:tcPr>
          <w:p w14:paraId="445F0F33">
            <w:pPr>
              <w:pStyle w:val="99"/>
            </w:pPr>
          </w:p>
        </w:tc>
        <w:tc>
          <w:tcPr>
            <w:tcW w:w="1843" w:type="dxa"/>
            <w:noWrap w:val="0"/>
            <w:vAlign w:val="center"/>
          </w:tcPr>
          <w:p w14:paraId="43857607">
            <w:pPr>
              <w:pStyle w:val="99"/>
            </w:pPr>
            <w:r>
              <w:t>当前所使用的总线</w:t>
            </w:r>
          </w:p>
        </w:tc>
        <w:tc>
          <w:tcPr>
            <w:tcW w:w="2410" w:type="dxa"/>
            <w:noWrap w:val="0"/>
            <w:vAlign w:val="center"/>
          </w:tcPr>
          <w:p w14:paraId="4D96C1E3">
            <w:pPr>
              <w:pStyle w:val="99"/>
            </w:pPr>
            <w:r>
              <w:t>A0H=自主A总线</w:t>
            </w:r>
            <w:r>
              <w:rPr>
                <w:rFonts w:hint="eastAsia"/>
              </w:rPr>
              <w:t>;</w:t>
            </w:r>
          </w:p>
          <w:p w14:paraId="2D835A9B">
            <w:pPr>
              <w:pStyle w:val="99"/>
            </w:pPr>
            <w:r>
              <w:t>0AH=自主B总线</w:t>
            </w:r>
            <w:r>
              <w:rPr>
                <w:rFonts w:hint="eastAsia"/>
              </w:rPr>
              <w:t>;</w:t>
            </w:r>
          </w:p>
          <w:p w14:paraId="1BA4260E">
            <w:pPr>
              <w:pStyle w:val="99"/>
            </w:pPr>
            <w:r>
              <w:t>A5H=强制A总线</w:t>
            </w:r>
            <w:r>
              <w:rPr>
                <w:rFonts w:hint="eastAsia"/>
              </w:rPr>
              <w:t>;</w:t>
            </w:r>
          </w:p>
          <w:p w14:paraId="70E45D63">
            <w:pPr>
              <w:pStyle w:val="99"/>
            </w:pPr>
            <w:r>
              <w:t>5AH=强制B总线</w:t>
            </w:r>
          </w:p>
        </w:tc>
        <w:tc>
          <w:tcPr>
            <w:tcW w:w="1359" w:type="dxa"/>
            <w:noWrap w:val="0"/>
            <w:vAlign w:val="center"/>
          </w:tcPr>
          <w:p w14:paraId="5D7F820E">
            <w:pPr>
              <w:widowControl/>
              <w:spacing w:line="240" w:lineRule="auto"/>
              <w:ind w:firstLine="0" w:firstLineChars="0"/>
              <w:jc w:val="left"/>
              <w:rPr>
                <w:sz w:val="21"/>
                <w:szCs w:val="21"/>
              </w:rPr>
            </w:pPr>
          </w:p>
          <w:p w14:paraId="331C95C8">
            <w:pPr>
              <w:widowControl/>
              <w:spacing w:line="240" w:lineRule="auto"/>
              <w:ind w:firstLine="0" w:firstLineChars="0"/>
              <w:jc w:val="left"/>
              <w:rPr>
                <w:sz w:val="21"/>
                <w:szCs w:val="21"/>
              </w:rPr>
            </w:pPr>
          </w:p>
          <w:p w14:paraId="76EBC7BD">
            <w:pPr>
              <w:widowControl/>
              <w:spacing w:line="240" w:lineRule="auto"/>
              <w:ind w:firstLine="0" w:firstLineChars="0"/>
              <w:jc w:val="left"/>
              <w:rPr>
                <w:sz w:val="21"/>
                <w:szCs w:val="21"/>
              </w:rPr>
            </w:pPr>
          </w:p>
          <w:p w14:paraId="36FB58D5">
            <w:pPr>
              <w:pStyle w:val="99"/>
            </w:pPr>
          </w:p>
        </w:tc>
      </w:tr>
      <w:tr w14:paraId="0D70443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</w:tblPrEx>
        <w:trPr>
          <w:trHeight w:val="119" w:hRule="atLeast"/>
          <w:jc w:val="center"/>
        </w:trPr>
        <w:tc>
          <w:tcPr>
            <w:tcW w:w="964" w:type="dxa"/>
            <w:vMerge w:val="continue"/>
            <w:noWrap w:val="0"/>
            <w:vAlign w:val="center"/>
          </w:tcPr>
          <w:p w14:paraId="699988A3">
            <w:pPr>
              <w:pStyle w:val="99"/>
            </w:pPr>
          </w:p>
        </w:tc>
        <w:tc>
          <w:tcPr>
            <w:tcW w:w="1446" w:type="dxa"/>
            <w:noWrap w:val="0"/>
            <w:vAlign w:val="center"/>
          </w:tcPr>
          <w:p w14:paraId="2CBAB1E5">
            <w:pPr>
              <w:pStyle w:val="99"/>
            </w:pPr>
            <w:r>
              <w:t>DATA1</w:t>
            </w:r>
          </w:p>
        </w:tc>
        <w:tc>
          <w:tcPr>
            <w:tcW w:w="708" w:type="dxa"/>
            <w:noWrap w:val="0"/>
            <w:vAlign w:val="center"/>
          </w:tcPr>
          <w:p w14:paraId="5811019A">
            <w:pPr>
              <w:pStyle w:val="99"/>
              <w:rPr>
                <w:rFonts w:hint="eastAsia"/>
              </w:rPr>
            </w:pPr>
          </w:p>
        </w:tc>
        <w:tc>
          <w:tcPr>
            <w:tcW w:w="1843" w:type="dxa"/>
            <w:noWrap w:val="0"/>
            <w:vAlign w:val="center"/>
          </w:tcPr>
          <w:p w14:paraId="7794E3F0">
            <w:pPr>
              <w:pStyle w:val="99"/>
              <w:rPr>
                <w:rFonts w:hint="eastAsia"/>
              </w:rPr>
            </w:pPr>
            <w:r>
              <w:t>指令计数</w:t>
            </w:r>
          </w:p>
        </w:tc>
        <w:tc>
          <w:tcPr>
            <w:tcW w:w="2410" w:type="dxa"/>
            <w:noWrap w:val="0"/>
            <w:vAlign w:val="center"/>
          </w:tcPr>
          <w:p w14:paraId="4CFC6E59">
            <w:pPr>
              <w:pStyle w:val="99"/>
              <w:rPr>
                <w:rFonts w:hint="eastAsia"/>
              </w:rPr>
            </w:pPr>
          </w:p>
        </w:tc>
        <w:tc>
          <w:tcPr>
            <w:tcW w:w="1359" w:type="dxa"/>
            <w:noWrap w:val="0"/>
            <w:vAlign w:val="center"/>
          </w:tcPr>
          <w:p w14:paraId="001C0EE8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广播帧</w:t>
            </w:r>
            <w:r>
              <w:t>不参与</w:t>
            </w:r>
            <w:r>
              <w:rPr>
                <w:rFonts w:hint="eastAsia"/>
              </w:rPr>
              <w:t>计数</w:t>
            </w:r>
          </w:p>
        </w:tc>
      </w:tr>
      <w:tr w14:paraId="5A0198C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7" w:hRule="atLeast"/>
          <w:jc w:val="center"/>
        </w:trPr>
        <w:tc>
          <w:tcPr>
            <w:tcW w:w="964" w:type="dxa"/>
            <w:vMerge w:val="continue"/>
            <w:noWrap w:val="0"/>
            <w:vAlign w:val="center"/>
          </w:tcPr>
          <w:p w14:paraId="295B684D">
            <w:pPr>
              <w:pStyle w:val="99"/>
            </w:pPr>
          </w:p>
        </w:tc>
        <w:tc>
          <w:tcPr>
            <w:tcW w:w="1446" w:type="dxa"/>
            <w:noWrap w:val="0"/>
            <w:vAlign w:val="center"/>
          </w:tcPr>
          <w:p w14:paraId="5AFB2BF7">
            <w:pPr>
              <w:pStyle w:val="99"/>
            </w:pPr>
            <w:r>
              <w:t>DATA2</w:t>
            </w:r>
          </w:p>
        </w:tc>
        <w:tc>
          <w:tcPr>
            <w:tcW w:w="708" w:type="dxa"/>
            <w:noWrap w:val="0"/>
            <w:vAlign w:val="center"/>
          </w:tcPr>
          <w:p w14:paraId="24E604A3">
            <w:pPr>
              <w:pStyle w:val="99"/>
            </w:pPr>
          </w:p>
        </w:tc>
        <w:tc>
          <w:tcPr>
            <w:tcW w:w="1843" w:type="dxa"/>
            <w:noWrap w:val="0"/>
            <w:vAlign w:val="center"/>
          </w:tcPr>
          <w:p w14:paraId="0D26556B">
            <w:pPr>
              <w:pStyle w:val="99"/>
              <w:rPr>
                <w:rFonts w:hint="eastAsia"/>
              </w:rPr>
            </w:pPr>
            <w:r>
              <w:t>最后一条接收指令编号</w:t>
            </w:r>
          </w:p>
        </w:tc>
        <w:tc>
          <w:tcPr>
            <w:tcW w:w="2410" w:type="dxa"/>
            <w:noWrap w:val="0"/>
            <w:vAlign w:val="center"/>
          </w:tcPr>
          <w:p w14:paraId="4AB501AE">
            <w:pPr>
              <w:pStyle w:val="99"/>
            </w:pPr>
          </w:p>
        </w:tc>
        <w:tc>
          <w:tcPr>
            <w:tcW w:w="1359" w:type="dxa"/>
            <w:noWrap w:val="0"/>
            <w:vAlign w:val="center"/>
          </w:tcPr>
          <w:p w14:paraId="02713A3B">
            <w:pPr>
              <w:pStyle w:val="99"/>
            </w:pPr>
            <w:r>
              <w:rPr>
                <w:rFonts w:hint="eastAsia"/>
              </w:rPr>
              <w:t>源码显示</w:t>
            </w:r>
          </w:p>
          <w:p w14:paraId="14438F88">
            <w:pPr>
              <w:pStyle w:val="99"/>
              <w:rPr>
                <w:b/>
              </w:rPr>
            </w:pPr>
            <w:r>
              <w:t>一般指令帧为仲裁域ID20-ID13</w:t>
            </w:r>
            <w:r>
              <w:rPr>
                <w:rFonts w:hint="eastAsia"/>
              </w:rPr>
              <w:t>；</w:t>
            </w:r>
            <w:r>
              <w:t>数据指令帧为B0H</w:t>
            </w:r>
          </w:p>
        </w:tc>
      </w:tr>
      <w:tr w14:paraId="3CC46B3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18" w:hRule="atLeast"/>
          <w:jc w:val="center"/>
        </w:trPr>
        <w:tc>
          <w:tcPr>
            <w:tcW w:w="964" w:type="dxa"/>
            <w:vMerge w:val="continue"/>
            <w:noWrap w:val="0"/>
            <w:vAlign w:val="center"/>
          </w:tcPr>
          <w:p w14:paraId="3681EFAB">
            <w:pPr>
              <w:pStyle w:val="99"/>
            </w:pPr>
          </w:p>
        </w:tc>
        <w:tc>
          <w:tcPr>
            <w:tcW w:w="1446" w:type="dxa"/>
            <w:noWrap w:val="0"/>
            <w:vAlign w:val="center"/>
          </w:tcPr>
          <w:p w14:paraId="1B3B7A82">
            <w:pPr>
              <w:pStyle w:val="99"/>
            </w:pPr>
            <w:r>
              <w:t>DATA3</w:t>
            </w:r>
          </w:p>
        </w:tc>
        <w:tc>
          <w:tcPr>
            <w:tcW w:w="708" w:type="dxa"/>
            <w:noWrap w:val="0"/>
            <w:vAlign w:val="center"/>
          </w:tcPr>
          <w:p w14:paraId="7259FB7F">
            <w:pPr>
              <w:pStyle w:val="99"/>
            </w:pPr>
          </w:p>
        </w:tc>
        <w:tc>
          <w:tcPr>
            <w:tcW w:w="1843" w:type="dxa"/>
            <w:noWrap w:val="0"/>
            <w:vAlign w:val="center"/>
          </w:tcPr>
          <w:p w14:paraId="3120EC08">
            <w:pPr>
              <w:pStyle w:val="99"/>
            </w:pPr>
            <w:r>
              <w:t>指令接收状态</w:t>
            </w:r>
          </w:p>
        </w:tc>
        <w:tc>
          <w:tcPr>
            <w:tcW w:w="2410" w:type="dxa"/>
            <w:noWrap w:val="0"/>
            <w:vAlign w:val="center"/>
          </w:tcPr>
          <w:p w14:paraId="2F17E1B5">
            <w:pPr>
              <w:pStyle w:val="99"/>
            </w:pPr>
            <w:r>
              <w:t>00H=指令接收执行正确</w:t>
            </w:r>
            <w:r>
              <w:rPr>
                <w:rFonts w:hint="eastAsia"/>
              </w:rPr>
              <w:t>;</w:t>
            </w:r>
          </w:p>
          <w:p w14:paraId="0B8F315F">
            <w:pPr>
              <w:pStyle w:val="99"/>
            </w:pPr>
            <w:r>
              <w:t>A0H=指令接收错误</w:t>
            </w:r>
            <w:r>
              <w:rPr>
                <w:rFonts w:hint="eastAsia"/>
              </w:rPr>
              <w:t>;</w:t>
            </w:r>
          </w:p>
          <w:p w14:paraId="40D30285">
            <w:pPr>
              <w:pStyle w:val="99"/>
            </w:pPr>
            <w:r>
              <w:t>0AH=指令接收正确，不执行</w:t>
            </w:r>
          </w:p>
        </w:tc>
        <w:tc>
          <w:tcPr>
            <w:tcW w:w="1359" w:type="dxa"/>
            <w:noWrap w:val="0"/>
            <w:vAlign w:val="center"/>
          </w:tcPr>
          <w:p w14:paraId="4EBA843C">
            <w:pPr>
              <w:pStyle w:val="99"/>
            </w:pPr>
          </w:p>
        </w:tc>
      </w:tr>
      <w:tr w14:paraId="26EAF71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" w:hRule="atLeast"/>
          <w:jc w:val="center"/>
        </w:trPr>
        <w:tc>
          <w:tcPr>
            <w:tcW w:w="964" w:type="dxa"/>
            <w:vMerge w:val="continue"/>
            <w:noWrap w:val="0"/>
            <w:vAlign w:val="center"/>
          </w:tcPr>
          <w:p w14:paraId="7DE59411">
            <w:pPr>
              <w:pStyle w:val="99"/>
            </w:pPr>
          </w:p>
        </w:tc>
        <w:tc>
          <w:tcPr>
            <w:tcW w:w="1446" w:type="dxa"/>
            <w:noWrap w:val="0"/>
            <w:vAlign w:val="center"/>
          </w:tcPr>
          <w:p w14:paraId="0B9CAE65">
            <w:pPr>
              <w:pStyle w:val="99"/>
            </w:pPr>
            <w:r>
              <w:t>DATA4</w:t>
            </w:r>
          </w:p>
        </w:tc>
        <w:tc>
          <w:tcPr>
            <w:tcW w:w="708" w:type="dxa"/>
            <w:noWrap w:val="0"/>
            <w:vAlign w:val="center"/>
          </w:tcPr>
          <w:p w14:paraId="58AB780A">
            <w:pPr>
              <w:pStyle w:val="99"/>
              <w:rPr>
                <w:rFonts w:hint="eastAsia"/>
              </w:rPr>
            </w:pPr>
          </w:p>
        </w:tc>
        <w:tc>
          <w:tcPr>
            <w:tcW w:w="1843" w:type="dxa"/>
            <w:noWrap w:val="0"/>
            <w:vAlign w:val="center"/>
          </w:tcPr>
          <w:p w14:paraId="2CDAAFB5">
            <w:pPr>
              <w:pStyle w:val="99"/>
              <w:rPr>
                <w:rFonts w:hint="eastAsia"/>
              </w:rPr>
            </w:pPr>
            <w:r>
              <w:t>接收错误指令计数</w:t>
            </w:r>
          </w:p>
        </w:tc>
        <w:tc>
          <w:tcPr>
            <w:tcW w:w="2410" w:type="dxa"/>
            <w:noWrap w:val="0"/>
            <w:vAlign w:val="center"/>
          </w:tcPr>
          <w:p w14:paraId="71FFFA87">
            <w:pPr>
              <w:pStyle w:val="99"/>
              <w:rPr>
                <w:rFonts w:hint="eastAsia"/>
              </w:rPr>
            </w:pPr>
          </w:p>
        </w:tc>
        <w:tc>
          <w:tcPr>
            <w:tcW w:w="1359" w:type="dxa"/>
            <w:noWrap w:val="0"/>
            <w:vAlign w:val="center"/>
          </w:tcPr>
          <w:p w14:paraId="7CC6CE9D">
            <w:pPr>
              <w:pStyle w:val="99"/>
            </w:pPr>
            <w:r>
              <w:rPr>
                <w:rFonts w:hint="eastAsia"/>
              </w:rPr>
              <w:t>无符号十六进制</w:t>
            </w:r>
          </w:p>
          <w:p w14:paraId="015320D1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溢出</w:t>
            </w:r>
            <w:r>
              <w:t>后清零</w:t>
            </w:r>
          </w:p>
        </w:tc>
      </w:tr>
      <w:tr w14:paraId="1A004B9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</w:tblPrEx>
        <w:trPr>
          <w:trHeight w:val="367" w:hRule="atLeast"/>
          <w:jc w:val="center"/>
        </w:trPr>
        <w:tc>
          <w:tcPr>
            <w:tcW w:w="964" w:type="dxa"/>
            <w:vMerge w:val="continue"/>
            <w:noWrap w:val="0"/>
            <w:vAlign w:val="center"/>
          </w:tcPr>
          <w:p w14:paraId="1B7C77B4">
            <w:pPr>
              <w:pStyle w:val="99"/>
            </w:pPr>
          </w:p>
        </w:tc>
        <w:tc>
          <w:tcPr>
            <w:tcW w:w="1446" w:type="dxa"/>
            <w:noWrap w:val="0"/>
            <w:vAlign w:val="center"/>
          </w:tcPr>
          <w:p w14:paraId="3065D091">
            <w:pPr>
              <w:pStyle w:val="99"/>
            </w:pPr>
            <w:r>
              <w:t>DATA5</w:t>
            </w:r>
          </w:p>
        </w:tc>
        <w:tc>
          <w:tcPr>
            <w:tcW w:w="708" w:type="dxa"/>
            <w:noWrap w:val="0"/>
            <w:vAlign w:val="center"/>
          </w:tcPr>
          <w:p w14:paraId="598E0D6E">
            <w:pPr>
              <w:pStyle w:val="99"/>
            </w:pPr>
          </w:p>
        </w:tc>
        <w:tc>
          <w:tcPr>
            <w:tcW w:w="1843" w:type="dxa"/>
            <w:noWrap w:val="0"/>
            <w:vAlign w:val="center"/>
          </w:tcPr>
          <w:p w14:paraId="710A9A7A">
            <w:pPr>
              <w:pStyle w:val="99"/>
            </w:pPr>
            <w:r>
              <w:t>错误指令帧编号</w:t>
            </w:r>
          </w:p>
        </w:tc>
        <w:tc>
          <w:tcPr>
            <w:tcW w:w="2410" w:type="dxa"/>
            <w:noWrap w:val="0"/>
            <w:vAlign w:val="center"/>
          </w:tcPr>
          <w:p w14:paraId="67BC3FC8">
            <w:pPr>
              <w:pStyle w:val="99"/>
            </w:pPr>
          </w:p>
        </w:tc>
        <w:tc>
          <w:tcPr>
            <w:tcW w:w="1359" w:type="dxa"/>
            <w:noWrap w:val="0"/>
            <w:vAlign w:val="center"/>
          </w:tcPr>
          <w:p w14:paraId="1EF7F33F">
            <w:pPr>
              <w:pStyle w:val="99"/>
            </w:pPr>
            <w:r>
              <w:rPr>
                <w:rFonts w:hint="eastAsia"/>
              </w:rPr>
              <w:t>源码显示</w:t>
            </w:r>
          </w:p>
          <w:p w14:paraId="50BA1BA2">
            <w:pPr>
              <w:pStyle w:val="99"/>
              <w:rPr>
                <w:rFonts w:hint="eastAsia"/>
              </w:rPr>
            </w:pPr>
            <w:r>
              <w:t>无错误指令填写00H；否则填写最后一条错误指令编号</w:t>
            </w:r>
          </w:p>
        </w:tc>
      </w:tr>
      <w:tr w14:paraId="4DE662E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" w:hRule="atLeast"/>
          <w:jc w:val="center"/>
        </w:trPr>
        <w:tc>
          <w:tcPr>
            <w:tcW w:w="964" w:type="dxa"/>
            <w:vMerge w:val="continue"/>
            <w:noWrap w:val="0"/>
            <w:vAlign w:val="center"/>
          </w:tcPr>
          <w:p w14:paraId="40E08640">
            <w:pPr>
              <w:pStyle w:val="99"/>
            </w:pPr>
          </w:p>
        </w:tc>
        <w:tc>
          <w:tcPr>
            <w:tcW w:w="1446" w:type="dxa"/>
            <w:noWrap w:val="0"/>
            <w:vAlign w:val="center"/>
          </w:tcPr>
          <w:p w14:paraId="39F42640">
            <w:pPr>
              <w:pStyle w:val="99"/>
            </w:pPr>
            <w:r>
              <w:t>DATA6~7</w:t>
            </w:r>
          </w:p>
        </w:tc>
        <w:tc>
          <w:tcPr>
            <w:tcW w:w="708" w:type="dxa"/>
            <w:tcBorders>
              <w:bottom w:val="single" w:color="auto" w:sz="4" w:space="0"/>
            </w:tcBorders>
            <w:noWrap w:val="0"/>
            <w:vAlign w:val="center"/>
          </w:tcPr>
          <w:p w14:paraId="230E35B3">
            <w:pPr>
              <w:pStyle w:val="99"/>
              <w:rPr>
                <w:rFonts w:hint="eastAsia"/>
              </w:rPr>
            </w:pPr>
          </w:p>
        </w:tc>
        <w:tc>
          <w:tcPr>
            <w:tcW w:w="1843" w:type="dxa"/>
            <w:tcBorders>
              <w:bottom w:val="single" w:color="auto" w:sz="4" w:space="0"/>
            </w:tcBorders>
            <w:noWrap w:val="0"/>
            <w:vAlign w:val="center"/>
          </w:tcPr>
          <w:p w14:paraId="13BF4AC9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保留</w:t>
            </w:r>
          </w:p>
        </w:tc>
        <w:tc>
          <w:tcPr>
            <w:tcW w:w="2410" w:type="dxa"/>
            <w:noWrap w:val="0"/>
            <w:vAlign w:val="center"/>
          </w:tcPr>
          <w:p w14:paraId="17CC7825">
            <w:pPr>
              <w:pStyle w:val="99"/>
            </w:pPr>
            <w:r>
              <w:rPr>
                <w:rFonts w:hint="eastAsia"/>
              </w:rPr>
              <w:t>A</w:t>
            </w:r>
            <w:r>
              <w:t>AH</w:t>
            </w:r>
          </w:p>
        </w:tc>
        <w:tc>
          <w:tcPr>
            <w:tcW w:w="1359" w:type="dxa"/>
            <w:noWrap w:val="0"/>
            <w:vAlign w:val="center"/>
          </w:tcPr>
          <w:p w14:paraId="7317C003">
            <w:pPr>
              <w:pStyle w:val="99"/>
            </w:pPr>
          </w:p>
        </w:tc>
      </w:tr>
      <w:tr w14:paraId="1C1B353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3" w:hRule="atLeast"/>
          <w:jc w:val="center"/>
        </w:trPr>
        <w:tc>
          <w:tcPr>
            <w:tcW w:w="964" w:type="dxa"/>
            <w:vMerge w:val="restart"/>
            <w:noWrap w:val="0"/>
            <w:vAlign w:val="center"/>
          </w:tcPr>
          <w:p w14:paraId="503C02A0">
            <w:pPr>
              <w:pStyle w:val="99"/>
            </w:pPr>
            <w:r>
              <w:rPr>
                <w:rFonts w:hint="eastAsia"/>
              </w:rPr>
              <w:t>使用说明</w:t>
            </w:r>
          </w:p>
        </w:tc>
        <w:tc>
          <w:tcPr>
            <w:tcW w:w="1446" w:type="dxa"/>
            <w:noWrap w:val="0"/>
            <w:vAlign w:val="center"/>
          </w:tcPr>
          <w:p w14:paraId="7FE2024B">
            <w:pPr>
              <w:pStyle w:val="99"/>
            </w:pPr>
            <w:r>
              <w:rPr>
                <w:rFonts w:hint="eastAsia"/>
              </w:rPr>
              <w:t>发送条件</w:t>
            </w:r>
          </w:p>
        </w:tc>
        <w:tc>
          <w:tcPr>
            <w:tcW w:w="6320" w:type="dxa"/>
            <w:gridSpan w:val="4"/>
            <w:noWrap w:val="0"/>
            <w:vAlign w:val="center"/>
          </w:tcPr>
          <w:p w14:paraId="593A1CA1">
            <w:pPr>
              <w:pStyle w:val="99"/>
              <w:jc w:val="left"/>
            </w:pPr>
            <w:r>
              <w:rPr>
                <w:rFonts w:hint="eastAsia"/>
              </w:rPr>
              <w:t>接收到中心机指令后，2</w:t>
            </w:r>
            <w:r>
              <w:t>0</w:t>
            </w:r>
            <w:r>
              <w:rPr>
                <w:rFonts w:hint="eastAsia"/>
              </w:rPr>
              <w:t>ms内返回指令应答帧(AP-Y001</w:t>
            </w:r>
            <w:r>
              <w:t>)</w:t>
            </w:r>
          </w:p>
        </w:tc>
      </w:tr>
      <w:tr w14:paraId="3A9AFA6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3" w:hRule="atLeast"/>
          <w:jc w:val="center"/>
        </w:trPr>
        <w:tc>
          <w:tcPr>
            <w:tcW w:w="964" w:type="dxa"/>
            <w:vMerge w:val="continue"/>
            <w:tcBorders>
              <w:bottom w:val="single" w:color="auto" w:sz="12" w:space="0"/>
            </w:tcBorders>
            <w:noWrap w:val="0"/>
            <w:vAlign w:val="center"/>
          </w:tcPr>
          <w:p w14:paraId="241142E1">
            <w:pPr>
              <w:pStyle w:val="99"/>
            </w:pPr>
          </w:p>
        </w:tc>
        <w:tc>
          <w:tcPr>
            <w:tcW w:w="1446" w:type="dxa"/>
            <w:tcBorders>
              <w:bottom w:val="single" w:color="auto" w:sz="12" w:space="0"/>
            </w:tcBorders>
            <w:noWrap w:val="0"/>
            <w:vAlign w:val="center"/>
          </w:tcPr>
          <w:p w14:paraId="5FDD6310">
            <w:pPr>
              <w:pStyle w:val="99"/>
            </w:pPr>
            <w:r>
              <w:rPr>
                <w:rFonts w:hint="eastAsia"/>
              </w:rPr>
              <w:t>处理要求</w:t>
            </w:r>
          </w:p>
        </w:tc>
        <w:tc>
          <w:tcPr>
            <w:tcW w:w="6320" w:type="dxa"/>
            <w:gridSpan w:val="4"/>
            <w:tcBorders>
              <w:bottom w:val="single" w:color="auto" w:sz="12" w:space="0"/>
            </w:tcBorders>
            <w:noWrap w:val="0"/>
            <w:vAlign w:val="center"/>
          </w:tcPr>
          <w:p w14:paraId="14CF9898">
            <w:pPr>
              <w:pStyle w:val="99"/>
            </w:pPr>
          </w:p>
        </w:tc>
      </w:tr>
    </w:tbl>
    <w:p w14:paraId="2FA6B9E3">
      <w:pPr>
        <w:ind w:firstLine="480"/>
      </w:pPr>
      <w:r>
        <w:rPr>
          <w:rFonts w:hint="eastAsia"/>
        </w:rPr>
        <w:t>使用说明:</w:t>
      </w:r>
    </w:p>
    <w:p w14:paraId="02161C6A">
      <w:pPr>
        <w:ind w:firstLine="480"/>
      </w:pPr>
      <w:r>
        <w:rPr>
          <w:rFonts w:hint="eastAsia"/>
        </w:rPr>
        <w:t xml:space="preserve">a) </w:t>
      </w:r>
      <w:r>
        <w:t>指令接收错误:指令ID正确，但是参数的格式不正确</w:t>
      </w:r>
      <w:r>
        <w:rPr>
          <w:rFonts w:hint="eastAsia"/>
        </w:rPr>
        <w:t>，如指令数据域中的固定值参数位置的数据与指令要求不相符。</w:t>
      </w:r>
    </w:p>
    <w:p w14:paraId="68F1D57F">
      <w:pPr>
        <w:ind w:firstLine="480"/>
        <w:rPr>
          <w:rFonts w:hint="eastAsia"/>
        </w:rPr>
      </w:pPr>
      <w:r>
        <w:rPr>
          <w:rFonts w:hint="eastAsia"/>
        </w:rPr>
        <w:t xml:space="preserve">b) </w:t>
      </w:r>
      <w:r>
        <w:t>指令接收正确，不执行:指令ID正确，但是指令参数超界或者执行时出现异常</w:t>
      </w:r>
      <w:r>
        <w:rPr>
          <w:rFonts w:hint="eastAsia"/>
        </w:rPr>
        <w:t>，如指令数据域中的可变参数位置的数据与参数要求矛盾。</w:t>
      </w:r>
    </w:p>
    <w:p w14:paraId="5E144F6D">
      <w:pPr>
        <w:ind w:firstLine="480"/>
      </w:pPr>
      <w:r>
        <w:rPr>
          <w:rFonts w:hint="eastAsia"/>
        </w:rPr>
        <w:t>c) 错误指令编号指:</w:t>
      </w:r>
      <w:r>
        <w:t>最后一条错误指令编号。</w:t>
      </w:r>
    </w:p>
    <w:p w14:paraId="7DBB9503">
      <w:pPr>
        <w:ind w:firstLine="480"/>
        <w:rPr>
          <w:rFonts w:hint="eastAsia"/>
        </w:rPr>
      </w:pPr>
      <w:r>
        <w:rPr>
          <w:rFonts w:hint="eastAsia"/>
        </w:rPr>
        <w:t>d) 单机接收一般指令后，返回指令应答帧。</w:t>
      </w:r>
    </w:p>
    <w:bookmarkEnd w:id="47"/>
    <w:p w14:paraId="762B205D">
      <w:pPr>
        <w:pStyle w:val="3"/>
        <w:spacing w:before="326" w:after="163"/>
      </w:pPr>
      <w:bookmarkStart w:id="169" w:name="_Toc514071698"/>
      <w:bookmarkStart w:id="170" w:name="_Toc776"/>
      <w:bookmarkStart w:id="171" w:name="_Toc192833900"/>
      <w:bookmarkStart w:id="172" w:name="_Toc514330406"/>
      <w:bookmarkStart w:id="173" w:name="_Toc200790839"/>
      <w:r>
        <w:rPr>
          <w:rFonts w:hint="eastAsia"/>
        </w:rPr>
        <w:t>AI处理机</w:t>
      </w:r>
      <w:r>
        <w:t>故障处理</w:t>
      </w:r>
      <w:bookmarkEnd w:id="169"/>
      <w:bookmarkEnd w:id="170"/>
      <w:bookmarkEnd w:id="171"/>
      <w:bookmarkEnd w:id="172"/>
      <w:bookmarkEnd w:id="173"/>
    </w:p>
    <w:p w14:paraId="7380DE01">
      <w:pPr>
        <w:pStyle w:val="14"/>
      </w:pPr>
      <w:bookmarkStart w:id="174" w:name="_Toc7959758"/>
      <w:r>
        <w:rPr>
          <w:rFonts w:hint="eastAsia"/>
        </w:rPr>
        <w:t>表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表 \* ARABIC</w:instrText>
      </w:r>
      <w:r>
        <w:instrText xml:space="preserve"> </w:instrText>
      </w:r>
      <w:r>
        <w:fldChar w:fldCharType="separate"/>
      </w:r>
      <w:r>
        <w:rPr>
          <w:lang/>
        </w:rPr>
        <w:t>65</w:t>
      </w:r>
      <w:r>
        <w:fldChar w:fldCharType="end"/>
      </w:r>
      <w:r>
        <w:t xml:space="preserve"> </w:t>
      </w:r>
      <w:r>
        <w:rPr>
          <w:rFonts w:hint="eastAsia"/>
        </w:rPr>
        <w:t>CAN总线通信故障</w:t>
      </w:r>
      <w:bookmarkEnd w:id="174"/>
    </w:p>
    <w:tbl>
      <w:tblPr>
        <w:tblStyle w:val="43"/>
        <w:tblW w:w="8775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38"/>
        <w:gridCol w:w="6937"/>
      </w:tblGrid>
      <w:tr w14:paraId="5448CA8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dxa"/>
          <w:trHeight w:val="284" w:hRule="atLeast"/>
          <w:jc w:val="center"/>
        </w:trPr>
        <w:tc>
          <w:tcPr>
            <w:tcW w:w="1838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546A6F6">
            <w:pPr>
              <w:pStyle w:val="99"/>
            </w:pPr>
            <w:r>
              <w:rPr>
                <w:rFonts w:hint="eastAsia"/>
              </w:rPr>
              <w:t>故障模式</w:t>
            </w:r>
          </w:p>
        </w:tc>
        <w:tc>
          <w:tcPr>
            <w:tcW w:w="6937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 w:val="0"/>
            <w:vAlign w:val="center"/>
          </w:tcPr>
          <w:p w14:paraId="56D7C695">
            <w:pPr>
              <w:pStyle w:val="99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CAN总线通信故障</w:t>
            </w:r>
          </w:p>
        </w:tc>
      </w:tr>
      <w:tr w14:paraId="66E8668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</w:tblPrEx>
        <w:trPr>
          <w:wBefore w:w="0" w:type="dxa"/>
          <w:trHeight w:val="284" w:hRule="atLeast"/>
          <w:jc w:val="center"/>
        </w:trPr>
        <w:tc>
          <w:tcPr>
            <w:tcW w:w="183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2241544">
            <w:pPr>
              <w:pStyle w:val="99"/>
              <w:rPr>
                <w:szCs w:val="24"/>
              </w:rPr>
            </w:pPr>
            <w:r>
              <w:rPr>
                <w:rFonts w:hint="eastAsia"/>
              </w:rPr>
              <w:t>故障部位</w:t>
            </w:r>
          </w:p>
        </w:tc>
        <w:tc>
          <w:tcPr>
            <w:tcW w:w="69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 w:val="0"/>
            <w:vAlign w:val="center"/>
          </w:tcPr>
          <w:p w14:paraId="453B2387">
            <w:pPr>
              <w:pStyle w:val="99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载荷分系统</w:t>
            </w:r>
          </w:p>
        </w:tc>
      </w:tr>
      <w:tr w14:paraId="390F5A3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dxa"/>
          <w:trHeight w:val="284" w:hRule="atLeast"/>
          <w:jc w:val="center"/>
        </w:trPr>
        <w:tc>
          <w:tcPr>
            <w:tcW w:w="183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A0A77E1">
            <w:pPr>
              <w:pStyle w:val="99"/>
              <w:rPr>
                <w:szCs w:val="24"/>
              </w:rPr>
            </w:pPr>
            <w:r>
              <w:rPr>
                <w:rFonts w:hint="eastAsia"/>
              </w:rPr>
              <w:t>卫星状态</w:t>
            </w:r>
          </w:p>
        </w:tc>
        <w:tc>
          <w:tcPr>
            <w:tcW w:w="69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 w:val="0"/>
            <w:vAlign w:val="center"/>
          </w:tcPr>
          <w:p w14:paraId="672EBE62">
            <w:pPr>
              <w:pStyle w:val="99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长期运行</w:t>
            </w:r>
          </w:p>
        </w:tc>
      </w:tr>
      <w:tr w14:paraId="0FFDA6B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</w:tblPrEx>
        <w:trPr>
          <w:wBefore w:w="0" w:type="dxa"/>
          <w:trHeight w:val="284" w:hRule="atLeast"/>
          <w:jc w:val="center"/>
        </w:trPr>
        <w:tc>
          <w:tcPr>
            <w:tcW w:w="183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528F0E8">
            <w:pPr>
              <w:pStyle w:val="99"/>
              <w:rPr>
                <w:szCs w:val="24"/>
              </w:rPr>
            </w:pPr>
            <w:r>
              <w:rPr>
                <w:rFonts w:hint="eastAsia"/>
              </w:rPr>
              <w:t>故障判据</w:t>
            </w:r>
          </w:p>
        </w:tc>
        <w:tc>
          <w:tcPr>
            <w:tcW w:w="69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 w:val="0"/>
            <w:vAlign w:val="center"/>
          </w:tcPr>
          <w:p w14:paraId="661EB1D6">
            <w:pPr>
              <w:pStyle w:val="99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CAN总线上无应答或校验错误</w:t>
            </w:r>
          </w:p>
        </w:tc>
      </w:tr>
      <w:tr w14:paraId="3CB058F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dxa"/>
          <w:trHeight w:val="284" w:hRule="atLeast"/>
          <w:jc w:val="center"/>
        </w:trPr>
        <w:tc>
          <w:tcPr>
            <w:tcW w:w="183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3BC406D">
            <w:pPr>
              <w:pStyle w:val="99"/>
              <w:rPr>
                <w:szCs w:val="24"/>
              </w:rPr>
            </w:pPr>
            <w:r>
              <w:rPr>
                <w:rFonts w:hint="eastAsia"/>
              </w:rPr>
              <w:t>故障原因分析</w:t>
            </w:r>
          </w:p>
        </w:tc>
        <w:tc>
          <w:tcPr>
            <w:tcW w:w="69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 w:val="0"/>
            <w:vAlign w:val="center"/>
          </w:tcPr>
          <w:p w14:paraId="5785E0D2">
            <w:pPr>
              <w:pStyle w:val="99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总线接口故障</w:t>
            </w:r>
          </w:p>
        </w:tc>
      </w:tr>
      <w:tr w14:paraId="14A3F4D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</w:tblPrEx>
        <w:trPr>
          <w:wBefore w:w="0" w:type="dxa"/>
          <w:trHeight w:val="284" w:hRule="atLeast"/>
          <w:jc w:val="center"/>
        </w:trPr>
        <w:tc>
          <w:tcPr>
            <w:tcW w:w="183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28D6BBE">
            <w:pPr>
              <w:pStyle w:val="99"/>
            </w:pPr>
            <w:r>
              <w:rPr>
                <w:rFonts w:hint="eastAsia"/>
              </w:rPr>
              <w:t>故障危害及影响</w:t>
            </w:r>
          </w:p>
        </w:tc>
        <w:tc>
          <w:tcPr>
            <w:tcW w:w="69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 w:val="0"/>
            <w:vAlign w:val="center"/>
          </w:tcPr>
          <w:p w14:paraId="46296055">
            <w:pPr>
              <w:pStyle w:val="99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与中心机通信异常</w:t>
            </w:r>
          </w:p>
        </w:tc>
      </w:tr>
      <w:tr w14:paraId="0F791BA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dxa"/>
          <w:trHeight w:val="284" w:hRule="atLeast"/>
          <w:jc w:val="center"/>
        </w:trPr>
        <w:tc>
          <w:tcPr>
            <w:tcW w:w="183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8B49CFA">
            <w:pPr>
              <w:pStyle w:val="99"/>
              <w:rPr>
                <w:szCs w:val="24"/>
              </w:rPr>
            </w:pPr>
            <w:r>
              <w:rPr>
                <w:rFonts w:hint="eastAsia"/>
              </w:rPr>
              <w:t>处理方式</w:t>
            </w:r>
          </w:p>
        </w:tc>
        <w:tc>
          <w:tcPr>
            <w:tcW w:w="69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 w:val="0"/>
            <w:vAlign w:val="center"/>
          </w:tcPr>
          <w:p w14:paraId="3BE0AEC5">
            <w:pPr>
              <w:pStyle w:val="99"/>
              <w:jc w:val="left"/>
              <w:rPr>
                <w:b/>
                <w:bCs/>
                <w:szCs w:val="20"/>
                <w:highlight w:val="yellow"/>
              </w:rPr>
            </w:pPr>
            <w:r>
              <w:rPr>
                <w:rFonts w:hint="eastAsia"/>
                <w:szCs w:val="20"/>
              </w:rPr>
              <w:t>星上自主处理/地面遥控处置</w:t>
            </w:r>
          </w:p>
        </w:tc>
      </w:tr>
      <w:tr w14:paraId="39C1730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</w:tblPrEx>
        <w:trPr>
          <w:wBefore w:w="0" w:type="dxa"/>
          <w:trHeight w:val="284" w:hRule="atLeast"/>
          <w:jc w:val="center"/>
        </w:trPr>
        <w:tc>
          <w:tcPr>
            <w:tcW w:w="183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F7056BD">
            <w:pPr>
              <w:pStyle w:val="99"/>
              <w:rPr>
                <w:szCs w:val="24"/>
              </w:rPr>
            </w:pPr>
            <w:r>
              <w:rPr>
                <w:rFonts w:hint="eastAsia"/>
              </w:rPr>
              <w:t>故障对策</w:t>
            </w:r>
          </w:p>
        </w:tc>
        <w:tc>
          <w:tcPr>
            <w:tcW w:w="69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 w:val="0"/>
            <w:vAlign w:val="center"/>
          </w:tcPr>
          <w:p w14:paraId="28ACCF2E">
            <w:pPr>
              <w:pStyle w:val="99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1.星上自主处理：AI处理机自身</w:t>
            </w:r>
            <w:r>
              <w:rPr>
                <w:szCs w:val="20"/>
              </w:rPr>
              <w:t>6s</w:t>
            </w:r>
            <w:r>
              <w:rPr>
                <w:rFonts w:hint="eastAsia"/>
                <w:szCs w:val="20"/>
              </w:rPr>
              <w:t>切换一次</w:t>
            </w:r>
            <w:r>
              <w:rPr>
                <w:szCs w:val="20"/>
              </w:rPr>
              <w:t>CAN</w:t>
            </w:r>
            <w:r>
              <w:rPr>
                <w:rFonts w:hint="eastAsia"/>
                <w:szCs w:val="20"/>
              </w:rPr>
              <w:t>总线主备通信链路，如连续</w:t>
            </w:r>
            <w:r>
              <w:rPr>
                <w:szCs w:val="20"/>
              </w:rPr>
              <w:t>30s</w:t>
            </w:r>
            <w:r>
              <w:rPr>
                <w:rFonts w:hint="eastAsia"/>
                <w:szCs w:val="20"/>
              </w:rPr>
              <w:t>通信无效后中心机对AI处理机进行重启。</w:t>
            </w:r>
          </w:p>
          <w:p w14:paraId="3CCD89AA">
            <w:pPr>
              <w:pStyle w:val="99"/>
              <w:jc w:val="left"/>
              <w:rPr>
                <w:rFonts w:hint="eastAsia"/>
                <w:szCs w:val="20"/>
                <w:highlight w:val="yellow"/>
              </w:rPr>
            </w:pPr>
            <w:r>
              <w:rPr>
                <w:rFonts w:hint="eastAsia"/>
                <w:szCs w:val="20"/>
              </w:rPr>
              <w:t>2.若星上自主处理失败，可通过地面遥控处置：AI处理机内部的AI控制板可将CAN总线数据通过串口中继到</w:t>
            </w:r>
            <w:r>
              <w:rPr>
                <w:szCs w:val="20"/>
              </w:rPr>
              <w:t>AI处理板</w:t>
            </w:r>
            <w:r>
              <w:rPr>
                <w:rFonts w:hint="eastAsia"/>
                <w:szCs w:val="20"/>
              </w:rPr>
              <w:t>，并代替</w:t>
            </w:r>
            <w:r>
              <w:rPr>
                <w:szCs w:val="20"/>
              </w:rPr>
              <w:t>AI处理板</w:t>
            </w:r>
            <w:r>
              <w:rPr>
                <w:rFonts w:hint="eastAsia"/>
                <w:szCs w:val="20"/>
              </w:rPr>
              <w:t>响应中心机的遥测遥控。</w:t>
            </w:r>
          </w:p>
        </w:tc>
      </w:tr>
      <w:tr w14:paraId="0F1E44E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dxa"/>
          <w:trHeight w:val="284" w:hRule="atLeast"/>
          <w:jc w:val="center"/>
        </w:trPr>
        <w:tc>
          <w:tcPr>
            <w:tcW w:w="183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50DF5E2">
            <w:pPr>
              <w:pStyle w:val="99"/>
              <w:rPr>
                <w:szCs w:val="24"/>
              </w:rPr>
            </w:pPr>
            <w:r>
              <w:rPr>
                <w:rFonts w:hint="eastAsia"/>
              </w:rPr>
              <w:t>设计改进措施建议</w:t>
            </w:r>
          </w:p>
        </w:tc>
        <w:tc>
          <w:tcPr>
            <w:tcW w:w="69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 w:val="0"/>
            <w:vAlign w:val="center"/>
          </w:tcPr>
          <w:p w14:paraId="72666DC2">
            <w:pPr>
              <w:pStyle w:val="99"/>
              <w:jc w:val="left"/>
              <w:rPr>
                <w:szCs w:val="20"/>
              </w:rPr>
            </w:pPr>
          </w:p>
        </w:tc>
      </w:tr>
      <w:tr w14:paraId="44F53CF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</w:tblPrEx>
        <w:trPr>
          <w:wBefore w:w="0" w:type="dxa"/>
          <w:trHeight w:val="284" w:hRule="atLeast"/>
          <w:jc w:val="center"/>
        </w:trPr>
        <w:tc>
          <w:tcPr>
            <w:tcW w:w="1838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A04B91A">
            <w:pPr>
              <w:pStyle w:val="99"/>
              <w:rPr>
                <w:szCs w:val="24"/>
              </w:rPr>
            </w:pPr>
            <w:r>
              <w:rPr>
                <w:rFonts w:hint="eastAsia"/>
              </w:rPr>
              <w:t>备注</w:t>
            </w:r>
          </w:p>
        </w:tc>
        <w:tc>
          <w:tcPr>
            <w:tcW w:w="693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 w14:paraId="299859D3">
            <w:pPr>
              <w:pStyle w:val="99"/>
              <w:jc w:val="left"/>
              <w:rPr>
                <w:szCs w:val="20"/>
              </w:rPr>
            </w:pPr>
          </w:p>
        </w:tc>
      </w:tr>
    </w:tbl>
    <w:p w14:paraId="3A241C21">
      <w:pPr>
        <w:pStyle w:val="14"/>
      </w:pPr>
      <w:r>
        <w:rPr>
          <w:rFonts w:hint="eastAsia"/>
        </w:rPr>
        <w:t>表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表 \* ARABIC</w:instrText>
      </w:r>
      <w:r>
        <w:instrText xml:space="preserve"> </w:instrText>
      </w:r>
      <w:r>
        <w:fldChar w:fldCharType="separate"/>
      </w:r>
      <w:r>
        <w:rPr>
          <w:lang/>
        </w:rPr>
        <w:t>66</w:t>
      </w:r>
      <w:r>
        <w:fldChar w:fldCharType="end"/>
      </w:r>
      <w:r>
        <w:t xml:space="preserve"> </w:t>
      </w:r>
      <w:r>
        <w:rPr>
          <w:rFonts w:hint="eastAsia"/>
        </w:rPr>
        <w:t>时间异常故障</w:t>
      </w:r>
    </w:p>
    <w:tbl>
      <w:tblPr>
        <w:tblStyle w:val="43"/>
        <w:tblW w:w="8775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38"/>
        <w:gridCol w:w="6937"/>
      </w:tblGrid>
      <w:tr w14:paraId="136380A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dxa"/>
          <w:trHeight w:val="284" w:hRule="atLeast"/>
          <w:jc w:val="center"/>
        </w:trPr>
        <w:tc>
          <w:tcPr>
            <w:tcW w:w="1838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F5523C0">
            <w:pPr>
              <w:pStyle w:val="99"/>
            </w:pPr>
            <w:r>
              <w:rPr>
                <w:rFonts w:hint="eastAsia"/>
              </w:rPr>
              <w:t>故障模式</w:t>
            </w:r>
          </w:p>
        </w:tc>
        <w:tc>
          <w:tcPr>
            <w:tcW w:w="6937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 w:val="0"/>
            <w:vAlign w:val="center"/>
          </w:tcPr>
          <w:p w14:paraId="5A2D1F11">
            <w:pPr>
              <w:pStyle w:val="99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时间异常故障</w:t>
            </w:r>
          </w:p>
        </w:tc>
      </w:tr>
      <w:tr w14:paraId="2ACB115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dxa"/>
          <w:trHeight w:val="284" w:hRule="atLeast"/>
          <w:jc w:val="center"/>
        </w:trPr>
        <w:tc>
          <w:tcPr>
            <w:tcW w:w="183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52686AD">
            <w:pPr>
              <w:pStyle w:val="99"/>
              <w:rPr>
                <w:szCs w:val="24"/>
              </w:rPr>
            </w:pPr>
            <w:r>
              <w:rPr>
                <w:rFonts w:hint="eastAsia"/>
              </w:rPr>
              <w:t>故障部位</w:t>
            </w:r>
          </w:p>
        </w:tc>
        <w:tc>
          <w:tcPr>
            <w:tcW w:w="69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 w:val="0"/>
            <w:vAlign w:val="center"/>
          </w:tcPr>
          <w:p w14:paraId="6BDCDB78">
            <w:pPr>
              <w:pStyle w:val="99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载荷分系统</w:t>
            </w:r>
          </w:p>
        </w:tc>
      </w:tr>
      <w:tr w14:paraId="7041DC9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dxa"/>
          <w:trHeight w:val="284" w:hRule="atLeast"/>
          <w:jc w:val="center"/>
        </w:trPr>
        <w:tc>
          <w:tcPr>
            <w:tcW w:w="183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E918E1B">
            <w:pPr>
              <w:pStyle w:val="99"/>
              <w:rPr>
                <w:szCs w:val="24"/>
              </w:rPr>
            </w:pPr>
            <w:r>
              <w:rPr>
                <w:rFonts w:hint="eastAsia"/>
              </w:rPr>
              <w:t>卫星状态</w:t>
            </w:r>
          </w:p>
        </w:tc>
        <w:tc>
          <w:tcPr>
            <w:tcW w:w="69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 w:val="0"/>
            <w:vAlign w:val="center"/>
          </w:tcPr>
          <w:p w14:paraId="607F0EE8">
            <w:pPr>
              <w:pStyle w:val="99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长期运行</w:t>
            </w:r>
          </w:p>
        </w:tc>
      </w:tr>
      <w:tr w14:paraId="237FA55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</w:tblPrEx>
        <w:trPr>
          <w:wBefore w:w="0" w:type="dxa"/>
          <w:trHeight w:val="284" w:hRule="atLeast"/>
          <w:jc w:val="center"/>
        </w:trPr>
        <w:tc>
          <w:tcPr>
            <w:tcW w:w="183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A882975">
            <w:pPr>
              <w:pStyle w:val="99"/>
              <w:rPr>
                <w:szCs w:val="24"/>
              </w:rPr>
            </w:pPr>
            <w:r>
              <w:rPr>
                <w:rFonts w:hint="eastAsia"/>
              </w:rPr>
              <w:t>故障判据</w:t>
            </w:r>
          </w:p>
        </w:tc>
        <w:tc>
          <w:tcPr>
            <w:tcW w:w="69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 w:val="0"/>
            <w:vAlign w:val="center"/>
          </w:tcPr>
          <w:p w14:paraId="1D615312">
            <w:pPr>
              <w:pStyle w:val="99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连续60秒，单机时间与卫星时间差大于20秒</w:t>
            </w:r>
          </w:p>
        </w:tc>
      </w:tr>
      <w:tr w14:paraId="3F5A8A8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dxa"/>
          <w:trHeight w:val="284" w:hRule="atLeast"/>
          <w:jc w:val="center"/>
        </w:trPr>
        <w:tc>
          <w:tcPr>
            <w:tcW w:w="183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E3FD1DE">
            <w:pPr>
              <w:pStyle w:val="99"/>
              <w:rPr>
                <w:szCs w:val="24"/>
              </w:rPr>
            </w:pPr>
            <w:r>
              <w:rPr>
                <w:rFonts w:hint="eastAsia"/>
              </w:rPr>
              <w:t>故障原因分析</w:t>
            </w:r>
          </w:p>
        </w:tc>
        <w:tc>
          <w:tcPr>
            <w:tcW w:w="69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 w:val="0"/>
            <w:vAlign w:val="center"/>
          </w:tcPr>
          <w:p w14:paraId="635BE42B">
            <w:pPr>
              <w:pStyle w:val="99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软件程序异常</w:t>
            </w:r>
          </w:p>
        </w:tc>
      </w:tr>
      <w:tr w14:paraId="5B1C707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dxa"/>
          <w:trHeight w:val="284" w:hRule="atLeast"/>
          <w:jc w:val="center"/>
        </w:trPr>
        <w:tc>
          <w:tcPr>
            <w:tcW w:w="183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DDE96E2">
            <w:pPr>
              <w:pStyle w:val="99"/>
            </w:pPr>
            <w:r>
              <w:rPr>
                <w:rFonts w:hint="eastAsia"/>
              </w:rPr>
              <w:t>故障危害及影响</w:t>
            </w:r>
          </w:p>
        </w:tc>
        <w:tc>
          <w:tcPr>
            <w:tcW w:w="69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 w:val="0"/>
            <w:vAlign w:val="center"/>
          </w:tcPr>
          <w:p w14:paraId="1E4EF765">
            <w:pPr>
              <w:pStyle w:val="99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单机功能异常</w:t>
            </w:r>
          </w:p>
        </w:tc>
      </w:tr>
      <w:tr w14:paraId="5FFEC7E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dxa"/>
          <w:trHeight w:val="284" w:hRule="atLeast"/>
          <w:jc w:val="center"/>
        </w:trPr>
        <w:tc>
          <w:tcPr>
            <w:tcW w:w="183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692EC70">
            <w:pPr>
              <w:pStyle w:val="99"/>
              <w:rPr>
                <w:szCs w:val="24"/>
              </w:rPr>
            </w:pPr>
            <w:r>
              <w:rPr>
                <w:rFonts w:hint="eastAsia"/>
              </w:rPr>
              <w:t>处理方式</w:t>
            </w:r>
          </w:p>
        </w:tc>
        <w:tc>
          <w:tcPr>
            <w:tcW w:w="69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 w:val="0"/>
            <w:vAlign w:val="center"/>
          </w:tcPr>
          <w:p w14:paraId="04AD705E">
            <w:pPr>
              <w:pStyle w:val="99"/>
              <w:jc w:val="left"/>
              <w:rPr>
                <w:rFonts w:hint="eastAsia"/>
                <w:szCs w:val="20"/>
              </w:rPr>
            </w:pPr>
            <w:r>
              <w:rPr>
                <w:rFonts w:hint="eastAsia"/>
                <w:szCs w:val="20"/>
              </w:rPr>
              <w:t>地面遥控处置</w:t>
            </w:r>
          </w:p>
        </w:tc>
      </w:tr>
      <w:tr w14:paraId="60722CC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</w:tblPrEx>
        <w:trPr>
          <w:wBefore w:w="0" w:type="dxa"/>
          <w:trHeight w:val="284" w:hRule="atLeast"/>
          <w:jc w:val="center"/>
        </w:trPr>
        <w:tc>
          <w:tcPr>
            <w:tcW w:w="183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F3F2B22">
            <w:pPr>
              <w:pStyle w:val="99"/>
              <w:rPr>
                <w:szCs w:val="24"/>
              </w:rPr>
            </w:pPr>
            <w:r>
              <w:rPr>
                <w:rFonts w:hint="eastAsia"/>
              </w:rPr>
              <w:t>故障对策</w:t>
            </w:r>
          </w:p>
        </w:tc>
        <w:tc>
          <w:tcPr>
            <w:tcW w:w="69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 w:val="0"/>
            <w:vAlign w:val="center"/>
          </w:tcPr>
          <w:p w14:paraId="6C807106">
            <w:pPr>
              <w:pStyle w:val="99"/>
              <w:jc w:val="left"/>
              <w:rPr>
                <w:rFonts w:hint="eastAsia"/>
                <w:szCs w:val="20"/>
              </w:rPr>
            </w:pPr>
            <w:r>
              <w:rPr>
                <w:rFonts w:hint="eastAsia"/>
                <w:szCs w:val="20"/>
              </w:rPr>
              <w:t>AI处理机重启。若故障未排除，地面通过遥控指令将AI处理板切换到备份系统。</w:t>
            </w:r>
          </w:p>
        </w:tc>
      </w:tr>
      <w:tr w14:paraId="3E88CFA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dxa"/>
          <w:trHeight w:val="284" w:hRule="atLeast"/>
          <w:jc w:val="center"/>
        </w:trPr>
        <w:tc>
          <w:tcPr>
            <w:tcW w:w="183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F11A8D6">
            <w:pPr>
              <w:pStyle w:val="99"/>
              <w:rPr>
                <w:szCs w:val="24"/>
              </w:rPr>
            </w:pPr>
            <w:r>
              <w:rPr>
                <w:rFonts w:hint="eastAsia"/>
              </w:rPr>
              <w:t>设计改进措施建议</w:t>
            </w:r>
          </w:p>
        </w:tc>
        <w:tc>
          <w:tcPr>
            <w:tcW w:w="69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 w:val="0"/>
            <w:vAlign w:val="center"/>
          </w:tcPr>
          <w:p w14:paraId="1BD2EBFD">
            <w:pPr>
              <w:pStyle w:val="99"/>
              <w:jc w:val="left"/>
              <w:rPr>
                <w:szCs w:val="20"/>
              </w:rPr>
            </w:pPr>
          </w:p>
        </w:tc>
      </w:tr>
      <w:tr w14:paraId="4F93B2A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dxa"/>
          <w:trHeight w:val="284" w:hRule="atLeast"/>
          <w:jc w:val="center"/>
        </w:trPr>
        <w:tc>
          <w:tcPr>
            <w:tcW w:w="1838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5187A5E8">
            <w:pPr>
              <w:pStyle w:val="99"/>
              <w:rPr>
                <w:szCs w:val="24"/>
              </w:rPr>
            </w:pPr>
            <w:r>
              <w:rPr>
                <w:rFonts w:hint="eastAsia"/>
              </w:rPr>
              <w:t>备注</w:t>
            </w:r>
          </w:p>
        </w:tc>
        <w:tc>
          <w:tcPr>
            <w:tcW w:w="693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 w14:paraId="106BCFDC">
            <w:pPr>
              <w:pStyle w:val="99"/>
              <w:jc w:val="left"/>
              <w:rPr>
                <w:szCs w:val="20"/>
              </w:rPr>
            </w:pPr>
          </w:p>
        </w:tc>
      </w:tr>
    </w:tbl>
    <w:p w14:paraId="776C46EF">
      <w:pPr>
        <w:ind w:firstLine="0" w:firstLineChars="0"/>
        <w:rPr>
          <w:rFonts w:hint="eastAsia"/>
        </w:rPr>
      </w:pPr>
    </w:p>
    <w:bookmarkEnd w:id="4"/>
    <w:p w14:paraId="2038213B">
      <w:pPr>
        <w:pStyle w:val="2"/>
        <w:spacing w:before="326" w:after="163"/>
      </w:pPr>
      <w:bookmarkStart w:id="175" w:name="_Toc103098608"/>
      <w:bookmarkStart w:id="176" w:name="_Toc192833901"/>
      <w:bookmarkStart w:id="177" w:name="_Toc23564"/>
      <w:bookmarkStart w:id="178" w:name="_Toc200790840"/>
      <w:r>
        <w:rPr>
          <w:rFonts w:hint="eastAsia"/>
        </w:rPr>
        <w:t>工程参数说明</w:t>
      </w:r>
      <w:bookmarkEnd w:id="175"/>
      <w:bookmarkEnd w:id="176"/>
      <w:bookmarkEnd w:id="177"/>
      <w:bookmarkEnd w:id="178"/>
    </w:p>
    <w:p w14:paraId="080604F3">
      <w:pPr>
        <w:ind w:firstLine="480"/>
      </w:pPr>
      <w:r>
        <w:rPr>
          <w:rFonts w:hint="eastAsia"/>
        </w:rPr>
        <w:t>AI处理板有71个工程参数，说明分别如下表所示：</w:t>
      </w:r>
    </w:p>
    <w:p w14:paraId="10B00CD0">
      <w:pPr>
        <w:pStyle w:val="14"/>
      </w:pPr>
      <w:r>
        <w:rPr>
          <w:rFonts w:hint="eastAsia"/>
        </w:rPr>
        <w:t>表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表 \* ARABIC</w:instrText>
      </w:r>
      <w:r>
        <w:instrText xml:space="preserve"> </w:instrText>
      </w:r>
      <w:r>
        <w:fldChar w:fldCharType="separate"/>
      </w:r>
      <w:r>
        <w:rPr>
          <w:lang/>
        </w:rPr>
        <w:t>67</w:t>
      </w:r>
      <w:r>
        <w:fldChar w:fldCharType="end"/>
      </w:r>
      <w:r>
        <w:t xml:space="preserve"> </w:t>
      </w:r>
      <w:r>
        <w:rPr>
          <w:rFonts w:hint="eastAsia"/>
        </w:rPr>
        <w:t>AI处理板工程参数说明</w:t>
      </w:r>
    </w:p>
    <w:tbl>
      <w:tblPr>
        <w:tblStyle w:val="43"/>
        <w:tblW w:w="5000" w:type="pct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78"/>
        <w:gridCol w:w="2564"/>
        <w:gridCol w:w="1194"/>
        <w:gridCol w:w="4848"/>
      </w:tblGrid>
      <w:tr w14:paraId="1C2D6E4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jc w:val="center"/>
        </w:trPr>
        <w:tc>
          <w:tcPr>
            <w:tcW w:w="415" w:type="pct"/>
            <w:noWrap w:val="0"/>
            <w:vAlign w:val="center"/>
          </w:tcPr>
          <w:p w14:paraId="22E5139C">
            <w:pPr>
              <w:pStyle w:val="41"/>
              <w:spacing w:after="0"/>
              <w:ind w:firstLine="0" w:firstLineChars="0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序号</w:t>
            </w:r>
          </w:p>
        </w:tc>
        <w:tc>
          <w:tcPr>
            <w:tcW w:w="1366" w:type="pct"/>
            <w:noWrap w:val="0"/>
            <w:vAlign w:val="center"/>
          </w:tcPr>
          <w:p w14:paraId="0FABC41F">
            <w:pPr>
              <w:pStyle w:val="41"/>
              <w:spacing w:after="0"/>
              <w:ind w:firstLine="0" w:firstLineChars="0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参数名称</w:t>
            </w:r>
          </w:p>
        </w:tc>
        <w:tc>
          <w:tcPr>
            <w:tcW w:w="636" w:type="pct"/>
            <w:noWrap w:val="0"/>
            <w:vAlign w:val="center"/>
          </w:tcPr>
          <w:p w14:paraId="72E92CEE">
            <w:pPr>
              <w:pStyle w:val="41"/>
              <w:spacing w:after="0"/>
              <w:ind w:firstLine="0" w:firstLineChars="0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数据类型</w:t>
            </w:r>
          </w:p>
        </w:tc>
        <w:tc>
          <w:tcPr>
            <w:tcW w:w="2583" w:type="pct"/>
            <w:noWrap w:val="0"/>
            <w:vAlign w:val="center"/>
          </w:tcPr>
          <w:p w14:paraId="02FA0717">
            <w:pPr>
              <w:pStyle w:val="41"/>
              <w:spacing w:after="0"/>
              <w:ind w:firstLine="0" w:firstLineChars="0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参数说明</w:t>
            </w:r>
          </w:p>
        </w:tc>
      </w:tr>
      <w:tr w14:paraId="410B0B9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415" w:type="pct"/>
            <w:noWrap w:val="0"/>
            <w:vAlign w:val="center"/>
          </w:tcPr>
          <w:p w14:paraId="567E7588">
            <w:pPr>
              <w:pStyle w:val="41"/>
              <w:numPr>
                <w:ilvl w:val="0"/>
                <w:numId w:val="16"/>
              </w:numPr>
              <w:spacing w:after="0" w:line="240" w:lineRule="auto"/>
              <w:ind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366" w:type="pct"/>
            <w:noWrap w:val="0"/>
            <w:vAlign w:val="center"/>
          </w:tcPr>
          <w:p w14:paraId="1305CC49">
            <w:pPr>
              <w:pStyle w:val="99"/>
            </w:pPr>
            <w:r>
              <w:t>系统时间</w:t>
            </w:r>
          </w:p>
        </w:tc>
        <w:tc>
          <w:tcPr>
            <w:tcW w:w="636" w:type="pct"/>
            <w:noWrap w:val="0"/>
            <w:vAlign w:val="center"/>
          </w:tcPr>
          <w:p w14:paraId="4BDE539B">
            <w:pPr>
              <w:pStyle w:val="41"/>
              <w:spacing w:after="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uint32</w:t>
            </w:r>
          </w:p>
        </w:tc>
        <w:tc>
          <w:tcPr>
            <w:tcW w:w="2583" w:type="pct"/>
            <w:noWrap w:val="0"/>
            <w:vAlign w:val="center"/>
          </w:tcPr>
          <w:p w14:paraId="21080807">
            <w:pPr>
              <w:pStyle w:val="41"/>
              <w:spacing w:after="0"/>
              <w:ind w:firstLine="0" w:firstLineChars="0"/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当前系统时间，</w:t>
            </w:r>
            <w:r>
              <w:rPr>
                <w:sz w:val="21"/>
                <w:szCs w:val="21"/>
              </w:rPr>
              <w:t>UTC</w:t>
            </w:r>
            <w:r>
              <w:rPr>
                <w:rFonts w:hint="eastAsia"/>
                <w:sz w:val="21"/>
                <w:szCs w:val="21"/>
              </w:rPr>
              <w:t>累计秒。时间起点与时间广播定义相同，为2000年1月1日12时00分00秒。</w:t>
            </w:r>
          </w:p>
        </w:tc>
      </w:tr>
      <w:tr w14:paraId="687D968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415" w:type="pct"/>
            <w:noWrap w:val="0"/>
            <w:vAlign w:val="center"/>
          </w:tcPr>
          <w:p w14:paraId="100DFF5A">
            <w:pPr>
              <w:pStyle w:val="41"/>
              <w:numPr>
                <w:ilvl w:val="0"/>
                <w:numId w:val="16"/>
              </w:numPr>
              <w:spacing w:after="0" w:line="240" w:lineRule="auto"/>
              <w:ind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366" w:type="pct"/>
            <w:noWrap w:val="0"/>
            <w:vAlign w:val="center"/>
          </w:tcPr>
          <w:p w14:paraId="5231AE16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CAN总线工作通道</w:t>
            </w:r>
          </w:p>
        </w:tc>
        <w:tc>
          <w:tcPr>
            <w:tcW w:w="636" w:type="pct"/>
            <w:noWrap w:val="0"/>
            <w:vAlign w:val="center"/>
          </w:tcPr>
          <w:p w14:paraId="18BAC73A">
            <w:pPr>
              <w:pStyle w:val="41"/>
              <w:spacing w:after="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uint8</w:t>
            </w:r>
          </w:p>
        </w:tc>
        <w:tc>
          <w:tcPr>
            <w:tcW w:w="2583" w:type="pct"/>
            <w:noWrap w:val="0"/>
            <w:vAlign w:val="center"/>
          </w:tcPr>
          <w:p w14:paraId="62BABCDA">
            <w:pPr>
              <w:pStyle w:val="41"/>
              <w:spacing w:after="0"/>
              <w:ind w:firstLine="0" w:firstLineChars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CAN</w:t>
            </w:r>
            <w:r>
              <w:rPr>
                <w:rFonts w:hint="eastAsia"/>
                <w:sz w:val="21"/>
                <w:szCs w:val="21"/>
              </w:rPr>
              <w:t>总线当前工作的通道</w:t>
            </w:r>
          </w:p>
        </w:tc>
      </w:tr>
      <w:tr w14:paraId="1114DDC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415" w:type="pct"/>
            <w:noWrap w:val="0"/>
            <w:vAlign w:val="center"/>
          </w:tcPr>
          <w:p w14:paraId="723E15E2">
            <w:pPr>
              <w:pStyle w:val="41"/>
              <w:numPr>
                <w:ilvl w:val="0"/>
                <w:numId w:val="16"/>
              </w:numPr>
              <w:spacing w:after="0" w:line="240" w:lineRule="auto"/>
              <w:ind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366" w:type="pct"/>
            <w:noWrap w:val="0"/>
            <w:vAlign w:val="center"/>
          </w:tcPr>
          <w:p w14:paraId="79DD0932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CAN总线复位计数</w:t>
            </w:r>
          </w:p>
        </w:tc>
        <w:tc>
          <w:tcPr>
            <w:tcW w:w="636" w:type="pct"/>
            <w:noWrap w:val="0"/>
            <w:vAlign w:val="center"/>
          </w:tcPr>
          <w:p w14:paraId="2122B60B">
            <w:pPr>
              <w:pStyle w:val="41"/>
              <w:spacing w:after="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uint8</w:t>
            </w:r>
          </w:p>
        </w:tc>
        <w:tc>
          <w:tcPr>
            <w:tcW w:w="2583" w:type="pct"/>
            <w:noWrap w:val="0"/>
            <w:vAlign w:val="center"/>
          </w:tcPr>
          <w:p w14:paraId="6E77A646">
            <w:pPr>
              <w:pStyle w:val="41"/>
              <w:spacing w:after="0"/>
              <w:ind w:firstLine="0" w:firstLineChars="0"/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CAN总线复位的累计次数。每复位一次加一，0~255循环。断电重启后清零</w:t>
            </w:r>
          </w:p>
        </w:tc>
      </w:tr>
      <w:tr w14:paraId="523137C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415" w:type="pct"/>
            <w:noWrap w:val="0"/>
            <w:vAlign w:val="center"/>
          </w:tcPr>
          <w:p w14:paraId="2C08CBEC">
            <w:pPr>
              <w:pStyle w:val="41"/>
              <w:numPr>
                <w:ilvl w:val="0"/>
                <w:numId w:val="16"/>
              </w:numPr>
              <w:spacing w:after="0" w:line="240" w:lineRule="auto"/>
              <w:ind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366" w:type="pct"/>
            <w:noWrap w:val="0"/>
            <w:vAlign w:val="center"/>
          </w:tcPr>
          <w:p w14:paraId="05943216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CAN总线接收错误帧计数</w:t>
            </w:r>
          </w:p>
        </w:tc>
        <w:tc>
          <w:tcPr>
            <w:tcW w:w="636" w:type="pct"/>
            <w:noWrap w:val="0"/>
            <w:vAlign w:val="center"/>
          </w:tcPr>
          <w:p w14:paraId="722E5904">
            <w:pPr>
              <w:pStyle w:val="41"/>
              <w:spacing w:after="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uint8</w:t>
            </w:r>
          </w:p>
        </w:tc>
        <w:tc>
          <w:tcPr>
            <w:tcW w:w="2583" w:type="pct"/>
            <w:noWrap w:val="0"/>
            <w:vAlign w:val="center"/>
          </w:tcPr>
          <w:p w14:paraId="0D73091D">
            <w:pPr>
              <w:pStyle w:val="41"/>
              <w:spacing w:after="0"/>
              <w:ind w:firstLine="0" w:firstLineChars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CAN</w:t>
            </w:r>
            <w:r>
              <w:rPr>
                <w:rFonts w:hint="eastAsia"/>
                <w:sz w:val="21"/>
                <w:szCs w:val="21"/>
              </w:rPr>
              <w:t>总线出现错误的累计次数。每出现一次错误加一，0~255循环。断电重启后清零</w:t>
            </w:r>
          </w:p>
        </w:tc>
      </w:tr>
      <w:tr w14:paraId="1AC0B1C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415" w:type="pct"/>
            <w:noWrap w:val="0"/>
            <w:vAlign w:val="center"/>
          </w:tcPr>
          <w:p w14:paraId="22B677FC">
            <w:pPr>
              <w:pStyle w:val="41"/>
              <w:numPr>
                <w:ilvl w:val="0"/>
                <w:numId w:val="16"/>
              </w:numPr>
              <w:spacing w:after="0" w:line="240" w:lineRule="auto"/>
              <w:ind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366" w:type="pct"/>
            <w:noWrap w:val="0"/>
            <w:vAlign w:val="center"/>
          </w:tcPr>
          <w:p w14:paraId="0B57113F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轮询接收计数</w:t>
            </w:r>
          </w:p>
        </w:tc>
        <w:tc>
          <w:tcPr>
            <w:tcW w:w="636" w:type="pct"/>
            <w:noWrap w:val="0"/>
            <w:vAlign w:val="center"/>
          </w:tcPr>
          <w:p w14:paraId="204280DD">
            <w:pPr>
              <w:pStyle w:val="41"/>
              <w:spacing w:after="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uint8</w:t>
            </w:r>
          </w:p>
        </w:tc>
        <w:tc>
          <w:tcPr>
            <w:tcW w:w="2583" w:type="pct"/>
            <w:noWrap w:val="0"/>
            <w:vAlign w:val="center"/>
          </w:tcPr>
          <w:p w14:paraId="2F913F8A">
            <w:pPr>
              <w:pStyle w:val="41"/>
              <w:spacing w:after="0"/>
              <w:ind w:firstLine="0" w:firstLineChars="0"/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接收到的工程参数采集指令累计次数，每接收到一次指令加一，0~255循环。断电重启后清零</w:t>
            </w:r>
          </w:p>
        </w:tc>
      </w:tr>
      <w:tr w14:paraId="3E25D57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415" w:type="pct"/>
            <w:noWrap w:val="0"/>
            <w:vAlign w:val="center"/>
          </w:tcPr>
          <w:p w14:paraId="327AB934">
            <w:pPr>
              <w:pStyle w:val="41"/>
              <w:numPr>
                <w:ilvl w:val="0"/>
                <w:numId w:val="16"/>
              </w:numPr>
              <w:spacing w:after="0" w:line="240" w:lineRule="auto"/>
              <w:ind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366" w:type="pct"/>
            <w:noWrap w:val="0"/>
            <w:vAlign w:val="center"/>
          </w:tcPr>
          <w:p w14:paraId="68D59D7A">
            <w:pPr>
              <w:spacing w:line="240" w:lineRule="auto"/>
              <w:ind w:firstLine="0" w:firstLineChars="0"/>
              <w:jc w:val="center"/>
              <w:rPr>
                <w:rFonts w:hint="eastAsia"/>
                <w:color w:val="FF0000"/>
                <w:sz w:val="21"/>
                <w:szCs w:val="21"/>
              </w:rPr>
            </w:pPr>
            <w:r>
              <w:rPr>
                <w:sz w:val="21"/>
                <w:szCs w:val="21"/>
              </w:rPr>
              <w:t>指令</w:t>
            </w:r>
            <w:r>
              <w:rPr>
                <w:rFonts w:hint="eastAsia"/>
                <w:sz w:val="21"/>
                <w:szCs w:val="21"/>
              </w:rPr>
              <w:t>接收</w:t>
            </w:r>
            <w:r>
              <w:rPr>
                <w:sz w:val="21"/>
                <w:szCs w:val="21"/>
              </w:rPr>
              <w:t>计数</w:t>
            </w:r>
          </w:p>
        </w:tc>
        <w:tc>
          <w:tcPr>
            <w:tcW w:w="636" w:type="pct"/>
            <w:noWrap w:val="0"/>
            <w:vAlign w:val="center"/>
          </w:tcPr>
          <w:p w14:paraId="11A653E1">
            <w:pPr>
              <w:pStyle w:val="41"/>
              <w:spacing w:after="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uint8</w:t>
            </w:r>
          </w:p>
        </w:tc>
        <w:tc>
          <w:tcPr>
            <w:tcW w:w="2583" w:type="pct"/>
            <w:noWrap w:val="0"/>
            <w:vAlign w:val="center"/>
          </w:tcPr>
          <w:p w14:paraId="4329356F">
            <w:pPr>
              <w:pStyle w:val="41"/>
              <w:spacing w:after="0"/>
              <w:ind w:firstLine="0" w:firstLineChars="0"/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接收到的遥控指令累计次数，每接收到一次指令加一，0~255循环。断电重启后清零</w:t>
            </w:r>
          </w:p>
        </w:tc>
      </w:tr>
      <w:tr w14:paraId="2918153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415" w:type="pct"/>
            <w:noWrap w:val="0"/>
            <w:vAlign w:val="center"/>
          </w:tcPr>
          <w:p w14:paraId="737F0F5D">
            <w:pPr>
              <w:pStyle w:val="41"/>
              <w:numPr>
                <w:ilvl w:val="0"/>
                <w:numId w:val="16"/>
              </w:numPr>
              <w:spacing w:after="0" w:line="240" w:lineRule="auto"/>
              <w:ind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366" w:type="pct"/>
            <w:noWrap w:val="0"/>
            <w:vAlign w:val="center"/>
          </w:tcPr>
          <w:p w14:paraId="1418776F">
            <w:pPr>
              <w:spacing w:line="240" w:lineRule="auto"/>
              <w:ind w:firstLine="0" w:firstLineChars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指令执行计数</w:t>
            </w:r>
          </w:p>
        </w:tc>
        <w:tc>
          <w:tcPr>
            <w:tcW w:w="636" w:type="pct"/>
            <w:noWrap w:val="0"/>
            <w:vAlign w:val="center"/>
          </w:tcPr>
          <w:p w14:paraId="7B874D7A">
            <w:pPr>
              <w:pStyle w:val="41"/>
              <w:spacing w:after="0"/>
              <w:ind w:firstLine="0" w:firstLineChars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uint8</w:t>
            </w:r>
          </w:p>
        </w:tc>
        <w:tc>
          <w:tcPr>
            <w:tcW w:w="2583" w:type="pct"/>
            <w:noWrap w:val="0"/>
            <w:vAlign w:val="center"/>
          </w:tcPr>
          <w:p w14:paraId="34CF5741">
            <w:pPr>
              <w:pStyle w:val="41"/>
              <w:spacing w:after="0"/>
              <w:ind w:firstLine="0" w:firstLineChars="0"/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正确执行的遥控指令累计次数，每执行一次指令加一，0~255循环。断电重启后清零</w:t>
            </w:r>
          </w:p>
        </w:tc>
      </w:tr>
      <w:tr w14:paraId="3BC2EC5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415" w:type="pct"/>
            <w:noWrap w:val="0"/>
            <w:vAlign w:val="center"/>
          </w:tcPr>
          <w:p w14:paraId="4F5D8A68">
            <w:pPr>
              <w:pStyle w:val="41"/>
              <w:numPr>
                <w:ilvl w:val="0"/>
                <w:numId w:val="16"/>
              </w:numPr>
              <w:spacing w:after="0" w:line="240" w:lineRule="auto"/>
              <w:ind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366" w:type="pct"/>
            <w:noWrap w:val="0"/>
            <w:vAlign w:val="center"/>
          </w:tcPr>
          <w:p w14:paraId="3D3AD5F6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向AI控制板发送帧计数</w:t>
            </w:r>
          </w:p>
        </w:tc>
        <w:tc>
          <w:tcPr>
            <w:tcW w:w="636" w:type="pct"/>
            <w:noWrap w:val="0"/>
            <w:vAlign w:val="center"/>
          </w:tcPr>
          <w:p w14:paraId="301B6406">
            <w:pPr>
              <w:pStyle w:val="41"/>
              <w:spacing w:after="0"/>
              <w:ind w:firstLine="0" w:firstLineChars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uint8</w:t>
            </w:r>
          </w:p>
        </w:tc>
        <w:tc>
          <w:tcPr>
            <w:tcW w:w="2583" w:type="pct"/>
            <w:noWrap w:val="0"/>
            <w:vAlign w:val="center"/>
          </w:tcPr>
          <w:p w14:paraId="5017070F">
            <w:pPr>
              <w:pStyle w:val="41"/>
              <w:spacing w:after="0"/>
              <w:ind w:firstLine="0" w:firstLineChars="0"/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AI处理板向AI控制板发送的帧累计次数，每发送一帧加一，0~255循环。断电重启后清零</w:t>
            </w:r>
          </w:p>
        </w:tc>
      </w:tr>
      <w:tr w14:paraId="2C92BEF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415" w:type="pct"/>
            <w:noWrap w:val="0"/>
            <w:vAlign w:val="center"/>
          </w:tcPr>
          <w:p w14:paraId="0048DFC5">
            <w:pPr>
              <w:pStyle w:val="41"/>
              <w:numPr>
                <w:ilvl w:val="0"/>
                <w:numId w:val="16"/>
              </w:numPr>
              <w:spacing w:after="0" w:line="240" w:lineRule="auto"/>
              <w:ind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366" w:type="pct"/>
            <w:noWrap w:val="0"/>
            <w:vAlign w:val="center"/>
          </w:tcPr>
          <w:p w14:paraId="654391E2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从AI控制板接收帧计数</w:t>
            </w:r>
          </w:p>
        </w:tc>
        <w:tc>
          <w:tcPr>
            <w:tcW w:w="636" w:type="pct"/>
            <w:noWrap w:val="0"/>
            <w:vAlign w:val="center"/>
          </w:tcPr>
          <w:p w14:paraId="0DB07CA4">
            <w:pPr>
              <w:pStyle w:val="41"/>
              <w:spacing w:after="0"/>
              <w:ind w:firstLine="0" w:firstLineChars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uint8</w:t>
            </w:r>
          </w:p>
        </w:tc>
        <w:tc>
          <w:tcPr>
            <w:tcW w:w="2583" w:type="pct"/>
            <w:noWrap w:val="0"/>
            <w:vAlign w:val="center"/>
          </w:tcPr>
          <w:p w14:paraId="612D7257">
            <w:pPr>
              <w:pStyle w:val="41"/>
              <w:spacing w:after="0"/>
              <w:ind w:firstLine="0" w:firstLineChars="0"/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AI处理板从AI控制板接收的帧累计次数，每接收一帧加一，0~255循环。断电重启后清零</w:t>
            </w:r>
          </w:p>
        </w:tc>
      </w:tr>
      <w:tr w14:paraId="6696DDE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415" w:type="pct"/>
            <w:noWrap w:val="0"/>
            <w:vAlign w:val="center"/>
          </w:tcPr>
          <w:p w14:paraId="5C88C50F">
            <w:pPr>
              <w:pStyle w:val="41"/>
              <w:numPr>
                <w:ilvl w:val="0"/>
                <w:numId w:val="16"/>
              </w:numPr>
              <w:spacing w:after="0" w:line="240" w:lineRule="auto"/>
              <w:ind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366" w:type="pct"/>
            <w:noWrap w:val="0"/>
            <w:vAlign w:val="center"/>
          </w:tcPr>
          <w:p w14:paraId="178323EF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模组温度</w:t>
            </w:r>
          </w:p>
        </w:tc>
        <w:tc>
          <w:tcPr>
            <w:tcW w:w="636" w:type="pct"/>
            <w:noWrap w:val="0"/>
            <w:vAlign w:val="center"/>
          </w:tcPr>
          <w:p w14:paraId="536D1A6E">
            <w:pPr>
              <w:pStyle w:val="41"/>
              <w:spacing w:after="0"/>
              <w:ind w:firstLine="0" w:firstLineChars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uint16</w:t>
            </w:r>
          </w:p>
        </w:tc>
        <w:tc>
          <w:tcPr>
            <w:tcW w:w="2583" w:type="pct"/>
            <w:noWrap w:val="0"/>
            <w:vAlign w:val="center"/>
          </w:tcPr>
          <w:p w14:paraId="55C4F1A3">
            <w:pPr>
              <w:pStyle w:val="41"/>
              <w:spacing w:after="0"/>
              <w:ind w:firstLine="0" w:firstLineChars="0"/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GPU实时温度</w:t>
            </w:r>
          </w:p>
        </w:tc>
      </w:tr>
      <w:tr w14:paraId="7CB32D9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415" w:type="pct"/>
            <w:noWrap w:val="0"/>
            <w:vAlign w:val="center"/>
          </w:tcPr>
          <w:p w14:paraId="53498D14">
            <w:pPr>
              <w:pStyle w:val="41"/>
              <w:numPr>
                <w:ilvl w:val="0"/>
                <w:numId w:val="16"/>
              </w:numPr>
              <w:spacing w:after="0" w:line="240" w:lineRule="auto"/>
              <w:ind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366" w:type="pct"/>
            <w:noWrap w:val="0"/>
            <w:vAlign w:val="center"/>
          </w:tcPr>
          <w:p w14:paraId="454FBFD3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模组功耗模式</w:t>
            </w:r>
          </w:p>
        </w:tc>
        <w:tc>
          <w:tcPr>
            <w:tcW w:w="636" w:type="pct"/>
            <w:noWrap w:val="0"/>
            <w:vAlign w:val="center"/>
          </w:tcPr>
          <w:p w14:paraId="20F73A81">
            <w:pPr>
              <w:pStyle w:val="41"/>
              <w:spacing w:after="0"/>
              <w:ind w:firstLine="0" w:firstLineChars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uint8</w:t>
            </w:r>
          </w:p>
        </w:tc>
        <w:tc>
          <w:tcPr>
            <w:tcW w:w="2583" w:type="pct"/>
            <w:noWrap w:val="0"/>
            <w:vAlign w:val="center"/>
          </w:tcPr>
          <w:p w14:paraId="0C971802">
            <w:pPr>
              <w:pStyle w:val="41"/>
              <w:spacing w:after="0"/>
              <w:ind w:firstLine="0" w:firstLineChars="0"/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GPU模组当前功耗模式</w:t>
            </w:r>
          </w:p>
        </w:tc>
      </w:tr>
      <w:tr w14:paraId="1746EC6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415" w:type="pct"/>
            <w:noWrap w:val="0"/>
            <w:vAlign w:val="center"/>
          </w:tcPr>
          <w:p w14:paraId="56FB49C4">
            <w:pPr>
              <w:pStyle w:val="41"/>
              <w:numPr>
                <w:ilvl w:val="0"/>
                <w:numId w:val="16"/>
              </w:numPr>
              <w:spacing w:after="0" w:line="240" w:lineRule="auto"/>
              <w:ind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366" w:type="pct"/>
            <w:noWrap w:val="0"/>
            <w:vAlign w:val="center"/>
          </w:tcPr>
          <w:p w14:paraId="13CCC1C5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模组CPU占用率</w:t>
            </w:r>
          </w:p>
        </w:tc>
        <w:tc>
          <w:tcPr>
            <w:tcW w:w="636" w:type="pct"/>
            <w:noWrap w:val="0"/>
            <w:vAlign w:val="center"/>
          </w:tcPr>
          <w:p w14:paraId="4C7880B7">
            <w:pPr>
              <w:pStyle w:val="41"/>
              <w:spacing w:after="0"/>
              <w:ind w:firstLine="0" w:firstLineChars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uint8</w:t>
            </w:r>
          </w:p>
        </w:tc>
        <w:tc>
          <w:tcPr>
            <w:tcW w:w="2583" w:type="pct"/>
            <w:noWrap w:val="0"/>
            <w:vAlign w:val="center"/>
          </w:tcPr>
          <w:p w14:paraId="509F61CD">
            <w:pPr>
              <w:pStyle w:val="41"/>
              <w:spacing w:after="0"/>
              <w:ind w:firstLine="0" w:firstLineChars="0"/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GPU模组的CPU占用率</w:t>
            </w:r>
          </w:p>
        </w:tc>
      </w:tr>
      <w:tr w14:paraId="46B1C89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415" w:type="pct"/>
            <w:noWrap w:val="0"/>
            <w:vAlign w:val="center"/>
          </w:tcPr>
          <w:p w14:paraId="4F7D8C40">
            <w:pPr>
              <w:pStyle w:val="41"/>
              <w:numPr>
                <w:ilvl w:val="0"/>
                <w:numId w:val="16"/>
              </w:numPr>
              <w:spacing w:after="0" w:line="240" w:lineRule="auto"/>
              <w:ind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366" w:type="pct"/>
            <w:noWrap w:val="0"/>
            <w:vAlign w:val="center"/>
          </w:tcPr>
          <w:p w14:paraId="588D9E27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模组内存占用率</w:t>
            </w:r>
          </w:p>
        </w:tc>
        <w:tc>
          <w:tcPr>
            <w:tcW w:w="636" w:type="pct"/>
            <w:noWrap w:val="0"/>
            <w:vAlign w:val="center"/>
          </w:tcPr>
          <w:p w14:paraId="31763E41">
            <w:pPr>
              <w:pStyle w:val="41"/>
              <w:spacing w:after="0"/>
              <w:ind w:firstLine="0" w:firstLineChars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uint8</w:t>
            </w:r>
          </w:p>
        </w:tc>
        <w:tc>
          <w:tcPr>
            <w:tcW w:w="2583" w:type="pct"/>
            <w:noWrap w:val="0"/>
            <w:vAlign w:val="center"/>
          </w:tcPr>
          <w:p w14:paraId="6D59426B">
            <w:pPr>
              <w:pStyle w:val="41"/>
              <w:spacing w:after="0"/>
              <w:ind w:firstLine="0" w:firstLineChars="0"/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GPU模组的内存占用率</w:t>
            </w:r>
          </w:p>
        </w:tc>
      </w:tr>
      <w:tr w14:paraId="7E9F04C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415" w:type="pct"/>
            <w:noWrap w:val="0"/>
            <w:vAlign w:val="center"/>
          </w:tcPr>
          <w:p w14:paraId="630E9757">
            <w:pPr>
              <w:pStyle w:val="41"/>
              <w:numPr>
                <w:ilvl w:val="0"/>
                <w:numId w:val="16"/>
              </w:numPr>
              <w:spacing w:after="0" w:line="240" w:lineRule="auto"/>
              <w:ind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366" w:type="pct"/>
            <w:noWrap w:val="0"/>
            <w:vAlign w:val="center"/>
          </w:tcPr>
          <w:p w14:paraId="7D346DFA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模组存储占用率</w:t>
            </w:r>
          </w:p>
        </w:tc>
        <w:tc>
          <w:tcPr>
            <w:tcW w:w="636" w:type="pct"/>
            <w:noWrap w:val="0"/>
            <w:vAlign w:val="center"/>
          </w:tcPr>
          <w:p w14:paraId="2D2A87CD">
            <w:pPr>
              <w:pStyle w:val="41"/>
              <w:spacing w:after="0"/>
              <w:ind w:firstLine="0" w:firstLineChars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uint8</w:t>
            </w:r>
          </w:p>
        </w:tc>
        <w:tc>
          <w:tcPr>
            <w:tcW w:w="2583" w:type="pct"/>
            <w:noWrap w:val="0"/>
            <w:vAlign w:val="center"/>
          </w:tcPr>
          <w:p w14:paraId="6E86A48C">
            <w:pPr>
              <w:pStyle w:val="41"/>
              <w:spacing w:after="0"/>
              <w:ind w:firstLine="0" w:firstLineChars="0"/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GPU模组的内部存储占用率</w:t>
            </w:r>
          </w:p>
        </w:tc>
      </w:tr>
      <w:tr w14:paraId="2D12708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415" w:type="pct"/>
            <w:noWrap w:val="0"/>
            <w:vAlign w:val="center"/>
          </w:tcPr>
          <w:p w14:paraId="7CB636F3">
            <w:pPr>
              <w:pStyle w:val="41"/>
              <w:numPr>
                <w:ilvl w:val="0"/>
                <w:numId w:val="16"/>
              </w:numPr>
              <w:spacing w:after="0" w:line="240" w:lineRule="auto"/>
              <w:ind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366" w:type="pct"/>
            <w:noWrap w:val="0"/>
            <w:vAlign w:val="center"/>
          </w:tcPr>
          <w:p w14:paraId="1142D132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外部存储占用率</w:t>
            </w:r>
          </w:p>
        </w:tc>
        <w:tc>
          <w:tcPr>
            <w:tcW w:w="636" w:type="pct"/>
            <w:noWrap w:val="0"/>
            <w:vAlign w:val="center"/>
          </w:tcPr>
          <w:p w14:paraId="0B74D56C">
            <w:pPr>
              <w:pStyle w:val="41"/>
              <w:spacing w:after="0"/>
              <w:ind w:firstLine="0" w:firstLineChars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uint8</w:t>
            </w:r>
          </w:p>
        </w:tc>
        <w:tc>
          <w:tcPr>
            <w:tcW w:w="2583" w:type="pct"/>
            <w:noWrap w:val="0"/>
            <w:vAlign w:val="center"/>
          </w:tcPr>
          <w:p w14:paraId="0AEEBD67">
            <w:pPr>
              <w:pStyle w:val="41"/>
              <w:spacing w:after="0"/>
              <w:ind w:firstLine="0" w:firstLineChars="0"/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GPU模组的外部存储占用率</w:t>
            </w:r>
          </w:p>
        </w:tc>
      </w:tr>
      <w:tr w14:paraId="4B3A0CC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415" w:type="pct"/>
            <w:noWrap w:val="0"/>
            <w:vAlign w:val="center"/>
          </w:tcPr>
          <w:p w14:paraId="2D819F61">
            <w:pPr>
              <w:pStyle w:val="41"/>
              <w:numPr>
                <w:ilvl w:val="0"/>
                <w:numId w:val="16"/>
              </w:numPr>
              <w:spacing w:after="0" w:line="240" w:lineRule="auto"/>
              <w:ind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366" w:type="pct"/>
            <w:noWrap w:val="0"/>
            <w:vAlign w:val="center"/>
          </w:tcPr>
          <w:p w14:paraId="026B72B0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模组温度</w:t>
            </w:r>
          </w:p>
        </w:tc>
        <w:tc>
          <w:tcPr>
            <w:tcW w:w="636" w:type="pct"/>
            <w:noWrap w:val="0"/>
            <w:vAlign w:val="center"/>
          </w:tcPr>
          <w:p w14:paraId="1CEE6C36">
            <w:pPr>
              <w:pStyle w:val="41"/>
              <w:spacing w:after="0"/>
              <w:ind w:firstLine="0" w:firstLineChars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uint16</w:t>
            </w:r>
          </w:p>
        </w:tc>
        <w:tc>
          <w:tcPr>
            <w:tcW w:w="2583" w:type="pct"/>
            <w:noWrap w:val="0"/>
            <w:vAlign w:val="center"/>
          </w:tcPr>
          <w:p w14:paraId="4CA46D93">
            <w:pPr>
              <w:pStyle w:val="41"/>
              <w:spacing w:after="0"/>
              <w:ind w:firstLine="0" w:firstLineChars="0"/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GPU模组的温度值</w:t>
            </w:r>
          </w:p>
        </w:tc>
      </w:tr>
      <w:tr w14:paraId="09E74C8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415" w:type="pct"/>
            <w:noWrap w:val="0"/>
            <w:vAlign w:val="center"/>
          </w:tcPr>
          <w:p w14:paraId="7B0E712B">
            <w:pPr>
              <w:pStyle w:val="41"/>
              <w:numPr>
                <w:ilvl w:val="0"/>
                <w:numId w:val="16"/>
              </w:numPr>
              <w:spacing w:after="0" w:line="240" w:lineRule="auto"/>
              <w:ind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366" w:type="pct"/>
            <w:noWrap w:val="0"/>
            <w:vAlign w:val="center"/>
          </w:tcPr>
          <w:p w14:paraId="388F94C9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数传状态</w:t>
            </w:r>
          </w:p>
        </w:tc>
        <w:tc>
          <w:tcPr>
            <w:tcW w:w="636" w:type="pct"/>
            <w:noWrap w:val="0"/>
            <w:vAlign w:val="center"/>
          </w:tcPr>
          <w:p w14:paraId="2146815D">
            <w:pPr>
              <w:pStyle w:val="41"/>
              <w:spacing w:after="0"/>
              <w:ind w:firstLine="0" w:firstLineChars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uint8</w:t>
            </w:r>
          </w:p>
        </w:tc>
        <w:tc>
          <w:tcPr>
            <w:tcW w:w="2583" w:type="pct"/>
            <w:noWrap w:val="0"/>
            <w:vAlign w:val="center"/>
          </w:tcPr>
          <w:p w14:paraId="5345AC49">
            <w:pPr>
              <w:pStyle w:val="41"/>
              <w:spacing w:after="0"/>
              <w:ind w:firstLine="0" w:firstLineChars="0"/>
              <w:jc w:val="left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数传功能当前状态，默认为“停止”，根据遥控指令显示相应状态。数传是指通过通信机向地面下传日志文件、图像文件、APP处理结果等，或接收通信机的图像数据、AIS数据等</w:t>
            </w:r>
          </w:p>
        </w:tc>
      </w:tr>
      <w:tr w14:paraId="0BD6C0B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415" w:type="pct"/>
            <w:noWrap w:val="0"/>
            <w:vAlign w:val="center"/>
          </w:tcPr>
          <w:p w14:paraId="6C2ED1F0">
            <w:pPr>
              <w:pStyle w:val="41"/>
              <w:numPr>
                <w:ilvl w:val="0"/>
                <w:numId w:val="16"/>
              </w:numPr>
              <w:spacing w:after="0" w:line="240" w:lineRule="auto"/>
              <w:ind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366" w:type="pct"/>
            <w:noWrap w:val="0"/>
            <w:vAlign w:val="center"/>
          </w:tcPr>
          <w:p w14:paraId="31E6F79D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从通信机接收数据帧计数</w:t>
            </w:r>
          </w:p>
        </w:tc>
        <w:tc>
          <w:tcPr>
            <w:tcW w:w="636" w:type="pct"/>
            <w:noWrap w:val="0"/>
            <w:vAlign w:val="center"/>
          </w:tcPr>
          <w:p w14:paraId="639531C5">
            <w:pPr>
              <w:pStyle w:val="41"/>
              <w:spacing w:after="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uint24</w:t>
            </w:r>
          </w:p>
        </w:tc>
        <w:tc>
          <w:tcPr>
            <w:tcW w:w="2583" w:type="pct"/>
            <w:noWrap w:val="0"/>
            <w:vAlign w:val="center"/>
          </w:tcPr>
          <w:p w14:paraId="799E7ED2">
            <w:pPr>
              <w:pStyle w:val="41"/>
              <w:spacing w:after="0"/>
              <w:ind w:firstLine="0" w:firstLineChars="0"/>
              <w:jc w:val="left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同“RS422接收帧计数”</w:t>
            </w:r>
          </w:p>
        </w:tc>
      </w:tr>
      <w:tr w14:paraId="687D7EA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415" w:type="pct"/>
            <w:noWrap w:val="0"/>
            <w:vAlign w:val="center"/>
          </w:tcPr>
          <w:p w14:paraId="65ECBE08">
            <w:pPr>
              <w:pStyle w:val="41"/>
              <w:numPr>
                <w:ilvl w:val="0"/>
                <w:numId w:val="16"/>
              </w:numPr>
              <w:spacing w:after="0" w:line="240" w:lineRule="auto"/>
              <w:ind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366" w:type="pct"/>
            <w:noWrap w:val="0"/>
            <w:vAlign w:val="center"/>
          </w:tcPr>
          <w:p w14:paraId="7F8EB223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向通信机发送数据帧计数</w:t>
            </w:r>
          </w:p>
        </w:tc>
        <w:tc>
          <w:tcPr>
            <w:tcW w:w="636" w:type="pct"/>
            <w:noWrap w:val="0"/>
            <w:vAlign w:val="center"/>
          </w:tcPr>
          <w:p w14:paraId="3B2559A0">
            <w:pPr>
              <w:pStyle w:val="41"/>
              <w:spacing w:after="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uint24</w:t>
            </w:r>
          </w:p>
        </w:tc>
        <w:tc>
          <w:tcPr>
            <w:tcW w:w="2583" w:type="pct"/>
            <w:noWrap w:val="0"/>
            <w:vAlign w:val="center"/>
          </w:tcPr>
          <w:p w14:paraId="254509A4">
            <w:pPr>
              <w:pStyle w:val="41"/>
              <w:spacing w:after="0"/>
              <w:ind w:firstLine="0" w:firstLineChars="0"/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同“RS422发送帧计数”</w:t>
            </w:r>
          </w:p>
        </w:tc>
      </w:tr>
      <w:tr w14:paraId="7CFACD5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415" w:type="pct"/>
            <w:noWrap w:val="0"/>
            <w:vAlign w:val="center"/>
          </w:tcPr>
          <w:p w14:paraId="72EC11B7">
            <w:pPr>
              <w:pStyle w:val="41"/>
              <w:numPr>
                <w:ilvl w:val="0"/>
                <w:numId w:val="16"/>
              </w:numPr>
              <w:spacing w:after="0" w:line="240" w:lineRule="auto"/>
              <w:ind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366" w:type="pct"/>
            <w:noWrap w:val="0"/>
            <w:vAlign w:val="center"/>
          </w:tcPr>
          <w:p w14:paraId="572F12B0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上注通道</w:t>
            </w:r>
          </w:p>
        </w:tc>
        <w:tc>
          <w:tcPr>
            <w:tcW w:w="636" w:type="pct"/>
            <w:noWrap w:val="0"/>
            <w:vAlign w:val="center"/>
          </w:tcPr>
          <w:p w14:paraId="0B45ACD3">
            <w:pPr>
              <w:pStyle w:val="41"/>
              <w:spacing w:after="0"/>
              <w:ind w:firstLine="0" w:firstLineChars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uint8</w:t>
            </w:r>
          </w:p>
        </w:tc>
        <w:tc>
          <w:tcPr>
            <w:tcW w:w="2583" w:type="pct"/>
            <w:noWrap w:val="0"/>
            <w:vAlign w:val="center"/>
          </w:tcPr>
          <w:p w14:paraId="4DF2A3BA">
            <w:pPr>
              <w:pStyle w:val="41"/>
              <w:spacing w:after="0"/>
              <w:ind w:firstLine="0" w:firstLineChars="0"/>
              <w:jc w:val="left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数据上注的链路，默认为“测控链路”，根据遥控指令显示相应状态。“测控链路”是指通过星务CAN总线的程序上注帧上注文件；“通信链路”是指通过通信机RS422上注文件</w:t>
            </w:r>
          </w:p>
        </w:tc>
      </w:tr>
      <w:tr w14:paraId="6038F1D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415" w:type="pct"/>
            <w:noWrap w:val="0"/>
            <w:vAlign w:val="center"/>
          </w:tcPr>
          <w:p w14:paraId="7982554C">
            <w:pPr>
              <w:pStyle w:val="41"/>
              <w:numPr>
                <w:ilvl w:val="0"/>
                <w:numId w:val="16"/>
              </w:numPr>
              <w:spacing w:after="0" w:line="240" w:lineRule="auto"/>
              <w:ind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366" w:type="pct"/>
            <w:noWrap w:val="0"/>
            <w:vAlign w:val="center"/>
          </w:tcPr>
          <w:p w14:paraId="432F7C4B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上注状态</w:t>
            </w:r>
          </w:p>
        </w:tc>
        <w:tc>
          <w:tcPr>
            <w:tcW w:w="636" w:type="pct"/>
            <w:noWrap w:val="0"/>
            <w:vAlign w:val="center"/>
          </w:tcPr>
          <w:p w14:paraId="23611030">
            <w:pPr>
              <w:pStyle w:val="41"/>
              <w:spacing w:after="0"/>
              <w:ind w:firstLine="0" w:firstLineChars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uint8</w:t>
            </w:r>
          </w:p>
        </w:tc>
        <w:tc>
          <w:tcPr>
            <w:tcW w:w="2583" w:type="pct"/>
            <w:noWrap w:val="0"/>
            <w:vAlign w:val="center"/>
          </w:tcPr>
          <w:p w14:paraId="020F78A5">
            <w:pPr>
              <w:pStyle w:val="41"/>
              <w:spacing w:after="0"/>
              <w:ind w:firstLine="0" w:firstLineChars="0"/>
              <w:jc w:val="left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数据上注的状态，默认为“软件上注结束”，根据遥控指令显示相应状态</w:t>
            </w:r>
          </w:p>
        </w:tc>
      </w:tr>
      <w:tr w14:paraId="4B7D897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415" w:type="pct"/>
            <w:noWrap w:val="0"/>
            <w:vAlign w:val="center"/>
          </w:tcPr>
          <w:p w14:paraId="6DE05A4E">
            <w:pPr>
              <w:pStyle w:val="41"/>
              <w:numPr>
                <w:ilvl w:val="0"/>
                <w:numId w:val="16"/>
              </w:numPr>
              <w:spacing w:after="0" w:line="240" w:lineRule="auto"/>
              <w:ind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366" w:type="pct"/>
            <w:noWrap w:val="0"/>
            <w:vAlign w:val="center"/>
          </w:tcPr>
          <w:p w14:paraId="567CE081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接收上注帧计数</w:t>
            </w:r>
          </w:p>
        </w:tc>
        <w:tc>
          <w:tcPr>
            <w:tcW w:w="636" w:type="pct"/>
            <w:noWrap w:val="0"/>
            <w:vAlign w:val="center"/>
          </w:tcPr>
          <w:p w14:paraId="0D3F7E38">
            <w:pPr>
              <w:pStyle w:val="41"/>
              <w:spacing w:after="0"/>
              <w:ind w:firstLine="0" w:firstLineChars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uint</w:t>
            </w:r>
            <w:r>
              <w:rPr>
                <w:rFonts w:hint="eastAsia"/>
                <w:sz w:val="21"/>
                <w:szCs w:val="21"/>
              </w:rPr>
              <w:t>24</w:t>
            </w:r>
          </w:p>
        </w:tc>
        <w:tc>
          <w:tcPr>
            <w:tcW w:w="2583" w:type="pct"/>
            <w:noWrap w:val="0"/>
            <w:vAlign w:val="center"/>
          </w:tcPr>
          <w:p w14:paraId="51C03E10">
            <w:pPr>
              <w:pStyle w:val="41"/>
              <w:spacing w:after="0"/>
              <w:ind w:firstLine="0" w:firstLineChars="0"/>
              <w:jc w:val="left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接收到的上注帧累计次数，每接收一帧加一，0~</w:t>
            </w:r>
            <w:r>
              <w:rPr>
                <w:sz w:val="21"/>
                <w:szCs w:val="21"/>
              </w:rPr>
              <w:t>16777215</w:t>
            </w:r>
            <w:r>
              <w:rPr>
                <w:rFonts w:hint="eastAsia"/>
                <w:sz w:val="21"/>
                <w:szCs w:val="21"/>
              </w:rPr>
              <w:t>循环。每执行一次上注任务，计数从零开始累加。若上注通道为“测控链路”，一帧上注帧指的是一帧CAN总线程序上注帧（复合帧，包括30个单帧）；若上注通道为“通信链路”，一帧上注帧指的是一帧RS422上注数据帧</w:t>
            </w:r>
          </w:p>
        </w:tc>
      </w:tr>
      <w:tr w14:paraId="6BBC427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415" w:type="pct"/>
            <w:noWrap w:val="0"/>
            <w:vAlign w:val="center"/>
          </w:tcPr>
          <w:p w14:paraId="68CF52C8">
            <w:pPr>
              <w:pStyle w:val="41"/>
              <w:numPr>
                <w:ilvl w:val="0"/>
                <w:numId w:val="16"/>
              </w:numPr>
              <w:spacing w:after="0" w:line="240" w:lineRule="auto"/>
              <w:ind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366" w:type="pct"/>
            <w:noWrap w:val="0"/>
            <w:vAlign w:val="center"/>
          </w:tcPr>
          <w:p w14:paraId="752F6CC9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上注帧错误计数</w:t>
            </w:r>
          </w:p>
        </w:tc>
        <w:tc>
          <w:tcPr>
            <w:tcW w:w="636" w:type="pct"/>
            <w:noWrap w:val="0"/>
            <w:vAlign w:val="center"/>
          </w:tcPr>
          <w:p w14:paraId="6078FE00">
            <w:pPr>
              <w:pStyle w:val="41"/>
              <w:spacing w:after="0"/>
              <w:ind w:firstLine="0" w:firstLineChars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uint</w:t>
            </w:r>
            <w:r>
              <w:rPr>
                <w:rFonts w:hint="eastAsia"/>
                <w:sz w:val="21"/>
                <w:szCs w:val="21"/>
              </w:rPr>
              <w:t>24</w:t>
            </w:r>
          </w:p>
        </w:tc>
        <w:tc>
          <w:tcPr>
            <w:tcW w:w="2583" w:type="pct"/>
            <w:noWrap w:val="0"/>
            <w:vAlign w:val="center"/>
          </w:tcPr>
          <w:p w14:paraId="6C557E4D">
            <w:pPr>
              <w:pStyle w:val="41"/>
              <w:spacing w:after="0"/>
              <w:ind w:firstLine="0" w:firstLineChars="0"/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接收到的上注帧错误累计次数，包括丢帧、帧校验错误等，每少一帧加一，0~</w:t>
            </w:r>
            <w:r>
              <w:rPr>
                <w:sz w:val="21"/>
                <w:szCs w:val="21"/>
              </w:rPr>
              <w:t>16777215</w:t>
            </w:r>
            <w:r>
              <w:rPr>
                <w:rFonts w:hint="eastAsia"/>
                <w:sz w:val="21"/>
                <w:szCs w:val="21"/>
              </w:rPr>
              <w:t>循环。每执行一次上注任务，计数从零开始累加</w:t>
            </w:r>
          </w:p>
        </w:tc>
      </w:tr>
      <w:tr w14:paraId="60320C0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415" w:type="pct"/>
            <w:noWrap w:val="0"/>
            <w:vAlign w:val="center"/>
          </w:tcPr>
          <w:p w14:paraId="7E3FC6AD">
            <w:pPr>
              <w:pStyle w:val="41"/>
              <w:numPr>
                <w:ilvl w:val="0"/>
                <w:numId w:val="16"/>
              </w:numPr>
              <w:spacing w:after="0" w:line="240" w:lineRule="auto"/>
              <w:ind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366" w:type="pct"/>
            <w:noWrap w:val="0"/>
            <w:vAlign w:val="center"/>
          </w:tcPr>
          <w:p w14:paraId="338ACCE4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上注帧错误序号</w:t>
            </w:r>
          </w:p>
        </w:tc>
        <w:tc>
          <w:tcPr>
            <w:tcW w:w="636" w:type="pct"/>
            <w:noWrap w:val="0"/>
            <w:vAlign w:val="center"/>
          </w:tcPr>
          <w:p w14:paraId="6D74D259">
            <w:pPr>
              <w:pStyle w:val="41"/>
              <w:spacing w:after="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uint24</w:t>
            </w:r>
          </w:p>
        </w:tc>
        <w:tc>
          <w:tcPr>
            <w:tcW w:w="2583" w:type="pct"/>
            <w:noWrap w:val="0"/>
            <w:vAlign w:val="center"/>
          </w:tcPr>
          <w:p w14:paraId="262A1697">
            <w:pPr>
              <w:pStyle w:val="41"/>
              <w:spacing w:after="0"/>
              <w:ind w:firstLine="0" w:firstLineChars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上注错误帧序号，包括丢帧、帧校验错误等。循环显示。每执行一次上注任务，序号从新排列。</w:t>
            </w:r>
          </w:p>
          <w:p w14:paraId="65E736CF">
            <w:pPr>
              <w:pStyle w:val="41"/>
              <w:spacing w:after="0"/>
              <w:ind w:firstLine="0" w:firstLineChars="0"/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例如，若1、3、5帧错误，则接收到第一次工程参数采集指令时返回“1”，接收到第二次工程参数采集指令时返回“3”，接收到第三次工程参数采集指令时返回“5”，接收到第四次工程参数采集指令时返回“1”，以此类推</w:t>
            </w:r>
          </w:p>
        </w:tc>
      </w:tr>
      <w:tr w14:paraId="39D8529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415" w:type="pct"/>
            <w:noWrap w:val="0"/>
            <w:vAlign w:val="center"/>
          </w:tcPr>
          <w:p w14:paraId="1286223E">
            <w:pPr>
              <w:pStyle w:val="41"/>
              <w:numPr>
                <w:ilvl w:val="0"/>
                <w:numId w:val="16"/>
              </w:numPr>
              <w:spacing w:after="0" w:line="240" w:lineRule="auto"/>
              <w:ind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366" w:type="pct"/>
            <w:noWrap w:val="0"/>
            <w:vAlign w:val="center"/>
          </w:tcPr>
          <w:p w14:paraId="5F186AB9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AIS文件计数</w:t>
            </w:r>
          </w:p>
        </w:tc>
        <w:tc>
          <w:tcPr>
            <w:tcW w:w="636" w:type="pct"/>
            <w:noWrap w:val="0"/>
            <w:vAlign w:val="center"/>
          </w:tcPr>
          <w:p w14:paraId="338CD28A">
            <w:pPr>
              <w:pStyle w:val="41"/>
              <w:spacing w:after="0"/>
              <w:ind w:firstLine="0" w:firstLineChars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uint8</w:t>
            </w:r>
          </w:p>
        </w:tc>
        <w:tc>
          <w:tcPr>
            <w:tcW w:w="2583" w:type="pct"/>
            <w:noWrap w:val="0"/>
            <w:vAlign w:val="center"/>
          </w:tcPr>
          <w:p w14:paraId="2D96E6EB">
            <w:pPr>
              <w:pStyle w:val="41"/>
              <w:spacing w:after="0"/>
              <w:ind w:firstLine="0" w:firstLineChars="0"/>
              <w:jc w:val="left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保存的AIS文件数量</w:t>
            </w:r>
          </w:p>
        </w:tc>
      </w:tr>
      <w:tr w14:paraId="192433D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415" w:type="pct"/>
            <w:noWrap w:val="0"/>
            <w:vAlign w:val="center"/>
          </w:tcPr>
          <w:p w14:paraId="19B11E67">
            <w:pPr>
              <w:pStyle w:val="41"/>
              <w:numPr>
                <w:ilvl w:val="0"/>
                <w:numId w:val="16"/>
              </w:numPr>
              <w:spacing w:after="0" w:line="240" w:lineRule="auto"/>
              <w:ind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366" w:type="pct"/>
            <w:noWrap w:val="0"/>
            <w:vAlign w:val="center"/>
          </w:tcPr>
          <w:p w14:paraId="26936BCB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多光谱L0级图像文件计数</w:t>
            </w:r>
          </w:p>
        </w:tc>
        <w:tc>
          <w:tcPr>
            <w:tcW w:w="636" w:type="pct"/>
            <w:noWrap w:val="0"/>
            <w:vAlign w:val="center"/>
          </w:tcPr>
          <w:p w14:paraId="5F0A0BF1">
            <w:pPr>
              <w:pStyle w:val="41"/>
              <w:spacing w:after="0"/>
              <w:ind w:firstLine="0" w:firstLineChars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uint8</w:t>
            </w:r>
          </w:p>
        </w:tc>
        <w:tc>
          <w:tcPr>
            <w:tcW w:w="2583" w:type="pct"/>
            <w:noWrap w:val="0"/>
            <w:vAlign w:val="center"/>
          </w:tcPr>
          <w:p w14:paraId="0B3E7C2A">
            <w:pPr>
              <w:pStyle w:val="41"/>
              <w:spacing w:after="0"/>
              <w:ind w:firstLine="0" w:firstLineChars="0"/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保存的多光谱L0级图像文件数量</w:t>
            </w:r>
          </w:p>
        </w:tc>
      </w:tr>
      <w:tr w14:paraId="7481463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415" w:type="pct"/>
            <w:noWrap w:val="0"/>
            <w:vAlign w:val="center"/>
          </w:tcPr>
          <w:p w14:paraId="423FA235">
            <w:pPr>
              <w:pStyle w:val="41"/>
              <w:numPr>
                <w:ilvl w:val="0"/>
                <w:numId w:val="16"/>
              </w:numPr>
              <w:spacing w:after="0" w:line="240" w:lineRule="auto"/>
              <w:ind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366" w:type="pct"/>
            <w:noWrap w:val="0"/>
            <w:vAlign w:val="center"/>
          </w:tcPr>
          <w:p w14:paraId="587427FE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多光谱L2级图像文件计数</w:t>
            </w:r>
          </w:p>
        </w:tc>
        <w:tc>
          <w:tcPr>
            <w:tcW w:w="636" w:type="pct"/>
            <w:noWrap w:val="0"/>
            <w:vAlign w:val="center"/>
          </w:tcPr>
          <w:p w14:paraId="0B3297B8">
            <w:pPr>
              <w:pStyle w:val="41"/>
              <w:spacing w:after="0"/>
              <w:ind w:firstLine="0" w:firstLineChars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uint8</w:t>
            </w:r>
          </w:p>
        </w:tc>
        <w:tc>
          <w:tcPr>
            <w:tcW w:w="2583" w:type="pct"/>
            <w:noWrap w:val="0"/>
            <w:vAlign w:val="center"/>
          </w:tcPr>
          <w:p w14:paraId="1B802C84">
            <w:pPr>
              <w:pStyle w:val="41"/>
              <w:spacing w:after="0"/>
              <w:ind w:firstLine="0" w:firstLineChars="0"/>
              <w:jc w:val="left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保存的多光谱L2级图像文件数量</w:t>
            </w:r>
          </w:p>
        </w:tc>
      </w:tr>
      <w:tr w14:paraId="1CAB707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415" w:type="pct"/>
            <w:noWrap w:val="0"/>
            <w:vAlign w:val="center"/>
          </w:tcPr>
          <w:p w14:paraId="15F97753">
            <w:pPr>
              <w:pStyle w:val="41"/>
              <w:numPr>
                <w:ilvl w:val="0"/>
                <w:numId w:val="16"/>
              </w:numPr>
              <w:spacing w:after="0" w:line="240" w:lineRule="auto"/>
              <w:ind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366" w:type="pct"/>
            <w:noWrap w:val="0"/>
            <w:vAlign w:val="center"/>
          </w:tcPr>
          <w:p w14:paraId="33DD325A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红外图像文件计数</w:t>
            </w:r>
          </w:p>
        </w:tc>
        <w:tc>
          <w:tcPr>
            <w:tcW w:w="636" w:type="pct"/>
            <w:noWrap w:val="0"/>
            <w:vAlign w:val="center"/>
          </w:tcPr>
          <w:p w14:paraId="767950D0">
            <w:pPr>
              <w:pStyle w:val="41"/>
              <w:spacing w:after="0"/>
              <w:ind w:firstLine="0" w:firstLineChars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uint8</w:t>
            </w:r>
          </w:p>
        </w:tc>
        <w:tc>
          <w:tcPr>
            <w:tcW w:w="2583" w:type="pct"/>
            <w:noWrap w:val="0"/>
            <w:vAlign w:val="center"/>
          </w:tcPr>
          <w:p w14:paraId="28AC05A5">
            <w:pPr>
              <w:pStyle w:val="41"/>
              <w:spacing w:after="0"/>
              <w:ind w:firstLine="0" w:firstLineChars="0"/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保存的红外图像文件数量</w:t>
            </w:r>
          </w:p>
        </w:tc>
      </w:tr>
      <w:tr w14:paraId="7E95786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415" w:type="pct"/>
            <w:noWrap w:val="0"/>
            <w:vAlign w:val="center"/>
          </w:tcPr>
          <w:p w14:paraId="74E757D7">
            <w:pPr>
              <w:pStyle w:val="41"/>
              <w:numPr>
                <w:ilvl w:val="0"/>
                <w:numId w:val="16"/>
              </w:numPr>
              <w:spacing w:after="0" w:line="240" w:lineRule="auto"/>
              <w:ind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366" w:type="pct"/>
            <w:noWrap w:val="0"/>
            <w:vAlign w:val="center"/>
          </w:tcPr>
          <w:p w14:paraId="68DC7979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任务编号</w:t>
            </w:r>
          </w:p>
        </w:tc>
        <w:tc>
          <w:tcPr>
            <w:tcW w:w="636" w:type="pct"/>
            <w:noWrap w:val="0"/>
            <w:vAlign w:val="center"/>
          </w:tcPr>
          <w:p w14:paraId="6BF6907E">
            <w:pPr>
              <w:pStyle w:val="41"/>
              <w:spacing w:after="0"/>
              <w:ind w:firstLine="0" w:firstLineChars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uint8</w:t>
            </w:r>
          </w:p>
        </w:tc>
        <w:tc>
          <w:tcPr>
            <w:tcW w:w="2583" w:type="pct"/>
            <w:noWrap w:val="0"/>
            <w:vAlign w:val="center"/>
          </w:tcPr>
          <w:p w14:paraId="1D117FFD">
            <w:pPr>
              <w:pStyle w:val="41"/>
              <w:spacing w:after="0"/>
              <w:ind w:firstLine="0" w:firstLineChars="0"/>
              <w:jc w:val="left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当前正在执行的在轨任务编号</w:t>
            </w:r>
          </w:p>
        </w:tc>
      </w:tr>
      <w:tr w14:paraId="2365833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415" w:type="pct"/>
            <w:noWrap w:val="0"/>
            <w:vAlign w:val="center"/>
          </w:tcPr>
          <w:p w14:paraId="22C91991">
            <w:pPr>
              <w:pStyle w:val="41"/>
              <w:numPr>
                <w:ilvl w:val="0"/>
                <w:numId w:val="16"/>
              </w:numPr>
              <w:spacing w:after="0" w:line="240" w:lineRule="auto"/>
              <w:ind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366" w:type="pct"/>
            <w:noWrap w:val="0"/>
            <w:vAlign w:val="center"/>
          </w:tcPr>
          <w:p w14:paraId="139504A7">
            <w:pPr>
              <w:pStyle w:val="99"/>
              <w:rPr>
                <w:rFonts w:hint="eastAsia"/>
              </w:rPr>
            </w:pPr>
            <w:r>
              <w:rPr>
                <w:rFonts w:hint="eastAsia"/>
                <w:kern w:val="0"/>
              </w:rPr>
              <w:t>软件版本号X</w:t>
            </w:r>
          </w:p>
        </w:tc>
        <w:tc>
          <w:tcPr>
            <w:tcW w:w="636" w:type="pct"/>
            <w:noWrap w:val="0"/>
            <w:vAlign w:val="top"/>
          </w:tcPr>
          <w:p w14:paraId="0A2D6738">
            <w:pPr>
              <w:pStyle w:val="41"/>
              <w:spacing w:after="0"/>
              <w:ind w:firstLine="0" w:firstLineChars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uint8</w:t>
            </w:r>
          </w:p>
        </w:tc>
        <w:tc>
          <w:tcPr>
            <w:tcW w:w="2583" w:type="pct"/>
            <w:noWrap w:val="0"/>
            <w:vAlign w:val="center"/>
          </w:tcPr>
          <w:p w14:paraId="7F3C8B1B">
            <w:pPr>
              <w:pStyle w:val="41"/>
              <w:spacing w:after="0"/>
              <w:ind w:firstLine="0" w:firstLineChars="0"/>
              <w:jc w:val="left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平台软件版本号X.Y中的X</w:t>
            </w:r>
          </w:p>
        </w:tc>
      </w:tr>
      <w:tr w14:paraId="3EAE1FA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415" w:type="pct"/>
            <w:noWrap w:val="0"/>
            <w:vAlign w:val="center"/>
          </w:tcPr>
          <w:p w14:paraId="71C547D6">
            <w:pPr>
              <w:pStyle w:val="41"/>
              <w:numPr>
                <w:ilvl w:val="0"/>
                <w:numId w:val="16"/>
              </w:numPr>
              <w:spacing w:after="0" w:line="240" w:lineRule="auto"/>
              <w:ind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366" w:type="pct"/>
            <w:noWrap w:val="0"/>
            <w:vAlign w:val="center"/>
          </w:tcPr>
          <w:p w14:paraId="5B0FECD2">
            <w:pPr>
              <w:pStyle w:val="99"/>
              <w:rPr>
                <w:rFonts w:hint="eastAsia"/>
              </w:rPr>
            </w:pPr>
            <w:r>
              <w:rPr>
                <w:rFonts w:hint="eastAsia"/>
                <w:kern w:val="0"/>
              </w:rPr>
              <w:t>软件版本号Y</w:t>
            </w:r>
          </w:p>
        </w:tc>
        <w:tc>
          <w:tcPr>
            <w:tcW w:w="636" w:type="pct"/>
            <w:noWrap w:val="0"/>
            <w:vAlign w:val="top"/>
          </w:tcPr>
          <w:p w14:paraId="70264169">
            <w:pPr>
              <w:pStyle w:val="41"/>
              <w:spacing w:after="0"/>
              <w:ind w:firstLine="0" w:firstLineChars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uint8</w:t>
            </w:r>
          </w:p>
        </w:tc>
        <w:tc>
          <w:tcPr>
            <w:tcW w:w="2583" w:type="pct"/>
            <w:noWrap w:val="0"/>
            <w:vAlign w:val="center"/>
          </w:tcPr>
          <w:p w14:paraId="3DF0250F">
            <w:pPr>
              <w:pStyle w:val="41"/>
              <w:spacing w:after="0"/>
              <w:ind w:firstLine="0" w:firstLineChars="0"/>
              <w:jc w:val="left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平台软件版本号X.Y中的Y</w:t>
            </w:r>
          </w:p>
        </w:tc>
      </w:tr>
      <w:tr w14:paraId="02234FC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415" w:type="pct"/>
            <w:noWrap w:val="0"/>
            <w:vAlign w:val="center"/>
          </w:tcPr>
          <w:p w14:paraId="710FC19A">
            <w:pPr>
              <w:pStyle w:val="41"/>
              <w:numPr>
                <w:ilvl w:val="0"/>
                <w:numId w:val="16"/>
              </w:numPr>
              <w:spacing w:after="0" w:line="240" w:lineRule="auto"/>
              <w:ind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366" w:type="pct"/>
            <w:noWrap w:val="0"/>
            <w:vAlign w:val="center"/>
          </w:tcPr>
          <w:p w14:paraId="5D01D68A">
            <w:pPr>
              <w:pStyle w:val="99"/>
              <w:rPr>
                <w:rFonts w:hint="eastAsia"/>
                <w:kern w:val="0"/>
              </w:rPr>
            </w:pPr>
            <w:r>
              <w:rPr>
                <w:rFonts w:hint="eastAsia"/>
              </w:rPr>
              <w:t>日志文件计数</w:t>
            </w:r>
          </w:p>
        </w:tc>
        <w:tc>
          <w:tcPr>
            <w:tcW w:w="636" w:type="pct"/>
            <w:noWrap w:val="0"/>
            <w:vAlign w:val="top"/>
          </w:tcPr>
          <w:p w14:paraId="1FB379E2">
            <w:pPr>
              <w:pStyle w:val="41"/>
              <w:spacing w:after="0"/>
              <w:ind w:firstLine="0" w:firstLineChars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uint16</w:t>
            </w:r>
          </w:p>
        </w:tc>
        <w:tc>
          <w:tcPr>
            <w:tcW w:w="2583" w:type="pct"/>
            <w:noWrap w:val="0"/>
            <w:vAlign w:val="center"/>
          </w:tcPr>
          <w:p w14:paraId="40B6DEF4">
            <w:pPr>
              <w:pStyle w:val="41"/>
              <w:spacing w:after="0"/>
              <w:ind w:firstLine="0" w:firstLineChars="0"/>
              <w:jc w:val="left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保存的日志文件数量</w:t>
            </w:r>
          </w:p>
        </w:tc>
      </w:tr>
      <w:tr w14:paraId="7ACE9FF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415" w:type="pct"/>
            <w:noWrap w:val="0"/>
            <w:vAlign w:val="center"/>
          </w:tcPr>
          <w:p w14:paraId="0AE57FDE">
            <w:pPr>
              <w:pStyle w:val="41"/>
              <w:numPr>
                <w:ilvl w:val="0"/>
                <w:numId w:val="16"/>
              </w:numPr>
              <w:spacing w:after="0" w:line="240" w:lineRule="auto"/>
              <w:ind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366" w:type="pct"/>
            <w:noWrap w:val="0"/>
            <w:vAlign w:val="center"/>
          </w:tcPr>
          <w:p w14:paraId="50FBD397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APP组号</w:t>
            </w:r>
          </w:p>
        </w:tc>
        <w:tc>
          <w:tcPr>
            <w:tcW w:w="636" w:type="pct"/>
            <w:noWrap w:val="0"/>
            <w:vAlign w:val="center"/>
          </w:tcPr>
          <w:p w14:paraId="0D4C905B">
            <w:pPr>
              <w:pStyle w:val="41"/>
              <w:spacing w:after="0"/>
              <w:ind w:firstLine="0" w:firstLineChars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uint8</w:t>
            </w:r>
          </w:p>
        </w:tc>
        <w:tc>
          <w:tcPr>
            <w:tcW w:w="2583" w:type="pct"/>
            <w:noWrap w:val="0"/>
            <w:vAlign w:val="center"/>
          </w:tcPr>
          <w:p w14:paraId="1E0F270B">
            <w:pPr>
              <w:pStyle w:val="41"/>
              <w:spacing w:after="0"/>
              <w:ind w:firstLine="0" w:firstLineChars="0"/>
              <w:jc w:val="left"/>
              <w:rPr>
                <w:rFonts w:hint="eastAsia"/>
                <w:sz w:val="21"/>
                <w:szCs w:val="21"/>
              </w:rPr>
            </w:pPr>
            <w:del w:id="35" w:author="user" w:date="2025-07-18T11:14:00Z">
              <w:commentRangeStart w:id="13"/>
              <w:commentRangeStart w:id="14"/>
              <w:r>
                <w:rPr>
                  <w:rFonts w:hint="eastAsia"/>
                  <w:sz w:val="21"/>
                  <w:szCs w:val="21"/>
                </w:rPr>
                <w:delText>当前遥测所显示APP</w:delText>
              </w:r>
            </w:del>
            <w:ins w:id="36" w:author="user" w:date="2025-07-18T11:14:00Z">
              <w:r>
                <w:rPr>
                  <w:rFonts w:hint="eastAsia"/>
                  <w:sz w:val="21"/>
                  <w:szCs w:val="21"/>
                </w:rPr>
                <w:t xml:space="preserve"> </w:t>
              </w:r>
            </w:ins>
            <w:ins w:id="37" w:author="user" w:date="2025-07-18T11:18:00Z">
              <w:r>
                <w:rPr>
                  <w:rFonts w:hint="eastAsia"/>
                  <w:sz w:val="21"/>
                  <w:szCs w:val="21"/>
                </w:rPr>
                <w:t>参数不使用，显示1</w:t>
              </w:r>
            </w:ins>
            <w:ins w:id="38" w:author="user" w:date="2025-07-18T11:14:00Z">
              <w:r>
                <w:rPr>
                  <w:rFonts w:hint="eastAsia"/>
                  <w:sz w:val="21"/>
                  <w:szCs w:val="21"/>
                </w:rPr>
                <w:t xml:space="preserve"> </w:t>
              </w:r>
            </w:ins>
            <w:del w:id="39" w:author="user" w:date="2025-07-18T11:14:00Z">
              <w:r>
                <w:rPr>
                  <w:rFonts w:hint="eastAsia"/>
                  <w:sz w:val="21"/>
                  <w:szCs w:val="21"/>
                </w:rPr>
                <w:delText>状态信息的组号。遥测每次只能显示4个APP的状态信息，因此每4个APP分为一组，通过切换组号可以显示更多APP状态信息。第一组为APP1~APP4；第二组为APP5~APP8，以此类推。</w:delText>
              </w:r>
              <w:commentRangeEnd w:id="13"/>
            </w:del>
            <w:del w:id="40" w:author="user" w:date="2025-07-18T11:14:00Z">
              <w:r>
                <w:rPr>
                  <w:rStyle w:val="49"/>
                </w:rPr>
                <w:commentReference w:id="13"/>
              </w:r>
              <w:commentRangeEnd w:id="14"/>
            </w:del>
            <w:del w:id="41" w:author="user" w:date="2025-07-18T11:14:00Z">
              <w:r>
                <w:rPr>
                  <w:rStyle w:val="49"/>
                </w:rPr>
                <w:commentReference w:id="14"/>
              </w:r>
            </w:del>
          </w:p>
        </w:tc>
      </w:tr>
      <w:tr w14:paraId="47572CB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415" w:type="pct"/>
            <w:noWrap w:val="0"/>
            <w:vAlign w:val="center"/>
          </w:tcPr>
          <w:p w14:paraId="6C44D5E6">
            <w:pPr>
              <w:pStyle w:val="41"/>
              <w:numPr>
                <w:ilvl w:val="0"/>
                <w:numId w:val="16"/>
              </w:numPr>
              <w:spacing w:after="0" w:line="240" w:lineRule="auto"/>
              <w:ind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366" w:type="pct"/>
            <w:noWrap w:val="0"/>
            <w:vAlign w:val="center"/>
          </w:tcPr>
          <w:p w14:paraId="2E92DBF2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第一个APP ID</w:t>
            </w:r>
          </w:p>
        </w:tc>
        <w:tc>
          <w:tcPr>
            <w:tcW w:w="636" w:type="pct"/>
            <w:noWrap w:val="0"/>
            <w:vAlign w:val="center"/>
          </w:tcPr>
          <w:p w14:paraId="347E332E">
            <w:pPr>
              <w:pStyle w:val="41"/>
              <w:spacing w:after="0"/>
              <w:ind w:firstLine="0" w:firstLineChars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uint8</w:t>
            </w:r>
          </w:p>
        </w:tc>
        <w:tc>
          <w:tcPr>
            <w:tcW w:w="2583" w:type="pct"/>
            <w:vMerge w:val="restart"/>
            <w:noWrap w:val="0"/>
            <w:vAlign w:val="center"/>
          </w:tcPr>
          <w:p w14:paraId="205E3203">
            <w:pPr>
              <w:pStyle w:val="41"/>
              <w:spacing w:after="0"/>
              <w:ind w:firstLine="0" w:firstLineChars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第一个APP的状态信息</w:t>
            </w:r>
          </w:p>
        </w:tc>
      </w:tr>
      <w:tr w14:paraId="2078689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415" w:type="pct"/>
            <w:noWrap w:val="0"/>
            <w:vAlign w:val="center"/>
          </w:tcPr>
          <w:p w14:paraId="64AFC946">
            <w:pPr>
              <w:pStyle w:val="41"/>
              <w:numPr>
                <w:ilvl w:val="0"/>
                <w:numId w:val="16"/>
              </w:numPr>
              <w:spacing w:after="0" w:line="240" w:lineRule="auto"/>
              <w:ind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366" w:type="pct"/>
            <w:noWrap w:val="0"/>
            <w:vAlign w:val="center"/>
          </w:tcPr>
          <w:p w14:paraId="4049B1BD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第一个APP 版本号</w:t>
            </w:r>
          </w:p>
        </w:tc>
        <w:tc>
          <w:tcPr>
            <w:tcW w:w="636" w:type="pct"/>
            <w:noWrap w:val="0"/>
            <w:vAlign w:val="center"/>
          </w:tcPr>
          <w:p w14:paraId="502A73EF">
            <w:pPr>
              <w:pStyle w:val="41"/>
              <w:spacing w:after="0"/>
              <w:ind w:firstLine="0" w:firstLineChars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uint8</w:t>
            </w:r>
          </w:p>
        </w:tc>
        <w:tc>
          <w:tcPr>
            <w:tcW w:w="2583" w:type="pct"/>
            <w:vMerge w:val="continue"/>
            <w:noWrap w:val="0"/>
            <w:vAlign w:val="center"/>
          </w:tcPr>
          <w:p w14:paraId="3ED02C92">
            <w:pPr>
              <w:pStyle w:val="41"/>
              <w:spacing w:after="0"/>
              <w:ind w:firstLine="0" w:firstLineChars="0"/>
              <w:jc w:val="left"/>
              <w:rPr>
                <w:sz w:val="21"/>
                <w:szCs w:val="21"/>
              </w:rPr>
            </w:pPr>
          </w:p>
        </w:tc>
      </w:tr>
      <w:tr w14:paraId="2F4EBDA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415" w:type="pct"/>
            <w:noWrap w:val="0"/>
            <w:vAlign w:val="center"/>
          </w:tcPr>
          <w:p w14:paraId="55AB6436">
            <w:pPr>
              <w:pStyle w:val="41"/>
              <w:numPr>
                <w:ilvl w:val="0"/>
                <w:numId w:val="16"/>
              </w:numPr>
              <w:spacing w:after="0" w:line="240" w:lineRule="auto"/>
              <w:ind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366" w:type="pct"/>
            <w:noWrap w:val="0"/>
            <w:vAlign w:val="center"/>
          </w:tcPr>
          <w:p w14:paraId="58359281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第一个APP安装状态</w:t>
            </w:r>
          </w:p>
        </w:tc>
        <w:tc>
          <w:tcPr>
            <w:tcW w:w="636" w:type="pct"/>
            <w:noWrap w:val="0"/>
            <w:vAlign w:val="center"/>
          </w:tcPr>
          <w:p w14:paraId="16495605">
            <w:pPr>
              <w:pStyle w:val="41"/>
              <w:spacing w:after="0"/>
              <w:ind w:firstLine="0" w:firstLineChars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uint8</w:t>
            </w:r>
          </w:p>
        </w:tc>
        <w:tc>
          <w:tcPr>
            <w:tcW w:w="2583" w:type="pct"/>
            <w:vMerge w:val="continue"/>
            <w:noWrap w:val="0"/>
            <w:vAlign w:val="center"/>
          </w:tcPr>
          <w:p w14:paraId="2ACF1E0C">
            <w:pPr>
              <w:pStyle w:val="41"/>
              <w:spacing w:after="0"/>
              <w:ind w:firstLine="0" w:firstLineChars="0"/>
              <w:jc w:val="left"/>
              <w:rPr>
                <w:sz w:val="21"/>
                <w:szCs w:val="21"/>
              </w:rPr>
            </w:pPr>
          </w:p>
        </w:tc>
      </w:tr>
      <w:tr w14:paraId="79F4BF7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415" w:type="pct"/>
            <w:noWrap w:val="0"/>
            <w:vAlign w:val="center"/>
          </w:tcPr>
          <w:p w14:paraId="7F37AC39">
            <w:pPr>
              <w:pStyle w:val="41"/>
              <w:numPr>
                <w:ilvl w:val="0"/>
                <w:numId w:val="16"/>
              </w:numPr>
              <w:spacing w:after="0" w:line="240" w:lineRule="auto"/>
              <w:ind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366" w:type="pct"/>
            <w:noWrap w:val="0"/>
            <w:vAlign w:val="center"/>
          </w:tcPr>
          <w:p w14:paraId="1D1782A6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第一个APP运行状态</w:t>
            </w:r>
          </w:p>
        </w:tc>
        <w:tc>
          <w:tcPr>
            <w:tcW w:w="636" w:type="pct"/>
            <w:noWrap w:val="0"/>
            <w:vAlign w:val="center"/>
          </w:tcPr>
          <w:p w14:paraId="7F8199CF">
            <w:pPr>
              <w:pStyle w:val="41"/>
              <w:spacing w:after="0"/>
              <w:ind w:firstLine="0" w:firstLineChars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uint8</w:t>
            </w:r>
          </w:p>
        </w:tc>
        <w:tc>
          <w:tcPr>
            <w:tcW w:w="2583" w:type="pct"/>
            <w:vMerge w:val="continue"/>
            <w:noWrap w:val="0"/>
            <w:vAlign w:val="center"/>
          </w:tcPr>
          <w:p w14:paraId="708D7378">
            <w:pPr>
              <w:pStyle w:val="41"/>
              <w:spacing w:after="0"/>
              <w:ind w:firstLine="0" w:firstLineChars="0"/>
              <w:jc w:val="left"/>
              <w:rPr>
                <w:sz w:val="21"/>
                <w:szCs w:val="21"/>
              </w:rPr>
            </w:pPr>
          </w:p>
        </w:tc>
      </w:tr>
      <w:tr w14:paraId="4E265A9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415" w:type="pct"/>
            <w:noWrap w:val="0"/>
            <w:vAlign w:val="center"/>
          </w:tcPr>
          <w:p w14:paraId="03CC2EC8">
            <w:pPr>
              <w:pStyle w:val="41"/>
              <w:numPr>
                <w:ilvl w:val="0"/>
                <w:numId w:val="16"/>
              </w:numPr>
              <w:spacing w:after="0" w:line="240" w:lineRule="auto"/>
              <w:ind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366" w:type="pct"/>
            <w:noWrap w:val="0"/>
            <w:vAlign w:val="center"/>
          </w:tcPr>
          <w:p w14:paraId="61E2EEC8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第一个APP数据状态</w:t>
            </w:r>
          </w:p>
        </w:tc>
        <w:tc>
          <w:tcPr>
            <w:tcW w:w="636" w:type="pct"/>
            <w:noWrap w:val="0"/>
            <w:vAlign w:val="center"/>
          </w:tcPr>
          <w:p w14:paraId="0414D9B1">
            <w:pPr>
              <w:pStyle w:val="41"/>
              <w:spacing w:after="0"/>
              <w:ind w:firstLine="0" w:firstLineChars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uint8</w:t>
            </w:r>
          </w:p>
        </w:tc>
        <w:tc>
          <w:tcPr>
            <w:tcW w:w="2583" w:type="pct"/>
            <w:vMerge w:val="continue"/>
            <w:noWrap w:val="0"/>
            <w:vAlign w:val="center"/>
          </w:tcPr>
          <w:p w14:paraId="1B9D42D0">
            <w:pPr>
              <w:pStyle w:val="41"/>
              <w:spacing w:after="0"/>
              <w:ind w:firstLine="0" w:firstLineChars="0"/>
              <w:jc w:val="left"/>
              <w:rPr>
                <w:sz w:val="21"/>
                <w:szCs w:val="21"/>
              </w:rPr>
            </w:pPr>
          </w:p>
        </w:tc>
      </w:tr>
      <w:tr w14:paraId="6784F14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415" w:type="pct"/>
            <w:noWrap w:val="0"/>
            <w:vAlign w:val="center"/>
          </w:tcPr>
          <w:p w14:paraId="2766F669">
            <w:pPr>
              <w:pStyle w:val="41"/>
              <w:numPr>
                <w:ilvl w:val="0"/>
                <w:numId w:val="16"/>
              </w:numPr>
              <w:spacing w:after="0" w:line="240" w:lineRule="auto"/>
              <w:ind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366" w:type="pct"/>
            <w:noWrap w:val="0"/>
            <w:vAlign w:val="center"/>
          </w:tcPr>
          <w:p w14:paraId="037F308E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第一个APP安装包状态</w:t>
            </w:r>
          </w:p>
        </w:tc>
        <w:tc>
          <w:tcPr>
            <w:tcW w:w="636" w:type="pct"/>
            <w:noWrap w:val="0"/>
            <w:vAlign w:val="center"/>
          </w:tcPr>
          <w:p w14:paraId="260A8058">
            <w:pPr>
              <w:pStyle w:val="41"/>
              <w:spacing w:after="0"/>
              <w:ind w:firstLine="0" w:firstLineChars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uint8</w:t>
            </w:r>
          </w:p>
        </w:tc>
        <w:tc>
          <w:tcPr>
            <w:tcW w:w="2583" w:type="pct"/>
            <w:vMerge w:val="continue"/>
            <w:noWrap w:val="0"/>
            <w:vAlign w:val="center"/>
          </w:tcPr>
          <w:p w14:paraId="7DD12F51">
            <w:pPr>
              <w:pStyle w:val="41"/>
              <w:spacing w:after="0"/>
              <w:ind w:firstLine="0" w:firstLineChars="0"/>
              <w:jc w:val="left"/>
              <w:rPr>
                <w:sz w:val="21"/>
                <w:szCs w:val="21"/>
              </w:rPr>
            </w:pPr>
          </w:p>
        </w:tc>
      </w:tr>
      <w:tr w14:paraId="52924E6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415" w:type="pct"/>
            <w:noWrap w:val="0"/>
            <w:vAlign w:val="center"/>
          </w:tcPr>
          <w:p w14:paraId="75B8F20F">
            <w:pPr>
              <w:pStyle w:val="41"/>
              <w:numPr>
                <w:ilvl w:val="0"/>
                <w:numId w:val="16"/>
              </w:numPr>
              <w:spacing w:after="0" w:line="240" w:lineRule="auto"/>
              <w:ind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366" w:type="pct"/>
            <w:noWrap w:val="0"/>
            <w:vAlign w:val="center"/>
          </w:tcPr>
          <w:p w14:paraId="274412A7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第一个APP更新包状态</w:t>
            </w:r>
          </w:p>
        </w:tc>
        <w:tc>
          <w:tcPr>
            <w:tcW w:w="636" w:type="pct"/>
            <w:noWrap w:val="0"/>
            <w:vAlign w:val="center"/>
          </w:tcPr>
          <w:p w14:paraId="709A118D">
            <w:pPr>
              <w:pStyle w:val="41"/>
              <w:spacing w:after="0"/>
              <w:ind w:firstLine="0" w:firstLineChars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uint8</w:t>
            </w:r>
          </w:p>
        </w:tc>
        <w:tc>
          <w:tcPr>
            <w:tcW w:w="2583" w:type="pct"/>
            <w:vMerge w:val="continue"/>
            <w:noWrap w:val="0"/>
            <w:vAlign w:val="center"/>
          </w:tcPr>
          <w:p w14:paraId="1ACDD4AF">
            <w:pPr>
              <w:pStyle w:val="41"/>
              <w:spacing w:after="0"/>
              <w:ind w:firstLine="0" w:firstLineChars="0"/>
              <w:jc w:val="left"/>
              <w:rPr>
                <w:sz w:val="21"/>
                <w:szCs w:val="21"/>
              </w:rPr>
            </w:pPr>
          </w:p>
        </w:tc>
      </w:tr>
      <w:tr w14:paraId="509DD92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415" w:type="pct"/>
            <w:noWrap w:val="0"/>
            <w:vAlign w:val="center"/>
          </w:tcPr>
          <w:p w14:paraId="535C39E6">
            <w:pPr>
              <w:pStyle w:val="41"/>
              <w:numPr>
                <w:ilvl w:val="0"/>
                <w:numId w:val="16"/>
              </w:numPr>
              <w:spacing w:after="0" w:line="240" w:lineRule="auto"/>
              <w:ind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366" w:type="pct"/>
            <w:noWrap w:val="0"/>
            <w:vAlign w:val="center"/>
          </w:tcPr>
          <w:p w14:paraId="41FA0577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第二个APP ID</w:t>
            </w:r>
          </w:p>
        </w:tc>
        <w:tc>
          <w:tcPr>
            <w:tcW w:w="636" w:type="pct"/>
            <w:noWrap w:val="0"/>
            <w:vAlign w:val="center"/>
          </w:tcPr>
          <w:p w14:paraId="3BD25387">
            <w:pPr>
              <w:pStyle w:val="41"/>
              <w:spacing w:after="0"/>
              <w:ind w:firstLine="0" w:firstLineChars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uint8</w:t>
            </w:r>
          </w:p>
        </w:tc>
        <w:tc>
          <w:tcPr>
            <w:tcW w:w="2583" w:type="pct"/>
            <w:vMerge w:val="restart"/>
            <w:noWrap w:val="0"/>
            <w:vAlign w:val="center"/>
          </w:tcPr>
          <w:p w14:paraId="18D4DF06">
            <w:pPr>
              <w:pStyle w:val="41"/>
              <w:spacing w:after="0"/>
              <w:ind w:firstLine="0" w:firstLineChars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第二个APP的状态信息</w:t>
            </w:r>
          </w:p>
        </w:tc>
      </w:tr>
      <w:tr w14:paraId="0578FE3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415" w:type="pct"/>
            <w:noWrap w:val="0"/>
            <w:vAlign w:val="center"/>
          </w:tcPr>
          <w:p w14:paraId="12DFAA67">
            <w:pPr>
              <w:pStyle w:val="41"/>
              <w:numPr>
                <w:ilvl w:val="0"/>
                <w:numId w:val="16"/>
              </w:numPr>
              <w:spacing w:after="0" w:line="240" w:lineRule="auto"/>
              <w:ind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366" w:type="pct"/>
            <w:noWrap w:val="0"/>
            <w:vAlign w:val="center"/>
          </w:tcPr>
          <w:p w14:paraId="47F4AE11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第二个APP 版本号</w:t>
            </w:r>
          </w:p>
        </w:tc>
        <w:tc>
          <w:tcPr>
            <w:tcW w:w="636" w:type="pct"/>
            <w:noWrap w:val="0"/>
            <w:vAlign w:val="center"/>
          </w:tcPr>
          <w:p w14:paraId="43D065B0">
            <w:pPr>
              <w:pStyle w:val="41"/>
              <w:spacing w:after="0"/>
              <w:ind w:firstLine="0" w:firstLineChars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uint8</w:t>
            </w:r>
          </w:p>
        </w:tc>
        <w:tc>
          <w:tcPr>
            <w:tcW w:w="2583" w:type="pct"/>
            <w:vMerge w:val="continue"/>
            <w:noWrap w:val="0"/>
            <w:vAlign w:val="center"/>
          </w:tcPr>
          <w:p w14:paraId="22D4AE0C">
            <w:pPr>
              <w:pStyle w:val="41"/>
              <w:spacing w:after="0"/>
              <w:ind w:firstLine="0" w:firstLineChars="0"/>
              <w:jc w:val="left"/>
              <w:rPr>
                <w:sz w:val="21"/>
                <w:szCs w:val="21"/>
              </w:rPr>
            </w:pPr>
          </w:p>
        </w:tc>
      </w:tr>
      <w:tr w14:paraId="3DC8A17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415" w:type="pct"/>
            <w:noWrap w:val="0"/>
            <w:vAlign w:val="center"/>
          </w:tcPr>
          <w:p w14:paraId="58F6610E">
            <w:pPr>
              <w:pStyle w:val="41"/>
              <w:numPr>
                <w:ilvl w:val="0"/>
                <w:numId w:val="16"/>
              </w:numPr>
              <w:spacing w:after="0" w:line="240" w:lineRule="auto"/>
              <w:ind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366" w:type="pct"/>
            <w:noWrap w:val="0"/>
            <w:vAlign w:val="center"/>
          </w:tcPr>
          <w:p w14:paraId="263B42B6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第二个APP安装状态</w:t>
            </w:r>
          </w:p>
        </w:tc>
        <w:tc>
          <w:tcPr>
            <w:tcW w:w="636" w:type="pct"/>
            <w:noWrap w:val="0"/>
            <w:vAlign w:val="center"/>
          </w:tcPr>
          <w:p w14:paraId="7F1FDFF2">
            <w:pPr>
              <w:pStyle w:val="41"/>
              <w:spacing w:after="0"/>
              <w:ind w:firstLine="0" w:firstLineChars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uint8</w:t>
            </w:r>
          </w:p>
        </w:tc>
        <w:tc>
          <w:tcPr>
            <w:tcW w:w="2583" w:type="pct"/>
            <w:vMerge w:val="continue"/>
            <w:noWrap w:val="0"/>
            <w:vAlign w:val="center"/>
          </w:tcPr>
          <w:p w14:paraId="4D6C4D92">
            <w:pPr>
              <w:pStyle w:val="41"/>
              <w:spacing w:after="0"/>
              <w:ind w:firstLine="0" w:firstLineChars="0"/>
              <w:jc w:val="left"/>
              <w:rPr>
                <w:sz w:val="21"/>
                <w:szCs w:val="21"/>
              </w:rPr>
            </w:pPr>
          </w:p>
        </w:tc>
      </w:tr>
      <w:tr w14:paraId="254D705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415" w:type="pct"/>
            <w:noWrap w:val="0"/>
            <w:vAlign w:val="center"/>
          </w:tcPr>
          <w:p w14:paraId="1520532F">
            <w:pPr>
              <w:pStyle w:val="41"/>
              <w:numPr>
                <w:ilvl w:val="0"/>
                <w:numId w:val="16"/>
              </w:numPr>
              <w:spacing w:after="0" w:line="240" w:lineRule="auto"/>
              <w:ind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366" w:type="pct"/>
            <w:noWrap w:val="0"/>
            <w:vAlign w:val="center"/>
          </w:tcPr>
          <w:p w14:paraId="71D09C90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第二个APP运行状态</w:t>
            </w:r>
          </w:p>
        </w:tc>
        <w:tc>
          <w:tcPr>
            <w:tcW w:w="636" w:type="pct"/>
            <w:noWrap w:val="0"/>
            <w:vAlign w:val="center"/>
          </w:tcPr>
          <w:p w14:paraId="3FCAEF89">
            <w:pPr>
              <w:pStyle w:val="41"/>
              <w:spacing w:after="0"/>
              <w:ind w:firstLine="0" w:firstLineChars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uint8</w:t>
            </w:r>
          </w:p>
        </w:tc>
        <w:tc>
          <w:tcPr>
            <w:tcW w:w="2583" w:type="pct"/>
            <w:vMerge w:val="continue"/>
            <w:noWrap w:val="0"/>
            <w:vAlign w:val="center"/>
          </w:tcPr>
          <w:p w14:paraId="6F4CCFFE">
            <w:pPr>
              <w:pStyle w:val="41"/>
              <w:spacing w:after="0"/>
              <w:ind w:firstLine="0" w:firstLineChars="0"/>
              <w:jc w:val="left"/>
              <w:rPr>
                <w:sz w:val="21"/>
                <w:szCs w:val="21"/>
              </w:rPr>
            </w:pPr>
          </w:p>
        </w:tc>
      </w:tr>
      <w:tr w14:paraId="7DAEF68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415" w:type="pct"/>
            <w:noWrap w:val="0"/>
            <w:vAlign w:val="center"/>
          </w:tcPr>
          <w:p w14:paraId="09A51DC9">
            <w:pPr>
              <w:pStyle w:val="41"/>
              <w:numPr>
                <w:ilvl w:val="0"/>
                <w:numId w:val="16"/>
              </w:numPr>
              <w:spacing w:after="0" w:line="240" w:lineRule="auto"/>
              <w:ind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366" w:type="pct"/>
            <w:noWrap w:val="0"/>
            <w:vAlign w:val="center"/>
          </w:tcPr>
          <w:p w14:paraId="462DD250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第二个APP数据状态</w:t>
            </w:r>
          </w:p>
        </w:tc>
        <w:tc>
          <w:tcPr>
            <w:tcW w:w="636" w:type="pct"/>
            <w:noWrap w:val="0"/>
            <w:vAlign w:val="center"/>
          </w:tcPr>
          <w:p w14:paraId="1457AA04">
            <w:pPr>
              <w:pStyle w:val="41"/>
              <w:spacing w:after="0"/>
              <w:ind w:firstLine="0" w:firstLineChars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uint8</w:t>
            </w:r>
          </w:p>
        </w:tc>
        <w:tc>
          <w:tcPr>
            <w:tcW w:w="2583" w:type="pct"/>
            <w:vMerge w:val="continue"/>
            <w:noWrap w:val="0"/>
            <w:vAlign w:val="center"/>
          </w:tcPr>
          <w:p w14:paraId="6A2119BE">
            <w:pPr>
              <w:pStyle w:val="41"/>
              <w:spacing w:after="0"/>
              <w:ind w:firstLine="0" w:firstLineChars="0"/>
              <w:jc w:val="left"/>
              <w:rPr>
                <w:sz w:val="21"/>
                <w:szCs w:val="21"/>
              </w:rPr>
            </w:pPr>
          </w:p>
        </w:tc>
      </w:tr>
      <w:tr w14:paraId="079F581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415" w:type="pct"/>
            <w:noWrap w:val="0"/>
            <w:vAlign w:val="center"/>
          </w:tcPr>
          <w:p w14:paraId="6FBF9AB6">
            <w:pPr>
              <w:pStyle w:val="41"/>
              <w:numPr>
                <w:ilvl w:val="0"/>
                <w:numId w:val="16"/>
              </w:numPr>
              <w:spacing w:after="0" w:line="240" w:lineRule="auto"/>
              <w:ind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366" w:type="pct"/>
            <w:noWrap w:val="0"/>
            <w:vAlign w:val="center"/>
          </w:tcPr>
          <w:p w14:paraId="76E4FDB3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第二个APP安装包状态</w:t>
            </w:r>
          </w:p>
        </w:tc>
        <w:tc>
          <w:tcPr>
            <w:tcW w:w="636" w:type="pct"/>
            <w:noWrap w:val="0"/>
            <w:vAlign w:val="center"/>
          </w:tcPr>
          <w:p w14:paraId="1FC53875">
            <w:pPr>
              <w:pStyle w:val="41"/>
              <w:spacing w:after="0"/>
              <w:ind w:firstLine="0" w:firstLineChars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uint8</w:t>
            </w:r>
          </w:p>
        </w:tc>
        <w:tc>
          <w:tcPr>
            <w:tcW w:w="2583" w:type="pct"/>
            <w:vMerge w:val="continue"/>
            <w:noWrap w:val="0"/>
            <w:vAlign w:val="center"/>
          </w:tcPr>
          <w:p w14:paraId="7D4867B6">
            <w:pPr>
              <w:pStyle w:val="41"/>
              <w:spacing w:after="0"/>
              <w:ind w:firstLine="0" w:firstLineChars="0"/>
              <w:jc w:val="left"/>
              <w:rPr>
                <w:sz w:val="21"/>
                <w:szCs w:val="21"/>
              </w:rPr>
            </w:pPr>
          </w:p>
        </w:tc>
      </w:tr>
      <w:tr w14:paraId="1A88504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415" w:type="pct"/>
            <w:noWrap w:val="0"/>
            <w:vAlign w:val="center"/>
          </w:tcPr>
          <w:p w14:paraId="5D8EB76E">
            <w:pPr>
              <w:pStyle w:val="41"/>
              <w:numPr>
                <w:ilvl w:val="0"/>
                <w:numId w:val="16"/>
              </w:numPr>
              <w:spacing w:after="0" w:line="240" w:lineRule="auto"/>
              <w:ind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366" w:type="pct"/>
            <w:noWrap w:val="0"/>
            <w:vAlign w:val="center"/>
          </w:tcPr>
          <w:p w14:paraId="13E41952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第二个APP更新包状态</w:t>
            </w:r>
          </w:p>
        </w:tc>
        <w:tc>
          <w:tcPr>
            <w:tcW w:w="636" w:type="pct"/>
            <w:noWrap w:val="0"/>
            <w:vAlign w:val="center"/>
          </w:tcPr>
          <w:p w14:paraId="225F7B47">
            <w:pPr>
              <w:pStyle w:val="41"/>
              <w:spacing w:after="0"/>
              <w:ind w:firstLine="0" w:firstLineChars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uint8</w:t>
            </w:r>
          </w:p>
        </w:tc>
        <w:tc>
          <w:tcPr>
            <w:tcW w:w="2583" w:type="pct"/>
            <w:vMerge w:val="continue"/>
            <w:noWrap w:val="0"/>
            <w:vAlign w:val="center"/>
          </w:tcPr>
          <w:p w14:paraId="7049B027">
            <w:pPr>
              <w:pStyle w:val="41"/>
              <w:spacing w:after="0"/>
              <w:ind w:firstLine="0" w:firstLineChars="0"/>
              <w:jc w:val="left"/>
              <w:rPr>
                <w:sz w:val="21"/>
                <w:szCs w:val="21"/>
              </w:rPr>
            </w:pPr>
          </w:p>
        </w:tc>
      </w:tr>
      <w:tr w14:paraId="2E39FE5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415" w:type="pct"/>
            <w:noWrap w:val="0"/>
            <w:vAlign w:val="center"/>
          </w:tcPr>
          <w:p w14:paraId="0D0AABFE">
            <w:pPr>
              <w:pStyle w:val="41"/>
              <w:numPr>
                <w:ilvl w:val="0"/>
                <w:numId w:val="16"/>
              </w:numPr>
              <w:spacing w:after="0" w:line="240" w:lineRule="auto"/>
              <w:ind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366" w:type="pct"/>
            <w:noWrap w:val="0"/>
            <w:vAlign w:val="center"/>
          </w:tcPr>
          <w:p w14:paraId="6602252C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第三个APP ID</w:t>
            </w:r>
          </w:p>
        </w:tc>
        <w:tc>
          <w:tcPr>
            <w:tcW w:w="636" w:type="pct"/>
            <w:noWrap w:val="0"/>
            <w:vAlign w:val="center"/>
          </w:tcPr>
          <w:p w14:paraId="1542BD12">
            <w:pPr>
              <w:pStyle w:val="41"/>
              <w:spacing w:after="0"/>
              <w:ind w:firstLine="0" w:firstLineChars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uint8</w:t>
            </w:r>
          </w:p>
        </w:tc>
        <w:tc>
          <w:tcPr>
            <w:tcW w:w="2583" w:type="pct"/>
            <w:vMerge w:val="restart"/>
            <w:noWrap w:val="0"/>
            <w:vAlign w:val="center"/>
          </w:tcPr>
          <w:p w14:paraId="5CB0DA02">
            <w:pPr>
              <w:pStyle w:val="41"/>
              <w:spacing w:after="0"/>
              <w:ind w:firstLine="0" w:firstLineChars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第三个APP的状态信息</w:t>
            </w:r>
          </w:p>
        </w:tc>
      </w:tr>
      <w:tr w14:paraId="707FA2B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415" w:type="pct"/>
            <w:noWrap w:val="0"/>
            <w:vAlign w:val="center"/>
          </w:tcPr>
          <w:p w14:paraId="51156ADD">
            <w:pPr>
              <w:pStyle w:val="41"/>
              <w:numPr>
                <w:ilvl w:val="0"/>
                <w:numId w:val="16"/>
              </w:numPr>
              <w:spacing w:after="0" w:line="240" w:lineRule="auto"/>
              <w:ind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366" w:type="pct"/>
            <w:noWrap w:val="0"/>
            <w:vAlign w:val="center"/>
          </w:tcPr>
          <w:p w14:paraId="6C30A70F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第三个APP 版本号</w:t>
            </w:r>
          </w:p>
        </w:tc>
        <w:tc>
          <w:tcPr>
            <w:tcW w:w="636" w:type="pct"/>
            <w:noWrap w:val="0"/>
            <w:vAlign w:val="center"/>
          </w:tcPr>
          <w:p w14:paraId="28F3F727">
            <w:pPr>
              <w:pStyle w:val="41"/>
              <w:spacing w:after="0"/>
              <w:ind w:firstLine="0" w:firstLineChars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uint8</w:t>
            </w:r>
          </w:p>
        </w:tc>
        <w:tc>
          <w:tcPr>
            <w:tcW w:w="2583" w:type="pct"/>
            <w:vMerge w:val="continue"/>
            <w:noWrap w:val="0"/>
            <w:vAlign w:val="center"/>
          </w:tcPr>
          <w:p w14:paraId="4E893157">
            <w:pPr>
              <w:pStyle w:val="41"/>
              <w:spacing w:after="0"/>
              <w:ind w:firstLine="0" w:firstLineChars="0"/>
              <w:jc w:val="left"/>
              <w:rPr>
                <w:sz w:val="21"/>
                <w:szCs w:val="21"/>
              </w:rPr>
            </w:pPr>
          </w:p>
        </w:tc>
      </w:tr>
      <w:tr w14:paraId="5A19579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415" w:type="pct"/>
            <w:noWrap w:val="0"/>
            <w:vAlign w:val="center"/>
          </w:tcPr>
          <w:p w14:paraId="10EA9116">
            <w:pPr>
              <w:pStyle w:val="41"/>
              <w:numPr>
                <w:ilvl w:val="0"/>
                <w:numId w:val="16"/>
              </w:numPr>
              <w:spacing w:after="0" w:line="240" w:lineRule="auto"/>
              <w:ind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366" w:type="pct"/>
            <w:noWrap w:val="0"/>
            <w:vAlign w:val="center"/>
          </w:tcPr>
          <w:p w14:paraId="7845FC5E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第三个APP安装状态</w:t>
            </w:r>
          </w:p>
        </w:tc>
        <w:tc>
          <w:tcPr>
            <w:tcW w:w="636" w:type="pct"/>
            <w:noWrap w:val="0"/>
            <w:vAlign w:val="center"/>
          </w:tcPr>
          <w:p w14:paraId="3202AABB">
            <w:pPr>
              <w:pStyle w:val="41"/>
              <w:spacing w:after="0"/>
              <w:ind w:firstLine="0" w:firstLineChars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uint8</w:t>
            </w:r>
          </w:p>
        </w:tc>
        <w:tc>
          <w:tcPr>
            <w:tcW w:w="2583" w:type="pct"/>
            <w:vMerge w:val="continue"/>
            <w:noWrap w:val="0"/>
            <w:vAlign w:val="center"/>
          </w:tcPr>
          <w:p w14:paraId="7D714D3E">
            <w:pPr>
              <w:pStyle w:val="41"/>
              <w:spacing w:after="0"/>
              <w:ind w:firstLine="0" w:firstLineChars="0"/>
              <w:jc w:val="left"/>
              <w:rPr>
                <w:sz w:val="21"/>
                <w:szCs w:val="21"/>
              </w:rPr>
            </w:pPr>
          </w:p>
        </w:tc>
      </w:tr>
      <w:tr w14:paraId="4FACA00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415" w:type="pct"/>
            <w:noWrap w:val="0"/>
            <w:vAlign w:val="center"/>
          </w:tcPr>
          <w:p w14:paraId="21079559">
            <w:pPr>
              <w:pStyle w:val="41"/>
              <w:numPr>
                <w:ilvl w:val="0"/>
                <w:numId w:val="16"/>
              </w:numPr>
              <w:spacing w:after="0" w:line="240" w:lineRule="auto"/>
              <w:ind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366" w:type="pct"/>
            <w:noWrap w:val="0"/>
            <w:vAlign w:val="center"/>
          </w:tcPr>
          <w:p w14:paraId="71882D64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第三个APP运行状态</w:t>
            </w:r>
          </w:p>
        </w:tc>
        <w:tc>
          <w:tcPr>
            <w:tcW w:w="636" w:type="pct"/>
            <w:noWrap w:val="0"/>
            <w:vAlign w:val="center"/>
          </w:tcPr>
          <w:p w14:paraId="2F27800D">
            <w:pPr>
              <w:pStyle w:val="41"/>
              <w:spacing w:after="0"/>
              <w:ind w:firstLine="0" w:firstLineChars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uint8</w:t>
            </w:r>
          </w:p>
        </w:tc>
        <w:tc>
          <w:tcPr>
            <w:tcW w:w="2583" w:type="pct"/>
            <w:vMerge w:val="continue"/>
            <w:noWrap w:val="0"/>
            <w:vAlign w:val="center"/>
          </w:tcPr>
          <w:p w14:paraId="7E7D25D8">
            <w:pPr>
              <w:pStyle w:val="41"/>
              <w:spacing w:after="0"/>
              <w:ind w:firstLine="0" w:firstLineChars="0"/>
              <w:jc w:val="left"/>
              <w:rPr>
                <w:sz w:val="21"/>
                <w:szCs w:val="21"/>
              </w:rPr>
            </w:pPr>
          </w:p>
        </w:tc>
      </w:tr>
      <w:tr w14:paraId="1C4060B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415" w:type="pct"/>
            <w:noWrap w:val="0"/>
            <w:vAlign w:val="center"/>
          </w:tcPr>
          <w:p w14:paraId="5975EC85">
            <w:pPr>
              <w:pStyle w:val="41"/>
              <w:numPr>
                <w:ilvl w:val="0"/>
                <w:numId w:val="16"/>
              </w:numPr>
              <w:spacing w:after="0" w:line="240" w:lineRule="auto"/>
              <w:ind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366" w:type="pct"/>
            <w:noWrap w:val="0"/>
            <w:vAlign w:val="center"/>
          </w:tcPr>
          <w:p w14:paraId="6E8C12A3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第三个APP数据状态</w:t>
            </w:r>
          </w:p>
        </w:tc>
        <w:tc>
          <w:tcPr>
            <w:tcW w:w="636" w:type="pct"/>
            <w:noWrap w:val="0"/>
            <w:vAlign w:val="center"/>
          </w:tcPr>
          <w:p w14:paraId="3F60AB47">
            <w:pPr>
              <w:pStyle w:val="41"/>
              <w:spacing w:after="0"/>
              <w:ind w:firstLine="0" w:firstLineChars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uint8</w:t>
            </w:r>
          </w:p>
        </w:tc>
        <w:tc>
          <w:tcPr>
            <w:tcW w:w="2583" w:type="pct"/>
            <w:vMerge w:val="continue"/>
            <w:noWrap w:val="0"/>
            <w:vAlign w:val="center"/>
          </w:tcPr>
          <w:p w14:paraId="44EC9C8C">
            <w:pPr>
              <w:pStyle w:val="41"/>
              <w:spacing w:after="0"/>
              <w:ind w:firstLine="0" w:firstLineChars="0"/>
              <w:jc w:val="left"/>
              <w:rPr>
                <w:sz w:val="21"/>
                <w:szCs w:val="21"/>
              </w:rPr>
            </w:pPr>
          </w:p>
        </w:tc>
      </w:tr>
      <w:tr w14:paraId="2639D19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415" w:type="pct"/>
            <w:noWrap w:val="0"/>
            <w:vAlign w:val="center"/>
          </w:tcPr>
          <w:p w14:paraId="343E5DC1">
            <w:pPr>
              <w:pStyle w:val="41"/>
              <w:numPr>
                <w:ilvl w:val="0"/>
                <w:numId w:val="16"/>
              </w:numPr>
              <w:spacing w:after="0" w:line="240" w:lineRule="auto"/>
              <w:ind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366" w:type="pct"/>
            <w:noWrap w:val="0"/>
            <w:vAlign w:val="center"/>
          </w:tcPr>
          <w:p w14:paraId="43056EBF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第三个APP安装包状态</w:t>
            </w:r>
          </w:p>
        </w:tc>
        <w:tc>
          <w:tcPr>
            <w:tcW w:w="636" w:type="pct"/>
            <w:noWrap w:val="0"/>
            <w:vAlign w:val="center"/>
          </w:tcPr>
          <w:p w14:paraId="0F325DBD">
            <w:pPr>
              <w:pStyle w:val="41"/>
              <w:spacing w:after="0"/>
              <w:ind w:firstLine="0" w:firstLineChars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uint8</w:t>
            </w:r>
          </w:p>
        </w:tc>
        <w:tc>
          <w:tcPr>
            <w:tcW w:w="2583" w:type="pct"/>
            <w:vMerge w:val="continue"/>
            <w:noWrap w:val="0"/>
            <w:vAlign w:val="center"/>
          </w:tcPr>
          <w:p w14:paraId="2F5D2CB0">
            <w:pPr>
              <w:pStyle w:val="41"/>
              <w:spacing w:after="0"/>
              <w:ind w:firstLine="0" w:firstLineChars="0"/>
              <w:jc w:val="left"/>
              <w:rPr>
                <w:sz w:val="21"/>
                <w:szCs w:val="21"/>
              </w:rPr>
            </w:pPr>
          </w:p>
        </w:tc>
      </w:tr>
      <w:tr w14:paraId="7D4DE5C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415" w:type="pct"/>
            <w:noWrap w:val="0"/>
            <w:vAlign w:val="center"/>
          </w:tcPr>
          <w:p w14:paraId="210BC3B1">
            <w:pPr>
              <w:pStyle w:val="41"/>
              <w:numPr>
                <w:ilvl w:val="0"/>
                <w:numId w:val="16"/>
              </w:numPr>
              <w:spacing w:after="0" w:line="240" w:lineRule="auto"/>
              <w:ind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366" w:type="pct"/>
            <w:noWrap w:val="0"/>
            <w:vAlign w:val="center"/>
          </w:tcPr>
          <w:p w14:paraId="477FED47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第三个APP更新包状态</w:t>
            </w:r>
          </w:p>
        </w:tc>
        <w:tc>
          <w:tcPr>
            <w:tcW w:w="636" w:type="pct"/>
            <w:noWrap w:val="0"/>
            <w:vAlign w:val="center"/>
          </w:tcPr>
          <w:p w14:paraId="24382B7D">
            <w:pPr>
              <w:pStyle w:val="41"/>
              <w:spacing w:after="0"/>
              <w:ind w:firstLine="0" w:firstLineChars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uint8</w:t>
            </w:r>
          </w:p>
        </w:tc>
        <w:tc>
          <w:tcPr>
            <w:tcW w:w="2583" w:type="pct"/>
            <w:vMerge w:val="continue"/>
            <w:noWrap w:val="0"/>
            <w:vAlign w:val="center"/>
          </w:tcPr>
          <w:p w14:paraId="1B01050D">
            <w:pPr>
              <w:pStyle w:val="41"/>
              <w:spacing w:after="0"/>
              <w:ind w:firstLine="0" w:firstLineChars="0"/>
              <w:jc w:val="left"/>
              <w:rPr>
                <w:sz w:val="21"/>
                <w:szCs w:val="21"/>
              </w:rPr>
            </w:pPr>
          </w:p>
        </w:tc>
      </w:tr>
      <w:tr w14:paraId="142AFB7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415" w:type="pct"/>
            <w:noWrap w:val="0"/>
            <w:vAlign w:val="center"/>
          </w:tcPr>
          <w:p w14:paraId="44F53896">
            <w:pPr>
              <w:pStyle w:val="41"/>
              <w:numPr>
                <w:ilvl w:val="0"/>
                <w:numId w:val="16"/>
              </w:numPr>
              <w:spacing w:after="0" w:line="240" w:lineRule="auto"/>
              <w:ind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366" w:type="pct"/>
            <w:noWrap w:val="0"/>
            <w:vAlign w:val="center"/>
          </w:tcPr>
          <w:p w14:paraId="0B5C8AFB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第四个APP ID</w:t>
            </w:r>
          </w:p>
        </w:tc>
        <w:tc>
          <w:tcPr>
            <w:tcW w:w="636" w:type="pct"/>
            <w:noWrap w:val="0"/>
            <w:vAlign w:val="center"/>
          </w:tcPr>
          <w:p w14:paraId="16484120">
            <w:pPr>
              <w:pStyle w:val="41"/>
              <w:spacing w:after="0"/>
              <w:ind w:firstLine="0" w:firstLineChars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uint8</w:t>
            </w:r>
          </w:p>
        </w:tc>
        <w:tc>
          <w:tcPr>
            <w:tcW w:w="2583" w:type="pct"/>
            <w:vMerge w:val="restart"/>
            <w:noWrap w:val="0"/>
            <w:vAlign w:val="center"/>
          </w:tcPr>
          <w:p w14:paraId="35C0E6E0">
            <w:pPr>
              <w:pStyle w:val="41"/>
              <w:spacing w:after="0"/>
              <w:ind w:firstLine="0" w:firstLineChars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第四个APP的状态信息</w:t>
            </w:r>
          </w:p>
        </w:tc>
      </w:tr>
      <w:tr w14:paraId="4B17292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415" w:type="pct"/>
            <w:noWrap w:val="0"/>
            <w:vAlign w:val="center"/>
          </w:tcPr>
          <w:p w14:paraId="6694AF64">
            <w:pPr>
              <w:pStyle w:val="41"/>
              <w:numPr>
                <w:ilvl w:val="0"/>
                <w:numId w:val="16"/>
              </w:numPr>
              <w:spacing w:after="0" w:line="240" w:lineRule="auto"/>
              <w:ind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366" w:type="pct"/>
            <w:noWrap w:val="0"/>
            <w:vAlign w:val="center"/>
          </w:tcPr>
          <w:p w14:paraId="52739014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第四个APP 版本号</w:t>
            </w:r>
          </w:p>
        </w:tc>
        <w:tc>
          <w:tcPr>
            <w:tcW w:w="636" w:type="pct"/>
            <w:noWrap w:val="0"/>
            <w:vAlign w:val="center"/>
          </w:tcPr>
          <w:p w14:paraId="298FE4A2">
            <w:pPr>
              <w:pStyle w:val="41"/>
              <w:spacing w:after="0"/>
              <w:ind w:firstLine="0" w:firstLineChars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uint8</w:t>
            </w:r>
          </w:p>
        </w:tc>
        <w:tc>
          <w:tcPr>
            <w:tcW w:w="2583" w:type="pct"/>
            <w:vMerge w:val="continue"/>
            <w:noWrap w:val="0"/>
            <w:vAlign w:val="center"/>
          </w:tcPr>
          <w:p w14:paraId="572A64F9">
            <w:pPr>
              <w:pStyle w:val="41"/>
              <w:spacing w:after="0"/>
              <w:ind w:firstLine="0" w:firstLineChars="0"/>
              <w:jc w:val="left"/>
              <w:rPr>
                <w:sz w:val="21"/>
                <w:szCs w:val="21"/>
              </w:rPr>
            </w:pPr>
          </w:p>
        </w:tc>
      </w:tr>
      <w:tr w14:paraId="0BC4B56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415" w:type="pct"/>
            <w:noWrap w:val="0"/>
            <w:vAlign w:val="center"/>
          </w:tcPr>
          <w:p w14:paraId="6B448D23">
            <w:pPr>
              <w:pStyle w:val="41"/>
              <w:numPr>
                <w:ilvl w:val="0"/>
                <w:numId w:val="16"/>
              </w:numPr>
              <w:spacing w:after="0" w:line="240" w:lineRule="auto"/>
              <w:ind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366" w:type="pct"/>
            <w:noWrap w:val="0"/>
            <w:vAlign w:val="center"/>
          </w:tcPr>
          <w:p w14:paraId="183E5C10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第四个APP安装状态</w:t>
            </w:r>
          </w:p>
        </w:tc>
        <w:tc>
          <w:tcPr>
            <w:tcW w:w="636" w:type="pct"/>
            <w:noWrap w:val="0"/>
            <w:vAlign w:val="center"/>
          </w:tcPr>
          <w:p w14:paraId="38B33075">
            <w:pPr>
              <w:pStyle w:val="41"/>
              <w:spacing w:after="0"/>
              <w:ind w:firstLine="0" w:firstLineChars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uint8</w:t>
            </w:r>
          </w:p>
        </w:tc>
        <w:tc>
          <w:tcPr>
            <w:tcW w:w="2583" w:type="pct"/>
            <w:vMerge w:val="continue"/>
            <w:noWrap w:val="0"/>
            <w:vAlign w:val="center"/>
          </w:tcPr>
          <w:p w14:paraId="4B3C3707">
            <w:pPr>
              <w:pStyle w:val="41"/>
              <w:spacing w:after="0"/>
              <w:ind w:firstLine="0" w:firstLineChars="0"/>
              <w:jc w:val="left"/>
              <w:rPr>
                <w:sz w:val="21"/>
                <w:szCs w:val="21"/>
              </w:rPr>
            </w:pPr>
          </w:p>
        </w:tc>
      </w:tr>
      <w:tr w14:paraId="5FE3794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415" w:type="pct"/>
            <w:noWrap w:val="0"/>
            <w:vAlign w:val="center"/>
          </w:tcPr>
          <w:p w14:paraId="50C56823">
            <w:pPr>
              <w:pStyle w:val="41"/>
              <w:numPr>
                <w:ilvl w:val="0"/>
                <w:numId w:val="16"/>
              </w:numPr>
              <w:spacing w:after="0" w:line="240" w:lineRule="auto"/>
              <w:ind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366" w:type="pct"/>
            <w:noWrap w:val="0"/>
            <w:vAlign w:val="center"/>
          </w:tcPr>
          <w:p w14:paraId="1786EAAF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第四个APP运行状态</w:t>
            </w:r>
          </w:p>
        </w:tc>
        <w:tc>
          <w:tcPr>
            <w:tcW w:w="636" w:type="pct"/>
            <w:noWrap w:val="0"/>
            <w:vAlign w:val="center"/>
          </w:tcPr>
          <w:p w14:paraId="05FC102C">
            <w:pPr>
              <w:pStyle w:val="41"/>
              <w:spacing w:after="0"/>
              <w:ind w:firstLine="0" w:firstLineChars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uint8</w:t>
            </w:r>
          </w:p>
        </w:tc>
        <w:tc>
          <w:tcPr>
            <w:tcW w:w="2583" w:type="pct"/>
            <w:vMerge w:val="continue"/>
            <w:noWrap w:val="0"/>
            <w:vAlign w:val="center"/>
          </w:tcPr>
          <w:p w14:paraId="1B33D7E4">
            <w:pPr>
              <w:pStyle w:val="41"/>
              <w:spacing w:after="0"/>
              <w:ind w:firstLine="0" w:firstLineChars="0"/>
              <w:jc w:val="left"/>
              <w:rPr>
                <w:sz w:val="21"/>
                <w:szCs w:val="21"/>
              </w:rPr>
            </w:pPr>
          </w:p>
        </w:tc>
      </w:tr>
      <w:tr w14:paraId="703F2A8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415" w:type="pct"/>
            <w:noWrap w:val="0"/>
            <w:vAlign w:val="center"/>
          </w:tcPr>
          <w:p w14:paraId="4C111F94">
            <w:pPr>
              <w:pStyle w:val="41"/>
              <w:numPr>
                <w:ilvl w:val="0"/>
                <w:numId w:val="16"/>
              </w:numPr>
              <w:spacing w:after="0" w:line="240" w:lineRule="auto"/>
              <w:ind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366" w:type="pct"/>
            <w:noWrap w:val="0"/>
            <w:vAlign w:val="center"/>
          </w:tcPr>
          <w:p w14:paraId="2DACB419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第四个APP数据状态</w:t>
            </w:r>
          </w:p>
        </w:tc>
        <w:tc>
          <w:tcPr>
            <w:tcW w:w="636" w:type="pct"/>
            <w:noWrap w:val="0"/>
            <w:vAlign w:val="center"/>
          </w:tcPr>
          <w:p w14:paraId="45FC74E6">
            <w:pPr>
              <w:pStyle w:val="41"/>
              <w:spacing w:after="0"/>
              <w:ind w:firstLine="0" w:firstLineChars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uint8</w:t>
            </w:r>
          </w:p>
        </w:tc>
        <w:tc>
          <w:tcPr>
            <w:tcW w:w="2583" w:type="pct"/>
            <w:vMerge w:val="continue"/>
            <w:noWrap w:val="0"/>
            <w:vAlign w:val="center"/>
          </w:tcPr>
          <w:p w14:paraId="164DE81F">
            <w:pPr>
              <w:pStyle w:val="41"/>
              <w:spacing w:after="0"/>
              <w:ind w:firstLine="0" w:firstLineChars="0"/>
              <w:jc w:val="left"/>
              <w:rPr>
                <w:sz w:val="21"/>
                <w:szCs w:val="21"/>
              </w:rPr>
            </w:pPr>
          </w:p>
        </w:tc>
      </w:tr>
      <w:tr w14:paraId="6EB8EA0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415" w:type="pct"/>
            <w:noWrap w:val="0"/>
            <w:vAlign w:val="center"/>
          </w:tcPr>
          <w:p w14:paraId="618D6062">
            <w:pPr>
              <w:pStyle w:val="41"/>
              <w:numPr>
                <w:ilvl w:val="0"/>
                <w:numId w:val="16"/>
              </w:numPr>
              <w:spacing w:after="0" w:line="240" w:lineRule="auto"/>
              <w:ind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366" w:type="pct"/>
            <w:noWrap w:val="0"/>
            <w:vAlign w:val="center"/>
          </w:tcPr>
          <w:p w14:paraId="299F74A1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第四个APP安装包状态</w:t>
            </w:r>
          </w:p>
        </w:tc>
        <w:tc>
          <w:tcPr>
            <w:tcW w:w="636" w:type="pct"/>
            <w:noWrap w:val="0"/>
            <w:vAlign w:val="center"/>
          </w:tcPr>
          <w:p w14:paraId="43E871E9">
            <w:pPr>
              <w:pStyle w:val="41"/>
              <w:spacing w:after="0"/>
              <w:ind w:firstLine="0" w:firstLineChars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uint8</w:t>
            </w:r>
          </w:p>
        </w:tc>
        <w:tc>
          <w:tcPr>
            <w:tcW w:w="2583" w:type="pct"/>
            <w:vMerge w:val="continue"/>
            <w:noWrap w:val="0"/>
            <w:vAlign w:val="center"/>
          </w:tcPr>
          <w:p w14:paraId="0328E29D">
            <w:pPr>
              <w:pStyle w:val="41"/>
              <w:spacing w:after="0"/>
              <w:ind w:firstLine="0" w:firstLineChars="0"/>
              <w:jc w:val="left"/>
              <w:rPr>
                <w:sz w:val="21"/>
                <w:szCs w:val="21"/>
              </w:rPr>
            </w:pPr>
          </w:p>
        </w:tc>
      </w:tr>
      <w:tr w14:paraId="587AAE7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415" w:type="pct"/>
            <w:noWrap w:val="0"/>
            <w:vAlign w:val="center"/>
          </w:tcPr>
          <w:p w14:paraId="4F89FEEC">
            <w:pPr>
              <w:pStyle w:val="41"/>
              <w:numPr>
                <w:ilvl w:val="0"/>
                <w:numId w:val="16"/>
              </w:numPr>
              <w:spacing w:after="0" w:line="240" w:lineRule="auto"/>
              <w:ind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366" w:type="pct"/>
            <w:noWrap w:val="0"/>
            <w:vAlign w:val="center"/>
          </w:tcPr>
          <w:p w14:paraId="39CB1ECC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第四个APP更新包状态</w:t>
            </w:r>
          </w:p>
        </w:tc>
        <w:tc>
          <w:tcPr>
            <w:tcW w:w="636" w:type="pct"/>
            <w:noWrap w:val="0"/>
            <w:vAlign w:val="center"/>
          </w:tcPr>
          <w:p w14:paraId="3AB2C5AD">
            <w:pPr>
              <w:pStyle w:val="41"/>
              <w:spacing w:after="0"/>
              <w:ind w:firstLine="0" w:firstLineChars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uint8</w:t>
            </w:r>
          </w:p>
        </w:tc>
        <w:tc>
          <w:tcPr>
            <w:tcW w:w="2583" w:type="pct"/>
            <w:vMerge w:val="continue"/>
            <w:noWrap w:val="0"/>
            <w:vAlign w:val="center"/>
          </w:tcPr>
          <w:p w14:paraId="6395E072">
            <w:pPr>
              <w:pStyle w:val="41"/>
              <w:spacing w:after="0"/>
              <w:ind w:firstLine="0" w:firstLineChars="0"/>
              <w:jc w:val="left"/>
              <w:rPr>
                <w:sz w:val="21"/>
                <w:szCs w:val="21"/>
              </w:rPr>
            </w:pPr>
          </w:p>
        </w:tc>
      </w:tr>
      <w:tr w14:paraId="15A6BB6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415" w:type="pct"/>
            <w:noWrap w:val="0"/>
            <w:vAlign w:val="center"/>
          </w:tcPr>
          <w:p w14:paraId="4DA05A70">
            <w:pPr>
              <w:pStyle w:val="41"/>
              <w:numPr>
                <w:ilvl w:val="0"/>
                <w:numId w:val="16"/>
              </w:numPr>
              <w:spacing w:after="0" w:line="240" w:lineRule="auto"/>
              <w:ind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366" w:type="pct"/>
            <w:noWrap w:val="0"/>
            <w:vAlign w:val="center"/>
          </w:tcPr>
          <w:p w14:paraId="172002BE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第五个APP ID</w:t>
            </w:r>
          </w:p>
        </w:tc>
        <w:tc>
          <w:tcPr>
            <w:tcW w:w="636" w:type="pct"/>
            <w:noWrap w:val="0"/>
            <w:vAlign w:val="center"/>
          </w:tcPr>
          <w:p w14:paraId="263B3E10">
            <w:pPr>
              <w:pStyle w:val="41"/>
              <w:spacing w:after="0"/>
              <w:ind w:firstLine="0" w:firstLineChars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uint8</w:t>
            </w:r>
          </w:p>
        </w:tc>
        <w:tc>
          <w:tcPr>
            <w:tcW w:w="2583" w:type="pct"/>
            <w:vMerge w:val="restart"/>
            <w:noWrap w:val="0"/>
            <w:vAlign w:val="center"/>
          </w:tcPr>
          <w:p w14:paraId="710EFB22">
            <w:pPr>
              <w:pStyle w:val="41"/>
              <w:spacing w:after="0"/>
              <w:ind w:firstLine="0" w:firstLineChars="0"/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第五个APP的状态信息</w:t>
            </w:r>
          </w:p>
        </w:tc>
      </w:tr>
      <w:tr w14:paraId="7D30DB9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415" w:type="pct"/>
            <w:noWrap w:val="0"/>
            <w:vAlign w:val="center"/>
          </w:tcPr>
          <w:p w14:paraId="7A6454A1">
            <w:pPr>
              <w:pStyle w:val="41"/>
              <w:numPr>
                <w:ilvl w:val="0"/>
                <w:numId w:val="16"/>
              </w:numPr>
              <w:spacing w:after="0" w:line="240" w:lineRule="auto"/>
              <w:ind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366" w:type="pct"/>
            <w:noWrap w:val="0"/>
            <w:vAlign w:val="center"/>
          </w:tcPr>
          <w:p w14:paraId="350485FD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第五个APP 版本号</w:t>
            </w:r>
          </w:p>
        </w:tc>
        <w:tc>
          <w:tcPr>
            <w:tcW w:w="636" w:type="pct"/>
            <w:noWrap w:val="0"/>
            <w:vAlign w:val="center"/>
          </w:tcPr>
          <w:p w14:paraId="38A39196">
            <w:pPr>
              <w:pStyle w:val="41"/>
              <w:spacing w:after="0"/>
              <w:ind w:firstLine="0" w:firstLineChars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uint8</w:t>
            </w:r>
          </w:p>
        </w:tc>
        <w:tc>
          <w:tcPr>
            <w:tcW w:w="2583" w:type="pct"/>
            <w:vMerge w:val="continue"/>
            <w:noWrap w:val="0"/>
            <w:vAlign w:val="center"/>
          </w:tcPr>
          <w:p w14:paraId="7A1B3056">
            <w:pPr>
              <w:pStyle w:val="41"/>
              <w:spacing w:after="0"/>
              <w:ind w:firstLine="0" w:firstLineChars="0"/>
              <w:jc w:val="left"/>
              <w:rPr>
                <w:sz w:val="21"/>
                <w:szCs w:val="21"/>
              </w:rPr>
            </w:pPr>
          </w:p>
        </w:tc>
      </w:tr>
      <w:tr w14:paraId="5CA7D7D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415" w:type="pct"/>
            <w:noWrap w:val="0"/>
            <w:vAlign w:val="center"/>
          </w:tcPr>
          <w:p w14:paraId="38BC2F44">
            <w:pPr>
              <w:pStyle w:val="41"/>
              <w:numPr>
                <w:ilvl w:val="0"/>
                <w:numId w:val="16"/>
              </w:numPr>
              <w:spacing w:after="0" w:line="240" w:lineRule="auto"/>
              <w:ind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366" w:type="pct"/>
            <w:noWrap w:val="0"/>
            <w:vAlign w:val="center"/>
          </w:tcPr>
          <w:p w14:paraId="6788843C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第五个APP安装状态</w:t>
            </w:r>
          </w:p>
        </w:tc>
        <w:tc>
          <w:tcPr>
            <w:tcW w:w="636" w:type="pct"/>
            <w:noWrap w:val="0"/>
            <w:vAlign w:val="center"/>
          </w:tcPr>
          <w:p w14:paraId="5B4F471C">
            <w:pPr>
              <w:pStyle w:val="41"/>
              <w:spacing w:after="0"/>
              <w:ind w:firstLine="0" w:firstLineChars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uint8</w:t>
            </w:r>
          </w:p>
        </w:tc>
        <w:tc>
          <w:tcPr>
            <w:tcW w:w="2583" w:type="pct"/>
            <w:vMerge w:val="continue"/>
            <w:noWrap w:val="0"/>
            <w:vAlign w:val="center"/>
          </w:tcPr>
          <w:p w14:paraId="2A88E1E9">
            <w:pPr>
              <w:pStyle w:val="41"/>
              <w:spacing w:after="0"/>
              <w:ind w:firstLine="0" w:firstLineChars="0"/>
              <w:jc w:val="left"/>
              <w:rPr>
                <w:sz w:val="21"/>
                <w:szCs w:val="21"/>
              </w:rPr>
            </w:pPr>
          </w:p>
        </w:tc>
      </w:tr>
      <w:tr w14:paraId="17C934A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415" w:type="pct"/>
            <w:noWrap w:val="0"/>
            <w:vAlign w:val="center"/>
          </w:tcPr>
          <w:p w14:paraId="64BC4C29">
            <w:pPr>
              <w:pStyle w:val="41"/>
              <w:numPr>
                <w:ilvl w:val="0"/>
                <w:numId w:val="16"/>
              </w:numPr>
              <w:spacing w:after="0" w:line="240" w:lineRule="auto"/>
              <w:ind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366" w:type="pct"/>
            <w:noWrap w:val="0"/>
            <w:vAlign w:val="center"/>
          </w:tcPr>
          <w:p w14:paraId="3DBBADEF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第五个APP运行状态</w:t>
            </w:r>
          </w:p>
        </w:tc>
        <w:tc>
          <w:tcPr>
            <w:tcW w:w="636" w:type="pct"/>
            <w:noWrap w:val="0"/>
            <w:vAlign w:val="center"/>
          </w:tcPr>
          <w:p w14:paraId="6DE08750">
            <w:pPr>
              <w:pStyle w:val="41"/>
              <w:spacing w:after="0"/>
              <w:ind w:firstLine="0" w:firstLineChars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uint8</w:t>
            </w:r>
          </w:p>
        </w:tc>
        <w:tc>
          <w:tcPr>
            <w:tcW w:w="2583" w:type="pct"/>
            <w:vMerge w:val="continue"/>
            <w:noWrap w:val="0"/>
            <w:vAlign w:val="center"/>
          </w:tcPr>
          <w:p w14:paraId="5E5F0E8D">
            <w:pPr>
              <w:pStyle w:val="41"/>
              <w:spacing w:after="0"/>
              <w:ind w:firstLine="0" w:firstLineChars="0"/>
              <w:jc w:val="left"/>
              <w:rPr>
                <w:sz w:val="21"/>
                <w:szCs w:val="21"/>
              </w:rPr>
            </w:pPr>
          </w:p>
        </w:tc>
      </w:tr>
      <w:tr w14:paraId="0C72AEC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415" w:type="pct"/>
            <w:noWrap w:val="0"/>
            <w:vAlign w:val="center"/>
          </w:tcPr>
          <w:p w14:paraId="4EFCC0E1">
            <w:pPr>
              <w:pStyle w:val="41"/>
              <w:numPr>
                <w:ilvl w:val="0"/>
                <w:numId w:val="16"/>
              </w:numPr>
              <w:spacing w:after="0" w:line="240" w:lineRule="auto"/>
              <w:ind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366" w:type="pct"/>
            <w:noWrap w:val="0"/>
            <w:vAlign w:val="center"/>
          </w:tcPr>
          <w:p w14:paraId="7F5AAB4E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第五个APP数据状态</w:t>
            </w:r>
          </w:p>
        </w:tc>
        <w:tc>
          <w:tcPr>
            <w:tcW w:w="636" w:type="pct"/>
            <w:noWrap w:val="0"/>
            <w:vAlign w:val="center"/>
          </w:tcPr>
          <w:p w14:paraId="28E635EC">
            <w:pPr>
              <w:pStyle w:val="41"/>
              <w:spacing w:after="0"/>
              <w:ind w:firstLine="0" w:firstLineChars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uint8</w:t>
            </w:r>
          </w:p>
        </w:tc>
        <w:tc>
          <w:tcPr>
            <w:tcW w:w="2583" w:type="pct"/>
            <w:vMerge w:val="continue"/>
            <w:noWrap w:val="0"/>
            <w:vAlign w:val="center"/>
          </w:tcPr>
          <w:p w14:paraId="5D953376">
            <w:pPr>
              <w:pStyle w:val="41"/>
              <w:spacing w:after="0"/>
              <w:ind w:firstLine="0" w:firstLineChars="0"/>
              <w:jc w:val="left"/>
              <w:rPr>
                <w:sz w:val="21"/>
                <w:szCs w:val="21"/>
              </w:rPr>
            </w:pPr>
          </w:p>
        </w:tc>
      </w:tr>
      <w:tr w14:paraId="4E840A5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415" w:type="pct"/>
            <w:noWrap w:val="0"/>
            <w:vAlign w:val="center"/>
          </w:tcPr>
          <w:p w14:paraId="496F31D3">
            <w:pPr>
              <w:pStyle w:val="41"/>
              <w:numPr>
                <w:ilvl w:val="0"/>
                <w:numId w:val="16"/>
              </w:numPr>
              <w:spacing w:after="0" w:line="240" w:lineRule="auto"/>
              <w:ind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366" w:type="pct"/>
            <w:noWrap w:val="0"/>
            <w:vAlign w:val="center"/>
          </w:tcPr>
          <w:p w14:paraId="0636E6AC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第五个APP安装包状态</w:t>
            </w:r>
          </w:p>
        </w:tc>
        <w:tc>
          <w:tcPr>
            <w:tcW w:w="636" w:type="pct"/>
            <w:noWrap w:val="0"/>
            <w:vAlign w:val="center"/>
          </w:tcPr>
          <w:p w14:paraId="68428224">
            <w:pPr>
              <w:pStyle w:val="41"/>
              <w:spacing w:after="0"/>
              <w:ind w:firstLine="0" w:firstLineChars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uint8</w:t>
            </w:r>
          </w:p>
        </w:tc>
        <w:tc>
          <w:tcPr>
            <w:tcW w:w="2583" w:type="pct"/>
            <w:vMerge w:val="continue"/>
            <w:noWrap w:val="0"/>
            <w:vAlign w:val="center"/>
          </w:tcPr>
          <w:p w14:paraId="1D1C7E7D">
            <w:pPr>
              <w:pStyle w:val="41"/>
              <w:spacing w:after="0"/>
              <w:ind w:firstLine="0" w:firstLineChars="0"/>
              <w:jc w:val="left"/>
              <w:rPr>
                <w:sz w:val="21"/>
                <w:szCs w:val="21"/>
              </w:rPr>
            </w:pPr>
          </w:p>
        </w:tc>
      </w:tr>
      <w:tr w14:paraId="30AF9F9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415" w:type="pct"/>
            <w:noWrap w:val="0"/>
            <w:vAlign w:val="center"/>
          </w:tcPr>
          <w:p w14:paraId="21B214AC">
            <w:pPr>
              <w:pStyle w:val="41"/>
              <w:numPr>
                <w:ilvl w:val="0"/>
                <w:numId w:val="16"/>
              </w:numPr>
              <w:spacing w:after="0" w:line="240" w:lineRule="auto"/>
              <w:ind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366" w:type="pct"/>
            <w:noWrap w:val="0"/>
            <w:vAlign w:val="center"/>
          </w:tcPr>
          <w:p w14:paraId="1809A05E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第五个APP更新包状态</w:t>
            </w:r>
          </w:p>
        </w:tc>
        <w:tc>
          <w:tcPr>
            <w:tcW w:w="636" w:type="pct"/>
            <w:noWrap w:val="0"/>
            <w:vAlign w:val="center"/>
          </w:tcPr>
          <w:p w14:paraId="59D91287">
            <w:pPr>
              <w:pStyle w:val="41"/>
              <w:spacing w:after="0"/>
              <w:ind w:firstLine="0" w:firstLineChars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uint8</w:t>
            </w:r>
          </w:p>
        </w:tc>
        <w:tc>
          <w:tcPr>
            <w:tcW w:w="2583" w:type="pct"/>
            <w:vMerge w:val="continue"/>
            <w:noWrap w:val="0"/>
            <w:vAlign w:val="center"/>
          </w:tcPr>
          <w:p w14:paraId="4CD6C6E3">
            <w:pPr>
              <w:pStyle w:val="41"/>
              <w:spacing w:after="0"/>
              <w:ind w:firstLine="0" w:firstLineChars="0"/>
              <w:jc w:val="left"/>
              <w:rPr>
                <w:sz w:val="21"/>
                <w:szCs w:val="21"/>
              </w:rPr>
            </w:pPr>
          </w:p>
        </w:tc>
      </w:tr>
    </w:tbl>
    <w:p w14:paraId="2E41BB92">
      <w:pPr>
        <w:ind w:firstLine="0" w:firstLineChars="0"/>
        <w:rPr>
          <w:rFonts w:hint="eastAsia"/>
        </w:rPr>
      </w:pPr>
    </w:p>
    <w:p w14:paraId="01F0013A">
      <w:pPr>
        <w:ind w:firstLine="480"/>
      </w:pPr>
      <w:r>
        <w:rPr>
          <w:rFonts w:hint="eastAsia"/>
        </w:rPr>
        <w:t>AI控制板有11个工程参数，说明分别如下表所示：</w:t>
      </w:r>
    </w:p>
    <w:p w14:paraId="23571AE8">
      <w:pPr>
        <w:pStyle w:val="14"/>
      </w:pPr>
      <w:r>
        <w:rPr>
          <w:rFonts w:hint="eastAsia"/>
        </w:rPr>
        <w:t>表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表 \* ARABIC</w:instrText>
      </w:r>
      <w:r>
        <w:instrText xml:space="preserve"> </w:instrText>
      </w:r>
      <w:r>
        <w:fldChar w:fldCharType="separate"/>
      </w:r>
      <w:r>
        <w:rPr>
          <w:lang/>
        </w:rPr>
        <w:t>68</w:t>
      </w:r>
      <w:r>
        <w:fldChar w:fldCharType="end"/>
      </w:r>
      <w:r>
        <w:t xml:space="preserve"> </w:t>
      </w:r>
      <w:r>
        <w:rPr>
          <w:rFonts w:hint="eastAsia"/>
        </w:rPr>
        <w:t>AI控制板工程参数说明</w:t>
      </w:r>
    </w:p>
    <w:tbl>
      <w:tblPr>
        <w:tblStyle w:val="43"/>
        <w:tblW w:w="5000" w:type="pct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65"/>
        <w:gridCol w:w="2410"/>
        <w:gridCol w:w="1276"/>
        <w:gridCol w:w="4833"/>
      </w:tblGrid>
      <w:tr w14:paraId="2210FD2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461" w:type="pct"/>
            <w:noWrap w:val="0"/>
            <w:vAlign w:val="center"/>
          </w:tcPr>
          <w:p w14:paraId="24FAAD87">
            <w:pPr>
              <w:pStyle w:val="41"/>
              <w:spacing w:after="0"/>
              <w:ind w:firstLine="0" w:firstLineChars="0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序号</w:t>
            </w:r>
          </w:p>
        </w:tc>
        <w:tc>
          <w:tcPr>
            <w:tcW w:w="1284" w:type="pct"/>
            <w:noWrap w:val="0"/>
            <w:vAlign w:val="center"/>
          </w:tcPr>
          <w:p w14:paraId="1BA78B72">
            <w:pPr>
              <w:pStyle w:val="41"/>
              <w:spacing w:after="0"/>
              <w:ind w:firstLine="0" w:firstLineChars="0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参数名称</w:t>
            </w:r>
          </w:p>
        </w:tc>
        <w:tc>
          <w:tcPr>
            <w:tcW w:w="680" w:type="pct"/>
            <w:noWrap w:val="0"/>
            <w:vAlign w:val="center"/>
          </w:tcPr>
          <w:p w14:paraId="03CA2B76">
            <w:pPr>
              <w:pStyle w:val="41"/>
              <w:spacing w:after="0"/>
              <w:ind w:firstLine="0" w:firstLineChars="0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数据类型</w:t>
            </w:r>
          </w:p>
        </w:tc>
        <w:tc>
          <w:tcPr>
            <w:tcW w:w="2575" w:type="pct"/>
            <w:noWrap w:val="0"/>
            <w:vAlign w:val="center"/>
          </w:tcPr>
          <w:p w14:paraId="0DD9EF24">
            <w:pPr>
              <w:pStyle w:val="41"/>
              <w:spacing w:after="0"/>
              <w:ind w:firstLine="0" w:firstLineChars="0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参数说明</w:t>
            </w:r>
          </w:p>
        </w:tc>
      </w:tr>
      <w:tr w14:paraId="22A41E7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461" w:type="pct"/>
            <w:noWrap w:val="0"/>
            <w:vAlign w:val="center"/>
          </w:tcPr>
          <w:p w14:paraId="0E4A5ACC">
            <w:pPr>
              <w:pStyle w:val="41"/>
              <w:numPr>
                <w:ilvl w:val="0"/>
                <w:numId w:val="17"/>
              </w:numPr>
              <w:spacing w:after="0" w:line="240" w:lineRule="auto"/>
              <w:ind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284" w:type="pct"/>
            <w:noWrap w:val="0"/>
            <w:vAlign w:val="center"/>
          </w:tcPr>
          <w:p w14:paraId="49BDA70C">
            <w:pPr>
              <w:pStyle w:val="99"/>
            </w:pPr>
            <w:r>
              <w:rPr>
                <w:rFonts w:hint="eastAsia"/>
              </w:rPr>
              <w:t>CAN总线工作通道</w:t>
            </w:r>
          </w:p>
        </w:tc>
        <w:tc>
          <w:tcPr>
            <w:tcW w:w="680" w:type="pct"/>
            <w:noWrap w:val="0"/>
            <w:vAlign w:val="center"/>
          </w:tcPr>
          <w:p w14:paraId="272FC9F8">
            <w:pPr>
              <w:pStyle w:val="41"/>
              <w:spacing w:after="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uint8</w:t>
            </w:r>
          </w:p>
        </w:tc>
        <w:tc>
          <w:tcPr>
            <w:tcW w:w="2575" w:type="pct"/>
            <w:noWrap w:val="0"/>
            <w:vAlign w:val="center"/>
          </w:tcPr>
          <w:p w14:paraId="2E038269">
            <w:pPr>
              <w:pStyle w:val="41"/>
              <w:spacing w:after="0"/>
              <w:ind w:firstLine="0" w:firstLineChars="0"/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单机</w:t>
            </w:r>
            <w:r>
              <w:rPr>
                <w:sz w:val="21"/>
                <w:szCs w:val="21"/>
              </w:rPr>
              <w:t>CAN</w:t>
            </w:r>
            <w:r>
              <w:rPr>
                <w:rFonts w:hint="eastAsia"/>
                <w:sz w:val="21"/>
                <w:szCs w:val="21"/>
              </w:rPr>
              <w:t>总线当前工作的通道</w:t>
            </w:r>
          </w:p>
        </w:tc>
      </w:tr>
      <w:tr w14:paraId="08FAC36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461" w:type="pct"/>
            <w:noWrap w:val="0"/>
            <w:vAlign w:val="center"/>
          </w:tcPr>
          <w:p w14:paraId="4898EC46">
            <w:pPr>
              <w:pStyle w:val="41"/>
              <w:numPr>
                <w:ilvl w:val="0"/>
                <w:numId w:val="17"/>
              </w:numPr>
              <w:spacing w:after="0" w:line="240" w:lineRule="auto"/>
              <w:ind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284" w:type="pct"/>
            <w:noWrap w:val="0"/>
            <w:vAlign w:val="center"/>
          </w:tcPr>
          <w:p w14:paraId="5C38723C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CAN总线复位计数</w:t>
            </w:r>
          </w:p>
        </w:tc>
        <w:tc>
          <w:tcPr>
            <w:tcW w:w="680" w:type="pct"/>
            <w:noWrap w:val="0"/>
            <w:vAlign w:val="center"/>
          </w:tcPr>
          <w:p w14:paraId="61E852EC">
            <w:pPr>
              <w:pStyle w:val="41"/>
              <w:spacing w:after="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uint8</w:t>
            </w:r>
          </w:p>
        </w:tc>
        <w:tc>
          <w:tcPr>
            <w:tcW w:w="2575" w:type="pct"/>
            <w:noWrap w:val="0"/>
            <w:vAlign w:val="center"/>
          </w:tcPr>
          <w:p w14:paraId="26A5E3B4">
            <w:pPr>
              <w:pStyle w:val="41"/>
              <w:spacing w:after="0"/>
              <w:ind w:firstLine="0" w:firstLineChars="0"/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CAN总线复位累计数量，单机复位后清零</w:t>
            </w:r>
          </w:p>
        </w:tc>
      </w:tr>
      <w:tr w14:paraId="6A7266A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461" w:type="pct"/>
            <w:noWrap w:val="0"/>
            <w:vAlign w:val="center"/>
          </w:tcPr>
          <w:p w14:paraId="651C7476">
            <w:pPr>
              <w:pStyle w:val="41"/>
              <w:numPr>
                <w:ilvl w:val="0"/>
                <w:numId w:val="17"/>
              </w:numPr>
              <w:spacing w:after="0" w:line="240" w:lineRule="auto"/>
              <w:ind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284" w:type="pct"/>
            <w:noWrap w:val="0"/>
            <w:vAlign w:val="center"/>
          </w:tcPr>
          <w:p w14:paraId="3698E651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CAN总线接收错误帧计数</w:t>
            </w:r>
          </w:p>
        </w:tc>
        <w:tc>
          <w:tcPr>
            <w:tcW w:w="680" w:type="pct"/>
            <w:noWrap w:val="0"/>
            <w:vAlign w:val="center"/>
          </w:tcPr>
          <w:p w14:paraId="3F5CD473">
            <w:pPr>
              <w:pStyle w:val="41"/>
              <w:spacing w:after="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uint8</w:t>
            </w:r>
          </w:p>
        </w:tc>
        <w:tc>
          <w:tcPr>
            <w:tcW w:w="2575" w:type="pct"/>
            <w:noWrap w:val="0"/>
            <w:vAlign w:val="center"/>
          </w:tcPr>
          <w:p w14:paraId="65C5ABA7">
            <w:pPr>
              <w:pStyle w:val="41"/>
              <w:spacing w:after="0"/>
              <w:ind w:firstLine="0" w:firstLineChars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CAN</w:t>
            </w:r>
            <w:r>
              <w:rPr>
                <w:rFonts w:hint="eastAsia"/>
                <w:sz w:val="21"/>
                <w:szCs w:val="21"/>
              </w:rPr>
              <w:t>总线所有错误累计数量，单机复位后清零</w:t>
            </w:r>
          </w:p>
        </w:tc>
      </w:tr>
      <w:tr w14:paraId="3ECB8D9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461" w:type="pct"/>
            <w:noWrap w:val="0"/>
            <w:vAlign w:val="center"/>
          </w:tcPr>
          <w:p w14:paraId="7BEB8155">
            <w:pPr>
              <w:pStyle w:val="41"/>
              <w:numPr>
                <w:ilvl w:val="0"/>
                <w:numId w:val="17"/>
              </w:numPr>
              <w:spacing w:after="0" w:line="240" w:lineRule="auto"/>
              <w:ind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284" w:type="pct"/>
            <w:noWrap w:val="0"/>
            <w:vAlign w:val="center"/>
          </w:tcPr>
          <w:p w14:paraId="79071475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轮询接收计数</w:t>
            </w:r>
          </w:p>
        </w:tc>
        <w:tc>
          <w:tcPr>
            <w:tcW w:w="680" w:type="pct"/>
            <w:noWrap w:val="0"/>
            <w:vAlign w:val="center"/>
          </w:tcPr>
          <w:p w14:paraId="2D9EE64D">
            <w:pPr>
              <w:pStyle w:val="41"/>
              <w:spacing w:after="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uint8</w:t>
            </w:r>
          </w:p>
        </w:tc>
        <w:tc>
          <w:tcPr>
            <w:tcW w:w="2575" w:type="pct"/>
            <w:noWrap w:val="0"/>
            <w:vAlign w:val="center"/>
          </w:tcPr>
          <w:p w14:paraId="49C1DA7A">
            <w:pPr>
              <w:pStyle w:val="41"/>
              <w:spacing w:after="0"/>
              <w:ind w:firstLine="0" w:firstLineChars="0"/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接收到的遥测请求指令数量，单机复位后清零</w:t>
            </w:r>
          </w:p>
        </w:tc>
      </w:tr>
      <w:tr w14:paraId="30D3668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461" w:type="pct"/>
            <w:noWrap w:val="0"/>
            <w:vAlign w:val="center"/>
          </w:tcPr>
          <w:p w14:paraId="7F6C773D">
            <w:pPr>
              <w:pStyle w:val="41"/>
              <w:numPr>
                <w:ilvl w:val="0"/>
                <w:numId w:val="17"/>
              </w:numPr>
              <w:spacing w:after="0" w:line="240" w:lineRule="auto"/>
              <w:ind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284" w:type="pct"/>
            <w:noWrap w:val="0"/>
            <w:vAlign w:val="center"/>
          </w:tcPr>
          <w:p w14:paraId="5EC310A6">
            <w:pPr>
              <w:pStyle w:val="99"/>
              <w:rPr>
                <w:rFonts w:hint="eastAsia"/>
              </w:rPr>
            </w:pPr>
            <w:r>
              <w:t>指令</w:t>
            </w:r>
            <w:r>
              <w:rPr>
                <w:rFonts w:hint="eastAsia"/>
              </w:rPr>
              <w:t>接收</w:t>
            </w:r>
            <w:r>
              <w:t>计数</w:t>
            </w:r>
          </w:p>
        </w:tc>
        <w:tc>
          <w:tcPr>
            <w:tcW w:w="680" w:type="pct"/>
            <w:noWrap w:val="0"/>
            <w:vAlign w:val="center"/>
          </w:tcPr>
          <w:p w14:paraId="52C14EFA">
            <w:pPr>
              <w:pStyle w:val="41"/>
              <w:spacing w:after="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uint8</w:t>
            </w:r>
          </w:p>
        </w:tc>
        <w:tc>
          <w:tcPr>
            <w:tcW w:w="2575" w:type="pct"/>
            <w:noWrap w:val="0"/>
            <w:vAlign w:val="top"/>
          </w:tcPr>
          <w:p w14:paraId="601F3C6E">
            <w:pPr>
              <w:pStyle w:val="41"/>
              <w:spacing w:after="0"/>
              <w:ind w:firstLine="0" w:firstLineChars="0"/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接收到的遥控指令数量，单机复位后清零</w:t>
            </w:r>
          </w:p>
        </w:tc>
      </w:tr>
      <w:tr w14:paraId="764EA23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461" w:type="pct"/>
            <w:noWrap w:val="0"/>
            <w:vAlign w:val="center"/>
          </w:tcPr>
          <w:p w14:paraId="0606F364">
            <w:pPr>
              <w:pStyle w:val="41"/>
              <w:numPr>
                <w:ilvl w:val="0"/>
                <w:numId w:val="17"/>
              </w:numPr>
              <w:spacing w:after="0" w:line="240" w:lineRule="auto"/>
              <w:ind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284" w:type="pct"/>
            <w:noWrap w:val="0"/>
            <w:vAlign w:val="center"/>
          </w:tcPr>
          <w:p w14:paraId="60815A99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指令执行计数</w:t>
            </w:r>
          </w:p>
        </w:tc>
        <w:tc>
          <w:tcPr>
            <w:tcW w:w="680" w:type="pct"/>
            <w:noWrap w:val="0"/>
            <w:vAlign w:val="center"/>
          </w:tcPr>
          <w:p w14:paraId="59B05A78">
            <w:pPr>
              <w:pStyle w:val="41"/>
              <w:spacing w:after="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uint8</w:t>
            </w:r>
          </w:p>
        </w:tc>
        <w:tc>
          <w:tcPr>
            <w:tcW w:w="2575" w:type="pct"/>
            <w:noWrap w:val="0"/>
            <w:vAlign w:val="top"/>
          </w:tcPr>
          <w:p w14:paraId="26B3DA5B">
            <w:pPr>
              <w:pStyle w:val="41"/>
              <w:spacing w:after="0"/>
              <w:ind w:firstLine="0" w:firstLineChars="0"/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执行的遥控指令数量，单机复位后清零</w:t>
            </w:r>
          </w:p>
        </w:tc>
      </w:tr>
      <w:tr w14:paraId="29033D3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461" w:type="pct"/>
            <w:noWrap w:val="0"/>
            <w:vAlign w:val="center"/>
          </w:tcPr>
          <w:p w14:paraId="0F0B23A7">
            <w:pPr>
              <w:pStyle w:val="41"/>
              <w:numPr>
                <w:ilvl w:val="0"/>
                <w:numId w:val="17"/>
              </w:numPr>
              <w:spacing w:after="0" w:line="240" w:lineRule="auto"/>
              <w:ind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284" w:type="pct"/>
            <w:noWrap w:val="0"/>
            <w:vAlign w:val="center"/>
          </w:tcPr>
          <w:p w14:paraId="02924C65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向AI处理板发送帧计数</w:t>
            </w:r>
          </w:p>
        </w:tc>
        <w:tc>
          <w:tcPr>
            <w:tcW w:w="680" w:type="pct"/>
            <w:noWrap w:val="0"/>
            <w:vAlign w:val="center"/>
          </w:tcPr>
          <w:p w14:paraId="4E187629">
            <w:pPr>
              <w:pStyle w:val="41"/>
              <w:spacing w:after="0"/>
              <w:ind w:firstLine="0" w:firstLineChars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uint8</w:t>
            </w:r>
          </w:p>
        </w:tc>
        <w:tc>
          <w:tcPr>
            <w:tcW w:w="2575" w:type="pct"/>
            <w:noWrap w:val="0"/>
            <w:vAlign w:val="top"/>
          </w:tcPr>
          <w:p w14:paraId="2C162C17">
            <w:pPr>
              <w:pStyle w:val="41"/>
              <w:spacing w:after="0"/>
              <w:ind w:firstLine="0" w:firstLineChars="0"/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单机内部AI控制板向AI处理板发送的帧数量，单机复位后清零</w:t>
            </w:r>
          </w:p>
        </w:tc>
      </w:tr>
      <w:tr w14:paraId="53EC4F6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461" w:type="pct"/>
            <w:noWrap w:val="0"/>
            <w:vAlign w:val="center"/>
          </w:tcPr>
          <w:p w14:paraId="7C5D1EEC">
            <w:pPr>
              <w:pStyle w:val="41"/>
              <w:numPr>
                <w:ilvl w:val="0"/>
                <w:numId w:val="17"/>
              </w:numPr>
              <w:spacing w:after="0" w:line="240" w:lineRule="auto"/>
              <w:ind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284" w:type="pct"/>
            <w:noWrap w:val="0"/>
            <w:vAlign w:val="center"/>
          </w:tcPr>
          <w:p w14:paraId="631B5AC8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从AI处理板接收帧计数</w:t>
            </w:r>
          </w:p>
        </w:tc>
        <w:tc>
          <w:tcPr>
            <w:tcW w:w="680" w:type="pct"/>
            <w:noWrap w:val="0"/>
            <w:vAlign w:val="center"/>
          </w:tcPr>
          <w:p w14:paraId="3F70C43E">
            <w:pPr>
              <w:pStyle w:val="41"/>
              <w:spacing w:after="0"/>
              <w:ind w:firstLine="0" w:firstLineChars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uint8</w:t>
            </w:r>
          </w:p>
        </w:tc>
        <w:tc>
          <w:tcPr>
            <w:tcW w:w="2575" w:type="pct"/>
            <w:noWrap w:val="0"/>
            <w:vAlign w:val="top"/>
          </w:tcPr>
          <w:p w14:paraId="645F4A5B">
            <w:pPr>
              <w:pStyle w:val="41"/>
              <w:spacing w:after="0"/>
              <w:ind w:firstLine="0" w:firstLineChars="0"/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单机内部AI控制板从AI处理板接收的帧数量，单机复位后清零</w:t>
            </w:r>
          </w:p>
        </w:tc>
      </w:tr>
      <w:tr w14:paraId="735716D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461" w:type="pct"/>
            <w:noWrap w:val="0"/>
            <w:vAlign w:val="center"/>
          </w:tcPr>
          <w:p w14:paraId="0DCA653F">
            <w:pPr>
              <w:pStyle w:val="41"/>
              <w:numPr>
                <w:ilvl w:val="0"/>
                <w:numId w:val="17"/>
              </w:numPr>
              <w:spacing w:after="0" w:line="240" w:lineRule="auto"/>
              <w:ind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284" w:type="pct"/>
            <w:noWrap w:val="0"/>
            <w:vAlign w:val="center"/>
          </w:tcPr>
          <w:p w14:paraId="2FDF3139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看门狗工作状态</w:t>
            </w:r>
          </w:p>
        </w:tc>
        <w:tc>
          <w:tcPr>
            <w:tcW w:w="680" w:type="pct"/>
            <w:noWrap w:val="0"/>
            <w:vAlign w:val="center"/>
          </w:tcPr>
          <w:p w14:paraId="325CEFF2">
            <w:pPr>
              <w:pStyle w:val="41"/>
              <w:spacing w:after="0"/>
              <w:ind w:firstLine="0" w:firstLineChars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uint8</w:t>
            </w:r>
          </w:p>
        </w:tc>
        <w:tc>
          <w:tcPr>
            <w:tcW w:w="2575" w:type="pct"/>
            <w:noWrap w:val="0"/>
            <w:vAlign w:val="center"/>
          </w:tcPr>
          <w:p w14:paraId="3B1F222A">
            <w:pPr>
              <w:pStyle w:val="41"/>
              <w:spacing w:after="0"/>
              <w:ind w:firstLine="0" w:firstLineChars="0"/>
              <w:jc w:val="left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AI控制板的看门狗功能的状态，默认“禁止”</w:t>
            </w:r>
          </w:p>
        </w:tc>
      </w:tr>
      <w:tr w14:paraId="073B857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461" w:type="pct"/>
            <w:noWrap w:val="0"/>
            <w:vAlign w:val="center"/>
          </w:tcPr>
          <w:p w14:paraId="18613154">
            <w:pPr>
              <w:pStyle w:val="41"/>
              <w:numPr>
                <w:ilvl w:val="0"/>
                <w:numId w:val="17"/>
              </w:numPr>
              <w:spacing w:after="0" w:line="240" w:lineRule="auto"/>
              <w:ind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284" w:type="pct"/>
            <w:noWrap w:val="0"/>
            <w:vAlign w:val="center"/>
          </w:tcPr>
          <w:p w14:paraId="447F539A">
            <w:pPr>
              <w:pStyle w:val="99"/>
              <w:rPr>
                <w:rFonts w:hint="eastAsia"/>
              </w:rPr>
            </w:pPr>
            <w:r>
              <w:t>AI控制板</w:t>
            </w:r>
            <w:r>
              <w:rPr>
                <w:rFonts w:hint="eastAsia"/>
              </w:rPr>
              <w:t>工作状态</w:t>
            </w:r>
          </w:p>
        </w:tc>
        <w:tc>
          <w:tcPr>
            <w:tcW w:w="680" w:type="pct"/>
            <w:noWrap w:val="0"/>
            <w:vAlign w:val="center"/>
          </w:tcPr>
          <w:p w14:paraId="7A8FBEC3">
            <w:pPr>
              <w:pStyle w:val="41"/>
              <w:spacing w:after="0"/>
              <w:ind w:firstLine="0" w:firstLineChars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uint8</w:t>
            </w:r>
          </w:p>
        </w:tc>
        <w:tc>
          <w:tcPr>
            <w:tcW w:w="2575" w:type="pct"/>
            <w:noWrap w:val="0"/>
            <w:vAlign w:val="center"/>
          </w:tcPr>
          <w:p w14:paraId="6F32D013">
            <w:pPr>
              <w:pStyle w:val="41"/>
              <w:spacing w:after="0"/>
              <w:ind w:firstLine="0" w:firstLineChars="0"/>
              <w:jc w:val="left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AI控制板的工作状态</w:t>
            </w:r>
          </w:p>
        </w:tc>
      </w:tr>
      <w:tr w14:paraId="1B94769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461" w:type="pct"/>
            <w:noWrap w:val="0"/>
            <w:vAlign w:val="center"/>
          </w:tcPr>
          <w:p w14:paraId="794F089B">
            <w:pPr>
              <w:pStyle w:val="41"/>
              <w:numPr>
                <w:ilvl w:val="0"/>
                <w:numId w:val="17"/>
              </w:numPr>
              <w:spacing w:after="0" w:line="240" w:lineRule="auto"/>
              <w:ind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284" w:type="pct"/>
            <w:noWrap w:val="0"/>
            <w:vAlign w:val="center"/>
          </w:tcPr>
          <w:p w14:paraId="373A41CA">
            <w:pPr>
              <w:pStyle w:val="99"/>
              <w:rPr>
                <w:rFonts w:hint="eastAsia"/>
              </w:rPr>
            </w:pPr>
            <w:r>
              <w:rPr>
                <w:rFonts w:hint="eastAsia"/>
              </w:rPr>
              <w:t>AI处理板复位计数</w:t>
            </w:r>
          </w:p>
        </w:tc>
        <w:tc>
          <w:tcPr>
            <w:tcW w:w="680" w:type="pct"/>
            <w:noWrap w:val="0"/>
            <w:vAlign w:val="center"/>
          </w:tcPr>
          <w:p w14:paraId="44C0DDF3">
            <w:pPr>
              <w:pStyle w:val="41"/>
              <w:spacing w:after="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uint8</w:t>
            </w:r>
          </w:p>
        </w:tc>
        <w:tc>
          <w:tcPr>
            <w:tcW w:w="2575" w:type="pct"/>
            <w:noWrap w:val="0"/>
            <w:vAlign w:val="center"/>
          </w:tcPr>
          <w:p w14:paraId="31223F8F">
            <w:pPr>
              <w:pStyle w:val="41"/>
              <w:spacing w:after="0"/>
              <w:ind w:firstLine="0" w:firstLineChars="0"/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复位AI处理板次数，单机复位后清零</w:t>
            </w:r>
          </w:p>
        </w:tc>
      </w:tr>
    </w:tbl>
    <w:p w14:paraId="0BC1BB2F">
      <w:pPr>
        <w:ind w:firstLine="0" w:firstLineChars="0"/>
        <w:rPr>
          <w:rFonts w:hint="eastAsia"/>
        </w:rPr>
      </w:pPr>
    </w:p>
    <w:sectPr>
      <w:pgSz w:w="11906" w:h="16838"/>
      <w:pgMar w:top="1304" w:right="1134" w:bottom="1304" w:left="1418" w:header="851" w:footer="992" w:gutter="0"/>
      <w:cols w:space="720" w:num="1"/>
      <w:docGrid w:type="linesAndChars" w:linePitch="326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guazi" w:date="2025-07-18T10:06:00Z" w:initials="g">
    <w:p w14:paraId="522F78DD">
      <w:pPr>
        <w:pStyle w:val="17"/>
        <w:ind w:firstLine="0" w:firstLineChars="0"/>
      </w:pPr>
      <w:r>
        <w:rPr>
          <w:rFonts w:hint="eastAsia"/>
        </w:rPr>
        <w:t>全部修改为预留</w:t>
      </w:r>
    </w:p>
  </w:comment>
  <w:comment w:id="1" w:author="user" w:date="2025-07-18T10:41:00Z" w:initials="u">
    <w:p w14:paraId="7AD293AA">
      <w:pPr>
        <w:pStyle w:val="17"/>
        <w:ind w:firstLine="420"/>
      </w:pPr>
      <w:r>
        <w:rPr>
          <w:rFonts w:hint="eastAsia"/>
        </w:rPr>
        <w:t>已修改</w:t>
      </w:r>
    </w:p>
  </w:comment>
  <w:comment w:id="2" w:author="guazi" w:date="2025-07-18T10:11:00Z" w:initials="g">
    <w:p w14:paraId="5E7B97DC">
      <w:pPr>
        <w:pStyle w:val="17"/>
        <w:ind w:firstLine="0" w:firstLineChars="0"/>
      </w:pPr>
      <w:r>
        <w:rPr>
          <w:rFonts w:hint="eastAsia"/>
        </w:rPr>
        <w:t>模组温度转换公式是否正确</w:t>
      </w:r>
    </w:p>
  </w:comment>
  <w:comment w:id="3" w:author="user" w:date="2025-07-18T11:09:00Z" w:initials="u">
    <w:p w14:paraId="0523B0B9">
      <w:pPr>
        <w:pStyle w:val="17"/>
        <w:ind w:firstLine="420"/>
      </w:pPr>
      <w:r>
        <w:rPr>
          <w:rFonts w:hint="eastAsia"/>
        </w:rPr>
        <w:t>已确认</w:t>
      </w:r>
    </w:p>
  </w:comment>
  <w:comment w:id="4" w:author="guazi" w:date="2025-07-18T09:50:00Z" w:initials="g">
    <w:p w14:paraId="4B0CE8EB">
      <w:pPr>
        <w:pStyle w:val="17"/>
        <w:ind w:firstLine="0" w:firstLineChars="0"/>
      </w:pPr>
      <w:r>
        <w:rPr>
          <w:rFonts w:hint="eastAsia"/>
        </w:rPr>
        <w:t>备注内容范围和2字节不符合</w:t>
      </w:r>
    </w:p>
  </w:comment>
  <w:comment w:id="5" w:author="user" w:date="2025-07-18T11:10:00Z" w:initials="u">
    <w:p w14:paraId="2DC68134">
      <w:pPr>
        <w:pStyle w:val="17"/>
        <w:ind w:firstLine="420"/>
      </w:pPr>
      <w:r>
        <w:rPr>
          <w:rFonts w:hint="eastAsia"/>
        </w:rPr>
        <w:t>已修改</w:t>
      </w:r>
    </w:p>
  </w:comment>
  <w:comment w:id="6" w:author="guazi" w:date="2025-07-18T10:12:00Z" w:initials="g">
    <w:p w14:paraId="5F4FBB3F">
      <w:pPr>
        <w:pStyle w:val="17"/>
        <w:ind w:firstLine="0" w:firstLineChars="0"/>
      </w:pPr>
      <w:r>
        <w:rPr>
          <w:rFonts w:hint="eastAsia"/>
        </w:rPr>
        <w:t>删除</w:t>
      </w:r>
    </w:p>
  </w:comment>
  <w:comment w:id="7" w:author="user" w:date="2025-07-18T11:11:00Z" w:initials="u">
    <w:p w14:paraId="42F0726F">
      <w:pPr>
        <w:pStyle w:val="17"/>
        <w:ind w:firstLine="420"/>
      </w:pPr>
      <w:r>
        <w:rPr>
          <w:rFonts w:hint="eastAsia"/>
        </w:rPr>
        <w:t>已删除</w:t>
      </w:r>
    </w:p>
  </w:comment>
  <w:comment w:id="8" w:author="guazi" w:date="2025-07-18T09:56:00Z" w:initials="g">
    <w:p w14:paraId="690812F9">
      <w:pPr>
        <w:pStyle w:val="17"/>
        <w:ind w:firstLine="0" w:firstLineChars="0"/>
      </w:pPr>
      <w:r>
        <w:rPr>
          <w:rFonts w:hint="eastAsia"/>
        </w:rPr>
        <w:t>需要增加范围</w:t>
      </w:r>
    </w:p>
  </w:comment>
  <w:comment w:id="9" w:author="user" w:date="2025-07-18T11:12:00Z" w:initials="u">
    <w:p w14:paraId="2163B58F">
      <w:pPr>
        <w:pStyle w:val="17"/>
        <w:ind w:firstLine="420"/>
      </w:pPr>
      <w:r>
        <w:rPr>
          <w:rFonts w:hint="eastAsia"/>
        </w:rPr>
        <w:t>已增加</w:t>
      </w:r>
    </w:p>
  </w:comment>
  <w:comment w:id="10" w:author="373415424@qq.com" w:date="2025-06-07T14:38:00Z" w:initials="3">
    <w:p w14:paraId="4AE00D05">
      <w:pPr>
        <w:pStyle w:val="17"/>
        <w:ind w:firstLine="0" w:firstLineChars="0"/>
      </w:pPr>
      <w:r>
        <w:rPr>
          <w:rFonts w:hint="eastAsia"/>
        </w:rPr>
        <w:t>新增</w:t>
      </w:r>
    </w:p>
  </w:comment>
  <w:comment w:id="11" w:author="guazi" w:date="2025-07-18T09:58:00Z" w:initials="g">
    <w:p w14:paraId="4F1B2C51">
      <w:pPr>
        <w:pStyle w:val="17"/>
        <w:ind w:firstLine="0" w:firstLineChars="0"/>
      </w:pPr>
      <w:r>
        <w:rPr>
          <w:rFonts w:hint="eastAsia"/>
        </w:rPr>
        <w:t>需要在协议中说明滚转角，俯仰角，偏转角的先后顺序</w:t>
      </w:r>
    </w:p>
  </w:comment>
  <w:comment w:id="12" w:author="user" w:date="2025-07-18T11:13:00Z" w:initials="u">
    <w:p w14:paraId="3E9890D1">
      <w:pPr>
        <w:pStyle w:val="17"/>
        <w:ind w:firstLine="420"/>
      </w:pPr>
      <w:r>
        <w:rPr>
          <w:rFonts w:hint="eastAsia"/>
        </w:rPr>
        <w:t>已说明</w:t>
      </w:r>
    </w:p>
  </w:comment>
  <w:comment w:id="13" w:author="guazi" w:date="2025-07-18T10:04:00Z" w:initials="g">
    <w:p w14:paraId="3A408605">
      <w:pPr>
        <w:pStyle w:val="17"/>
        <w:ind w:firstLine="0" w:firstLineChars="0"/>
      </w:pPr>
      <w:r>
        <w:rPr>
          <w:rFonts w:hint="eastAsia"/>
        </w:rPr>
        <w:t>保留</w:t>
      </w:r>
    </w:p>
  </w:comment>
  <w:comment w:id="14" w:author="user" w:date="2025-07-18T10:45:00Z" w:initials="u">
    <w:p w14:paraId="79F796F4">
      <w:pPr>
        <w:pStyle w:val="17"/>
        <w:ind w:firstLine="420"/>
      </w:pPr>
      <w:r>
        <w:rPr>
          <w:rFonts w:hint="eastAsia"/>
        </w:rPr>
        <w:t>根据星众空间批注修改。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522F78DD" w15:done="0"/>
  <w15:commentEx w15:paraId="7AD293AA" w15:done="0"/>
  <w15:commentEx w15:paraId="5E7B97DC" w15:done="0"/>
  <w15:commentEx w15:paraId="0523B0B9" w15:done="0"/>
  <w15:commentEx w15:paraId="4B0CE8EB" w15:done="0"/>
  <w15:commentEx w15:paraId="2DC68134" w15:done="0"/>
  <w15:commentEx w15:paraId="5F4FBB3F" w15:done="0"/>
  <w15:commentEx w15:paraId="42F0726F" w15:done="0"/>
  <w15:commentEx w15:paraId="690812F9" w15:done="0"/>
  <w15:commentEx w15:paraId="2163B58F" w15:done="0"/>
  <w15:commentEx w15:paraId="4AE00D05" w15:done="0"/>
  <w15:commentEx w15:paraId="4F1B2C51" w15:done="0"/>
  <w15:commentEx w15:paraId="3E9890D1" w15:done="0"/>
  <w15:commentEx w15:paraId="3A408605" w15:done="0"/>
  <w15:commentEx w15:paraId="79F796F4" w15:done="0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Droid Sans Fallback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altName w:val="OpenSymbol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DejaVu Sans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SimHei">
    <w:altName w:val="Droid Sans Fallback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OpenSymbol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DejaVu Sans"/>
    <w:panose1 w:val="020B0604020202020204"/>
    <w:charset w:val="00"/>
    <w:family w:val="swiss"/>
    <w:pitch w:val="default"/>
    <w:sig w:usb0="E0002EFF" w:usb1="C000785B" w:usb2="00000009" w:usb3="00000000" w:csb0="000001FF" w:csb1="00000000"/>
  </w:font>
  <w:font w:name="等线 Light">
    <w:altName w:val="Noto Serif CJK HK SemiBold"/>
    <w:panose1 w:val="02010600030101010101"/>
    <w:charset w:val="00"/>
    <w:family w:val="auto"/>
    <w:pitch w:val="default"/>
    <w:sig w:usb0="A00002BF" w:usb1="38CF7CFA" w:usb2="00000016" w:usb3="00000000" w:csb0="0004000F" w:csb1="00000000"/>
  </w:font>
  <w:font w:name="Noto Serif CJK HK SemiBold">
    <w:panose1 w:val="02020600000000000000"/>
    <w:charset w:val="88"/>
    <w:family w:val="auto"/>
    <w:pitch w:val="default"/>
    <w:sig w:usb0="30000083" w:usb1="2BDF3C10" w:usb2="00000016" w:usb3="00000000" w:csb0="603A0107" w:csb1="00000000"/>
  </w:font>
  <w:font w:name="Microsoft YaHei UI">
    <w:altName w:val="Droid Sans Fallback"/>
    <w:panose1 w:val="020B0503020204020204"/>
    <w:charset w:val="00"/>
    <w:family w:val="swiss"/>
    <w:pitch w:val="default"/>
    <w:sig w:usb0="80000287" w:usb1="2ACF3C50" w:usb2="00000016" w:usb3="00000000" w:csb0="0004001F" w:csb1="00000000"/>
  </w:font>
  <w:font w:name="Courier New">
    <w:altName w:val="DejaVu Sans"/>
    <w:panose1 w:val="02070309020205020404"/>
    <w:charset w:val="00"/>
    <w:family w:val="modern"/>
    <w:pitch w:val="default"/>
    <w:sig w:usb0="E0002EFF" w:usb1="C0007843" w:usb2="00000009" w:usb3="00000000" w:csb0="000001FF" w:csb1="00000000"/>
  </w:font>
  <w:font w:name="Symbol">
    <w:altName w:val="汉仪中圆B5"/>
    <w:panose1 w:val="05050102010706020507"/>
    <w:charset w:val="00"/>
    <w:family w:val="roman"/>
    <w:pitch w:val="default"/>
    <w:sig w:usb0="00000000" w:usb1="10000000" w:usb2="00000000" w:usb3="00000000" w:csb0="80000000" w:csb1="00000000"/>
  </w:font>
  <w:font w:name="汉仪中圆B5">
    <w:panose1 w:val="02010600000101010101"/>
    <w:charset w:val="88"/>
    <w:family w:val="auto"/>
    <w:pitch w:val="default"/>
    <w:sig w:usb0="00000001" w:usb1="080E0800" w:usb2="00000002" w:usb3="00000000" w:csb0="00100000" w:csb1="00000000"/>
  </w:font>
  <w:font w:name="等线">
    <w:altName w:val="Noto Sans CJK SC"/>
    <w:panose1 w:val="02010600030101010101"/>
    <w:charset w:val="00"/>
    <w:family w:val="auto"/>
    <w:pitch w:val="default"/>
    <w:sig w:usb0="A00002BF" w:usb1="38CF7CFA" w:usb2="00000016" w:usb3="00000000" w:csb0="0004000F" w:csb1="00000000"/>
  </w:font>
  <w:font w:name="Noto Sans CJK SC">
    <w:panose1 w:val="020B0500000000000000"/>
    <w:charset w:val="86"/>
    <w:family w:val="auto"/>
    <w:pitch w:val="default"/>
    <w:sig w:usb0="30000083" w:usb1="2BDF3C10" w:usb2="00000016" w:usb3="00000000" w:csb0="602E0107" w:csb1="00000000"/>
  </w:font>
  <w:font w:name="Wingdings">
    <w:altName w:val="汉仪中圆B5"/>
    <w:panose1 w:val="05000000000000000000"/>
    <w:charset w:val="00"/>
    <w:family w:val="auto"/>
    <w:pitch w:val="default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921F14">
    <w:pPr>
      <w:pStyle w:val="29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626E5A">
    <w:pPr>
      <w:pStyle w:val="29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E2B699">
    <w:pPr>
      <w:pStyle w:val="29"/>
      <w:rPr>
        <w:rFonts w:hint="eastAsia"/>
      </w:rPr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E1E3EF">
    <w:pPr>
      <w:pStyle w:val="29"/>
      <w:rPr>
        <w:rStyle w:val="46"/>
      </w:rPr>
    </w:pPr>
    <w:r>
      <w:rPr>
        <w:rStyle w:val="46"/>
      </w:rPr>
      <w:fldChar w:fldCharType="begin"/>
    </w:r>
    <w:r>
      <w:rPr>
        <w:rStyle w:val="46"/>
      </w:rPr>
      <w:instrText xml:space="preserve"> PAGE </w:instrText>
    </w:r>
    <w:r>
      <w:rPr>
        <w:rStyle w:val="46"/>
      </w:rPr>
      <w:fldChar w:fldCharType="separate"/>
    </w:r>
    <w:r>
      <w:rPr>
        <w:rStyle w:val="46"/>
        <w:lang/>
      </w:rPr>
      <w:t>7</w:t>
    </w:r>
    <w:r>
      <w:rPr>
        <w:rStyle w:val="4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00" w:lineRule="auto"/>
        <w:ind w:firstLine="480"/>
      </w:pPr>
      <w:r>
        <w:separator/>
      </w:r>
    </w:p>
  </w:footnote>
  <w:footnote w:type="continuationSeparator" w:id="1">
    <w:p>
      <w:pPr>
        <w:spacing w:line="30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43B100">
    <w:pPr>
      <w:ind w:firstLine="48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000BBC">
    <w:pPr>
      <w:ind w:firstLine="48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ED31EF">
    <w:pPr>
      <w:ind w:firstLine="48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6912A30"/>
    <w:multiLevelType w:val="multilevel"/>
    <w:tmpl w:val="B6912A30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001F6170"/>
    <w:multiLevelType w:val="multilevel"/>
    <w:tmpl w:val="001F6170"/>
    <w:lvl w:ilvl="0" w:tentative="0">
      <w:start w:val="1"/>
      <w:numFmt w:val="bullet"/>
      <w:lvlText w:val=""/>
      <w:lvlJc w:val="left"/>
      <w:pPr>
        <w:ind w:left="92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36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80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24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8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12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6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400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440" w:hanging="440"/>
      </w:pPr>
      <w:rPr>
        <w:rFonts w:hint="default" w:ascii="Wingdings" w:hAnsi="Wingdings"/>
      </w:rPr>
    </w:lvl>
  </w:abstractNum>
  <w:abstractNum w:abstractNumId="2">
    <w:nsid w:val="0AF16044"/>
    <w:multiLevelType w:val="multilevel"/>
    <w:tmpl w:val="0AF16044"/>
    <w:lvl w:ilvl="0" w:tentative="0">
      <w:start w:val="1"/>
      <w:numFmt w:val="bullet"/>
      <w:lvlText w:val=""/>
      <w:lvlJc w:val="left"/>
      <w:pPr>
        <w:ind w:left="90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3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7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4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8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60" w:hanging="420"/>
      </w:pPr>
      <w:rPr>
        <w:rFonts w:hint="default" w:ascii="Wingdings" w:hAnsi="Wingdings"/>
      </w:rPr>
    </w:lvl>
  </w:abstractNum>
  <w:abstractNum w:abstractNumId="3">
    <w:nsid w:val="1AC5377F"/>
    <w:multiLevelType w:val="multilevel"/>
    <w:tmpl w:val="1AC5377F"/>
    <w:lvl w:ilvl="0" w:tentative="0">
      <w:start w:val="1"/>
      <w:numFmt w:val="decimal"/>
      <w:pStyle w:val="117"/>
      <w:lvlText w:val="附表%1"/>
      <w:lvlJc w:val="left"/>
      <w:pPr>
        <w:tabs>
          <w:tab w:val="left" w:pos="0"/>
        </w:tabs>
        <w:ind w:left="0" w:firstLine="0"/>
      </w:pPr>
      <w:rPr>
        <w:rFonts w:hint="default" w:ascii="Times New Roman" w:hAnsi="Times New Roman" w:eastAsia="SimSun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8"/>
        <w:szCs w:val="28"/>
        <w:vertAlign w:val="baseline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4">
    <w:nsid w:val="1D365E1E"/>
    <w:multiLevelType w:val="multilevel"/>
    <w:tmpl w:val="1D365E1E"/>
    <w:lvl w:ilvl="0" w:tentative="0">
      <w:start w:val="1"/>
      <w:numFmt w:val="bullet"/>
      <w:lvlText w:val=""/>
      <w:lvlJc w:val="left"/>
      <w:pPr>
        <w:ind w:left="92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36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80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24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8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12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6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400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440" w:hanging="440"/>
      </w:pPr>
      <w:rPr>
        <w:rFonts w:hint="default" w:ascii="Wingdings" w:hAnsi="Wingdings"/>
      </w:rPr>
    </w:lvl>
  </w:abstractNum>
  <w:abstractNum w:abstractNumId="5">
    <w:nsid w:val="1FAF30CF"/>
    <w:multiLevelType w:val="multilevel"/>
    <w:tmpl w:val="1FAF30CF"/>
    <w:lvl w:ilvl="0" w:tentative="0">
      <w:start w:val="1"/>
      <w:numFmt w:val="decimal"/>
      <w:lvlText w:val="%1 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%1.%2 "/>
      <w:lvlJc w:val="left"/>
      <w:pPr>
        <w:tabs>
          <w:tab w:val="left" w:pos="1107"/>
        </w:tabs>
        <w:ind w:left="1107" w:hanging="1107"/>
      </w:pPr>
      <w:rPr>
        <w:rFonts w:hint="eastAsia"/>
      </w:rPr>
    </w:lvl>
    <w:lvl w:ilvl="2" w:tentative="0">
      <w:start w:val="1"/>
      <w:numFmt w:val="decimal"/>
      <w:lvlText w:val="%1.%2.%3 "/>
      <w:lvlJc w:val="left"/>
      <w:pPr>
        <w:tabs>
          <w:tab w:val="left" w:pos="709"/>
        </w:tabs>
        <w:ind w:left="709" w:hanging="709"/>
      </w:pPr>
      <w:rPr>
        <w:rFonts w:hint="eastAsia"/>
      </w:rPr>
    </w:lvl>
    <w:lvl w:ilvl="3" w:tentative="0">
      <w:start w:val="1"/>
      <w:numFmt w:val="decimal"/>
      <w:lvlText w:val="%1.%2.%3.%4 "/>
      <w:lvlJc w:val="left"/>
      <w:pPr>
        <w:tabs>
          <w:tab w:val="left" w:pos="851"/>
        </w:tabs>
        <w:ind w:left="851" w:hanging="851"/>
      </w:pPr>
      <w:rPr>
        <w:rFonts w:hint="eastAsia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6">
    <w:nsid w:val="244C285A"/>
    <w:multiLevelType w:val="multilevel"/>
    <w:tmpl w:val="244C285A"/>
    <w:lvl w:ilvl="0" w:tentative="0">
      <w:start w:val="1"/>
      <w:numFmt w:val="bullet"/>
      <w:pStyle w:val="94"/>
      <w:lvlText w:val=""/>
      <w:lvlJc w:val="left"/>
      <w:pPr>
        <w:tabs>
          <w:tab w:val="left" w:pos="936"/>
        </w:tabs>
        <w:ind w:left="936" w:hanging="426"/>
      </w:pPr>
      <w:rPr>
        <w:rFonts w:hint="default" w:ascii="Symbol" w:hAnsi="Symbol"/>
        <w:b w:val="0"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4"/>
        <w:vertAlign w:val="baseline"/>
      </w:rPr>
    </w:lvl>
    <w:lvl w:ilvl="1" w:tentative="0">
      <w:start w:val="1"/>
      <w:numFmt w:val="bullet"/>
      <w:pStyle w:val="95"/>
      <w:lvlText w:val="—"/>
      <w:lvlJc w:val="left"/>
      <w:pPr>
        <w:tabs>
          <w:tab w:val="left" w:pos="1361"/>
        </w:tabs>
        <w:ind w:left="1361" w:hanging="425"/>
      </w:pPr>
      <w:rPr>
        <w:rFonts w:hint="default" w:ascii="Times New Roman" w:hAnsi="Times New Roman" w:cs="Times New Roman"/>
        <w:b w:val="0"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sz w:val="24"/>
        <w:u w:val="none"/>
        <w:vertAlign w:val="baseline"/>
      </w:rPr>
    </w:lvl>
    <w:lvl w:ilvl="2" w:tentative="0">
      <w:start w:val="1"/>
      <w:numFmt w:val="bullet"/>
      <w:pStyle w:val="96"/>
      <w:lvlText w:val=""/>
      <w:lvlJc w:val="left"/>
      <w:pPr>
        <w:tabs>
          <w:tab w:val="left" w:pos="1701"/>
        </w:tabs>
        <w:ind w:left="1701" w:hanging="340"/>
      </w:pPr>
      <w:rPr>
        <w:rFonts w:hint="default" w:ascii="Symbol" w:hAnsi="Symbol"/>
        <w:b w:val="0"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4"/>
        <w:vertAlign w:val="baseline"/>
      </w:rPr>
    </w:lvl>
    <w:lvl w:ilvl="3" w:tentative="0">
      <w:start w:val="1"/>
      <w:numFmt w:val="decimal"/>
      <w:suff w:val="space"/>
      <w:lvlText w:val="%1.%2.%3.%4　"/>
      <w:lvlJc w:val="left"/>
      <w:pPr>
        <w:ind w:left="600" w:firstLine="0"/>
      </w:pPr>
      <w:rPr>
        <w:rFonts w:hint="default" w:ascii="Times New Roman" w:hAnsi="Times New Roman" w:eastAsia="SimSun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4"/>
        <w:szCs w:val="24"/>
        <w:vertAlign w:val="baseline"/>
      </w:rPr>
    </w:lvl>
    <w:lvl w:ilvl="4" w:tentative="0">
      <w:start w:val="1"/>
      <w:numFmt w:val="decimal"/>
      <w:suff w:val="space"/>
      <w:lvlText w:val="%1.%2.%3.%4.%5　"/>
      <w:lvlJc w:val="left"/>
      <w:pPr>
        <w:ind w:left="600" w:firstLine="0"/>
      </w:pPr>
      <w:rPr>
        <w:rFonts w:hint="default" w:ascii="Times New Roman" w:hAnsi="Times New Roman" w:eastAsia="SimSun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4"/>
        <w:szCs w:val="24"/>
        <w:vertAlign w:val="baseline"/>
      </w:rPr>
    </w:lvl>
    <w:lvl w:ilvl="5" w:tentative="0">
      <w:start w:val="1"/>
      <w:numFmt w:val="decimal"/>
      <w:suff w:val="space"/>
      <w:lvlText w:val="%1.%2.%3.%4.%5.%6　"/>
      <w:lvlJc w:val="left"/>
      <w:pPr>
        <w:ind w:left="600" w:firstLine="0"/>
      </w:pPr>
      <w:rPr>
        <w:rFonts w:hint="default" w:ascii="Times New Roman" w:hAnsi="Times New Roman" w:eastAsia="SimSun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4"/>
        <w:szCs w:val="24"/>
        <w:vertAlign w:val="baseline"/>
      </w:rPr>
    </w:lvl>
    <w:lvl w:ilvl="6" w:tentative="0">
      <w:start w:val="1"/>
      <w:numFmt w:val="lowerLetter"/>
      <w:suff w:val="space"/>
      <w:lvlText w:val="%7）"/>
      <w:lvlJc w:val="left"/>
      <w:pPr>
        <w:ind w:left="1756" w:hanging="426"/>
      </w:pPr>
      <w:rPr>
        <w:rFonts w:hint="default" w:ascii="Times New Roman" w:hAnsi="Times New Roman" w:eastAsia="SimSun" w:cs="Times New Roman"/>
        <w:b w:val="0"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4"/>
        <w:szCs w:val="24"/>
        <w:vertAlign w:val="baseline"/>
      </w:rPr>
    </w:lvl>
    <w:lvl w:ilvl="7" w:tentative="0">
      <w:start w:val="1"/>
      <w:numFmt w:val="decimal"/>
      <w:suff w:val="space"/>
      <w:lvlText w:val="%8）"/>
      <w:lvlJc w:val="left"/>
      <w:pPr>
        <w:ind w:left="2182" w:hanging="425"/>
      </w:pPr>
      <w:rPr>
        <w:rFonts w:hint="default" w:ascii="Times New Roman" w:hAnsi="Times New Roman" w:eastAsia="SimSun"/>
        <w:b w:val="0"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4"/>
        <w:szCs w:val="24"/>
        <w:vertAlign w:val="baseline"/>
      </w:rPr>
    </w:lvl>
    <w:lvl w:ilvl="8" w:tentative="0">
      <w:start w:val="1"/>
      <w:numFmt w:val="bullet"/>
      <w:lvlText w:val=""/>
      <w:lvlJc w:val="left"/>
      <w:pPr>
        <w:tabs>
          <w:tab w:val="left" w:pos="2295"/>
        </w:tabs>
        <w:ind w:left="2607" w:hanging="425"/>
      </w:pPr>
      <w:rPr>
        <w:rFonts w:hint="default" w:ascii="Symbol" w:hAnsi="Symbol"/>
        <w:b w:val="0"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4"/>
        <w:vertAlign w:val="baseline"/>
      </w:rPr>
    </w:lvl>
  </w:abstractNum>
  <w:abstractNum w:abstractNumId="7">
    <w:nsid w:val="2FF463F0"/>
    <w:multiLevelType w:val="multilevel"/>
    <w:tmpl w:val="2FF463F0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8">
    <w:nsid w:val="31DB5F7D"/>
    <w:multiLevelType w:val="multilevel"/>
    <w:tmpl w:val="31DB5F7D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9">
    <w:nsid w:val="3D22D36B"/>
    <w:multiLevelType w:val="multilevel"/>
    <w:tmpl w:val="3D22D36B"/>
    <w:lvl w:ilvl="0" w:tentative="0">
      <w:start w:val="1"/>
      <w:numFmt w:val="decimal"/>
      <w:suff w:val="nothing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3F71221B"/>
    <w:multiLevelType w:val="multilevel"/>
    <w:tmpl w:val="3F71221B"/>
    <w:lvl w:ilvl="0" w:tentative="0">
      <w:start w:val="1"/>
      <w:numFmt w:val="bullet"/>
      <w:lvlText w:val=""/>
      <w:lvlJc w:val="left"/>
      <w:pPr>
        <w:ind w:left="92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36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80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24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8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12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6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400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440" w:hanging="440"/>
      </w:pPr>
      <w:rPr>
        <w:rFonts w:hint="default" w:ascii="Wingdings" w:hAnsi="Wingdings"/>
      </w:rPr>
    </w:lvl>
  </w:abstractNum>
  <w:abstractNum w:abstractNumId="11">
    <w:nsid w:val="4E6241F6"/>
    <w:multiLevelType w:val="multilevel"/>
    <w:tmpl w:val="4E6241F6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2">
    <w:nsid w:val="58521159"/>
    <w:multiLevelType w:val="multilevel"/>
    <w:tmpl w:val="58521159"/>
    <w:lvl w:ilvl="0" w:tentative="0">
      <w:start w:val="1"/>
      <w:numFmt w:val="upperLetter"/>
      <w:pStyle w:val="101"/>
      <w:suff w:val="space"/>
      <w:lvlText w:val="附录%1　"/>
      <w:lvlJc w:val="center"/>
      <w:pPr>
        <w:ind w:left="228" w:firstLine="288"/>
      </w:pPr>
      <w:rPr>
        <w:rFonts w:hint="default" w:ascii="Times New Roman" w:hAnsi="Times New Roman" w:eastAsia="SimSun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8"/>
        <w:szCs w:val="28"/>
        <w:vertAlign w:val="baseline"/>
      </w:rPr>
    </w:lvl>
    <w:lvl w:ilvl="1" w:tentative="0">
      <w:start w:val="1"/>
      <w:numFmt w:val="decimal"/>
      <w:pStyle w:val="102"/>
      <w:suff w:val="space"/>
      <w:lvlText w:val="%1.%2　"/>
      <w:lvlJc w:val="left"/>
      <w:pPr>
        <w:ind w:left="516" w:firstLine="0"/>
      </w:pPr>
      <w:rPr>
        <w:rFonts w:hint="default" w:ascii="Times New Roman" w:hAnsi="Times New Roman" w:eastAsia="SimSun" w:cs="Times New Roman"/>
        <w:b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sz w:val="24"/>
        <w:szCs w:val="24"/>
        <w:u w:val="none"/>
        <w:vertAlign w:val="baseline"/>
      </w:rPr>
    </w:lvl>
    <w:lvl w:ilvl="2" w:tentative="0">
      <w:start w:val="1"/>
      <w:numFmt w:val="decimal"/>
      <w:pStyle w:val="103"/>
      <w:suff w:val="space"/>
      <w:lvlText w:val="%1.%2.%3　"/>
      <w:lvlJc w:val="left"/>
      <w:pPr>
        <w:ind w:left="516" w:firstLine="0"/>
      </w:pPr>
      <w:rPr>
        <w:rFonts w:hint="default" w:ascii="Times New Roman" w:hAnsi="Times New Roman" w:eastAsia="SimSun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4"/>
        <w:szCs w:val="24"/>
        <w:vertAlign w:val="baseline"/>
      </w:rPr>
    </w:lvl>
    <w:lvl w:ilvl="3" w:tentative="0">
      <w:start w:val="1"/>
      <w:numFmt w:val="decimal"/>
      <w:pStyle w:val="104"/>
      <w:suff w:val="space"/>
      <w:lvlText w:val="%1.%2.%3.%4　"/>
      <w:lvlJc w:val="left"/>
      <w:pPr>
        <w:ind w:left="516" w:firstLine="0"/>
      </w:pPr>
      <w:rPr>
        <w:rFonts w:hint="default" w:ascii="Times New Roman" w:hAnsi="Times New Roman" w:eastAsia="SimSun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4"/>
        <w:szCs w:val="24"/>
        <w:vertAlign w:val="baseline"/>
      </w:rPr>
    </w:lvl>
    <w:lvl w:ilvl="4" w:tentative="0">
      <w:start w:val="1"/>
      <w:numFmt w:val="decimal"/>
      <w:pStyle w:val="105"/>
      <w:suff w:val="space"/>
      <w:lvlText w:val="%1.%2.%3.%4.%5　"/>
      <w:lvlJc w:val="left"/>
      <w:pPr>
        <w:ind w:left="516" w:firstLine="0"/>
      </w:pPr>
      <w:rPr>
        <w:rFonts w:hint="default" w:ascii="Times New Roman" w:hAnsi="Times New Roman" w:eastAsia="SimSun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4"/>
        <w:szCs w:val="24"/>
        <w:vertAlign w:val="baseline"/>
      </w:rPr>
    </w:lvl>
    <w:lvl w:ilvl="5" w:tentative="0">
      <w:start w:val="1"/>
      <w:numFmt w:val="decimal"/>
      <w:pStyle w:val="106"/>
      <w:suff w:val="space"/>
      <w:lvlText w:val="%1.%2.%3.%4.%5.%6　"/>
      <w:lvlJc w:val="left"/>
      <w:pPr>
        <w:ind w:left="516" w:firstLine="0"/>
      </w:pPr>
      <w:rPr>
        <w:rFonts w:hint="default" w:ascii="Times New Roman" w:hAnsi="Times New Roman" w:eastAsia="SimSun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4"/>
        <w:szCs w:val="24"/>
        <w:vertAlign w:val="baseline"/>
      </w:rPr>
    </w:lvl>
    <w:lvl w:ilvl="6" w:tentative="0">
      <w:start w:val="1"/>
      <w:numFmt w:val="decimal"/>
      <w:pStyle w:val="107"/>
      <w:suff w:val="space"/>
      <w:lvlText w:val="%1.%2.%3.%4.%5.%6.%7　"/>
      <w:lvlJc w:val="left"/>
      <w:pPr>
        <w:ind w:left="516" w:firstLine="0"/>
      </w:pPr>
      <w:rPr>
        <w:rFonts w:hint="default" w:ascii="Times New Roman" w:hAnsi="Times New Roman" w:eastAsia="SimSun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4"/>
        <w:szCs w:val="24"/>
        <w:vertAlign w:val="baseline"/>
      </w:rPr>
    </w:lvl>
    <w:lvl w:ilvl="7" w:tentative="0">
      <w:start w:val="1"/>
      <w:numFmt w:val="lowerLetter"/>
      <w:pStyle w:val="108"/>
      <w:lvlText w:val="%8)"/>
      <w:lvlJc w:val="left"/>
      <w:pPr>
        <w:tabs>
          <w:tab w:val="left" w:pos="936"/>
        </w:tabs>
        <w:ind w:left="936" w:hanging="426"/>
      </w:pPr>
      <w:rPr>
        <w:rFonts w:hint="default" w:ascii="Times New Roman" w:hAnsi="Times New Roman" w:eastAsia="SimSun"/>
        <w:b w:val="0"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4"/>
        <w:szCs w:val="24"/>
        <w:vertAlign w:val="baseline"/>
      </w:rPr>
    </w:lvl>
    <w:lvl w:ilvl="8" w:tentative="0">
      <w:start w:val="1"/>
      <w:numFmt w:val="decimal"/>
      <w:pStyle w:val="109"/>
      <w:lvlText w:val="%9)"/>
      <w:lvlJc w:val="left"/>
      <w:pPr>
        <w:tabs>
          <w:tab w:val="left" w:pos="1361"/>
        </w:tabs>
        <w:ind w:left="1361" w:hanging="425"/>
      </w:pPr>
      <w:rPr>
        <w:rFonts w:hint="default" w:ascii="Times New Roman" w:hAnsi="Times New Roman" w:eastAsia="SimSun"/>
        <w:b w:val="0"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4"/>
        <w:szCs w:val="24"/>
        <w:vertAlign w:val="baseline"/>
      </w:rPr>
    </w:lvl>
  </w:abstractNum>
  <w:abstractNum w:abstractNumId="13">
    <w:nsid w:val="5CC717F9"/>
    <w:multiLevelType w:val="multilevel"/>
    <w:tmpl w:val="5CC717F9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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14">
    <w:nsid w:val="5E664793"/>
    <w:multiLevelType w:val="multilevel"/>
    <w:tmpl w:val="5E664793"/>
    <w:lvl w:ilvl="0" w:tentative="0">
      <w:start w:val="1"/>
      <w:numFmt w:val="decimal"/>
      <w:lvlText w:val="%1　"/>
      <w:lvlJc w:val="left"/>
      <w:pPr>
        <w:tabs>
          <w:tab w:val="left" w:pos="0"/>
        </w:tabs>
        <w:ind w:left="0" w:firstLine="0"/>
      </w:pPr>
      <w:rPr>
        <w:rFonts w:hint="default" w:ascii="Times New Roman" w:hAnsi="Times New Roman" w:eastAsia="SimSun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8"/>
        <w:szCs w:val="28"/>
        <w:vertAlign w:val="baseline"/>
      </w:rPr>
    </w:lvl>
    <w:lvl w:ilvl="1" w:tentative="0">
      <w:start w:val="1"/>
      <w:numFmt w:val="decimal"/>
      <w:lvlText w:val="%1.%2　"/>
      <w:lvlJc w:val="left"/>
      <w:pPr>
        <w:tabs>
          <w:tab w:val="left" w:pos="0"/>
        </w:tabs>
        <w:ind w:left="0" w:firstLine="0"/>
      </w:pPr>
      <w:rPr>
        <w:rFonts w:hint="default" w:ascii="Times New Roman" w:hAnsi="Times New Roman" w:eastAsia="SimSun" w:cs="Times New Roman"/>
        <w:b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sz w:val="24"/>
        <w:szCs w:val="24"/>
        <w:u w:val="none"/>
        <w:vertAlign w:val="baseline"/>
      </w:rPr>
    </w:lvl>
    <w:lvl w:ilvl="2" w:tentative="0">
      <w:start w:val="1"/>
      <w:numFmt w:val="decimal"/>
      <w:lvlText w:val="%1.%2.%3　"/>
      <w:lvlJc w:val="left"/>
      <w:pPr>
        <w:ind w:left="0" w:firstLine="0"/>
      </w:pPr>
      <w:rPr>
        <w:rFonts w:hint="default" w:ascii="Times New Roman" w:hAnsi="Times New Roman" w:eastAsia="SimSun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4"/>
        <w:szCs w:val="24"/>
        <w:vertAlign w:val="baseline"/>
      </w:rPr>
    </w:lvl>
    <w:lvl w:ilvl="3" w:tentative="0">
      <w:start w:val="1"/>
      <w:numFmt w:val="decimal"/>
      <w:lvlText w:val="%1.%2.%3.%4　"/>
      <w:lvlJc w:val="left"/>
      <w:pPr>
        <w:ind w:left="0" w:firstLine="0"/>
      </w:pPr>
      <w:rPr>
        <w:rFonts w:hint="default" w:ascii="Times New Roman" w:hAnsi="Times New Roman" w:eastAsia="SimSun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4"/>
        <w:szCs w:val="24"/>
        <w:vertAlign w:val="baseline"/>
      </w:rPr>
    </w:lvl>
    <w:lvl w:ilvl="4" w:tentative="0">
      <w:start w:val="1"/>
      <w:numFmt w:val="decimal"/>
      <w:pStyle w:val="85"/>
      <w:suff w:val="space"/>
      <w:lvlText w:val="%1.%2.%3.%4.%5　"/>
      <w:lvlJc w:val="left"/>
      <w:pPr>
        <w:ind w:left="-530" w:firstLine="0"/>
      </w:pPr>
      <w:rPr>
        <w:rFonts w:hint="default" w:ascii="Times New Roman" w:hAnsi="Times New Roman" w:eastAsia="SimSun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4"/>
        <w:szCs w:val="24"/>
        <w:vertAlign w:val="baseline"/>
      </w:rPr>
    </w:lvl>
    <w:lvl w:ilvl="5" w:tentative="0">
      <w:start w:val="1"/>
      <w:numFmt w:val="decimal"/>
      <w:pStyle w:val="86"/>
      <w:suff w:val="space"/>
      <w:lvlText w:val="%1.%2.%3.%4.%5.%6　"/>
      <w:lvlJc w:val="left"/>
      <w:pPr>
        <w:ind w:left="-530" w:firstLine="0"/>
      </w:pPr>
      <w:rPr>
        <w:rFonts w:hint="default" w:ascii="Times New Roman" w:hAnsi="Times New Roman" w:eastAsia="SimSun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4"/>
        <w:szCs w:val="24"/>
        <w:vertAlign w:val="baseline"/>
      </w:rPr>
    </w:lvl>
    <w:lvl w:ilvl="6" w:tentative="0">
      <w:start w:val="1"/>
      <w:numFmt w:val="lowerLetter"/>
      <w:pStyle w:val="87"/>
      <w:lvlText w:val="%7)"/>
      <w:lvlJc w:val="left"/>
      <w:pPr>
        <w:tabs>
          <w:tab w:val="left" w:pos="936"/>
        </w:tabs>
        <w:ind w:left="936" w:hanging="426"/>
      </w:pPr>
      <w:rPr>
        <w:rFonts w:hint="default" w:ascii="Times New Roman" w:hAnsi="Times New Roman" w:eastAsia="SimSun" w:cs="Times New Roman"/>
        <w:b w:val="0"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4"/>
        <w:szCs w:val="24"/>
        <w:vertAlign w:val="baseline"/>
      </w:rPr>
    </w:lvl>
    <w:lvl w:ilvl="7" w:tentative="0">
      <w:start w:val="1"/>
      <w:numFmt w:val="decimal"/>
      <w:pStyle w:val="88"/>
      <w:lvlText w:val="%8)"/>
      <w:lvlJc w:val="left"/>
      <w:pPr>
        <w:tabs>
          <w:tab w:val="left" w:pos="1361"/>
        </w:tabs>
        <w:ind w:left="1361" w:hanging="425"/>
      </w:pPr>
      <w:rPr>
        <w:rFonts w:hint="default" w:ascii="Times New Roman" w:hAnsi="Times New Roman" w:eastAsia="SimSun"/>
        <w:b w:val="0"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4"/>
        <w:szCs w:val="24"/>
        <w:vertAlign w:val="baseline"/>
      </w:rPr>
    </w:lvl>
    <w:lvl w:ilvl="8" w:tentative="0">
      <w:start w:val="1"/>
      <w:numFmt w:val="bullet"/>
      <w:pStyle w:val="89"/>
      <w:lvlText w:val=""/>
      <w:lvlJc w:val="left"/>
      <w:pPr>
        <w:tabs>
          <w:tab w:val="left" w:pos="1701"/>
        </w:tabs>
        <w:ind w:left="1701" w:hanging="340"/>
      </w:pPr>
      <w:rPr>
        <w:rFonts w:hint="default" w:ascii="Symbol" w:hAnsi="Symbol"/>
        <w:b w:val="0"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4"/>
        <w:szCs w:val="24"/>
        <w:vertAlign w:val="baseline"/>
      </w:rPr>
    </w:lvl>
  </w:abstractNum>
  <w:abstractNum w:abstractNumId="15">
    <w:nsid w:val="65E14783"/>
    <w:multiLevelType w:val="multilevel"/>
    <w:tmpl w:val="65E14783"/>
    <w:lvl w:ilvl="0" w:tentative="0">
      <w:start w:val="1"/>
      <w:numFmt w:val="decimal"/>
      <w:suff w:val="nothing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6">
    <w:nsid w:val="744832F5"/>
    <w:multiLevelType w:val="multilevel"/>
    <w:tmpl w:val="744832F5"/>
    <w:lvl w:ilvl="0" w:tentative="0">
      <w:start w:val="1"/>
      <w:numFmt w:val="decimal"/>
      <w:pStyle w:val="12"/>
      <w:lvlText w:val="%1、"/>
      <w:lvlJc w:val="left"/>
      <w:pPr>
        <w:ind w:left="1260" w:hanging="78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num w:numId="1">
    <w:abstractNumId w:val="0"/>
  </w:num>
  <w:num w:numId="2">
    <w:abstractNumId w:val="16"/>
  </w:num>
  <w:num w:numId="3">
    <w:abstractNumId w:val="14"/>
  </w:num>
  <w:num w:numId="4">
    <w:abstractNumId w:val="6"/>
  </w:num>
  <w:num w:numId="5">
    <w:abstractNumId w:val="12"/>
  </w:num>
  <w:num w:numId="6">
    <w:abstractNumId w:val="3"/>
  </w:num>
  <w:num w:numId="7">
    <w:abstractNumId w:val="5"/>
    <w:lvlOverride w:ilvl="0">
      <w:lvl w:ilvl="0" w:tentative="1">
        <w:start w:val="1"/>
        <w:numFmt w:val="decimal"/>
        <w:pStyle w:val="124"/>
        <w:lvlText w:val="%1 "/>
        <w:lvlJc w:val="left"/>
        <w:pPr>
          <w:tabs>
            <w:tab w:val="left" w:pos="425"/>
          </w:tabs>
          <w:ind w:left="425" w:hanging="425"/>
        </w:pPr>
        <w:rPr>
          <w:rFonts w:hint="eastAsia"/>
        </w:rPr>
      </w:lvl>
    </w:lvlOverride>
    <w:lvlOverride w:ilvl="1">
      <w:lvl w:ilvl="1" w:tentative="1">
        <w:start w:val="1"/>
        <w:numFmt w:val="decimal"/>
        <w:pStyle w:val="128"/>
        <w:lvlText w:val="%1.%2 "/>
        <w:lvlJc w:val="left"/>
        <w:pPr>
          <w:tabs>
            <w:tab w:val="left" w:pos="1107"/>
          </w:tabs>
          <w:ind w:left="1107" w:hanging="1107"/>
        </w:pPr>
        <w:rPr>
          <w:rFonts w:hint="eastAsia"/>
        </w:rPr>
      </w:lvl>
    </w:lvlOverride>
    <w:lvlOverride w:ilvl="2">
      <w:lvl w:ilvl="2" w:tentative="1">
        <w:start w:val="1"/>
        <w:numFmt w:val="decimal"/>
        <w:pStyle w:val="127"/>
        <w:lvlText w:val="%1.%2.%3 "/>
        <w:lvlJc w:val="left"/>
        <w:pPr>
          <w:tabs>
            <w:tab w:val="left" w:pos="709"/>
          </w:tabs>
          <w:ind w:left="709" w:hanging="709"/>
        </w:pPr>
        <w:rPr>
          <w:rFonts w:hint="eastAsia"/>
        </w:rPr>
      </w:lvl>
    </w:lvlOverride>
    <w:lvlOverride w:ilvl="3">
      <w:lvl w:ilvl="3" w:tentative="1">
        <w:start w:val="1"/>
        <w:numFmt w:val="decimal"/>
        <w:pStyle w:val="129"/>
        <w:lvlText w:val="%1.%2.%3.%4 "/>
        <w:lvlJc w:val="left"/>
        <w:pPr>
          <w:tabs>
            <w:tab w:val="left" w:pos="851"/>
          </w:tabs>
          <w:ind w:left="851" w:hanging="851"/>
        </w:pPr>
        <w:rPr>
          <w:rFonts w:hint="eastAsia"/>
        </w:rPr>
      </w:lvl>
    </w:lvlOverride>
    <w:lvlOverride w:ilvl="4">
      <w:lvl w:ilvl="4" w:tentative="1">
        <w:start w:val="1"/>
        <w:numFmt w:val="decimal"/>
        <w:pStyle w:val="130"/>
        <w:lvlText w:val="%1.%2.%3.%4.%5."/>
        <w:lvlJc w:val="left"/>
        <w:pPr>
          <w:tabs>
            <w:tab w:val="left" w:pos="992"/>
          </w:tabs>
          <w:ind w:left="992" w:hanging="992"/>
        </w:pPr>
        <w:rPr>
          <w:rFonts w:hint="eastAsia"/>
        </w:rPr>
      </w:lvl>
    </w:lvlOverride>
    <w:lvlOverride w:ilvl="5">
      <w:lvl w:ilvl="5" w:tentative="1">
        <w:start w:val="1"/>
        <w:numFmt w:val="decimal"/>
        <w:lvlText w:val="%1.%2.%3.%4.%5.%6."/>
        <w:lvlJc w:val="left"/>
        <w:pPr>
          <w:tabs>
            <w:tab w:val="left" w:pos="1134"/>
          </w:tabs>
          <w:ind w:left="1134" w:hanging="1134"/>
        </w:pPr>
        <w:rPr>
          <w:rFonts w:hint="eastAsia"/>
        </w:rPr>
      </w:lvl>
    </w:lvlOverride>
    <w:lvlOverride w:ilvl="6">
      <w:lvl w:ilvl="6" w:tentative="1">
        <w:start w:val="1"/>
        <w:numFmt w:val="decimal"/>
        <w:lvlText w:val="%1.%2.%3.%4.%5.%6.%7."/>
        <w:lvlJc w:val="left"/>
        <w:pPr>
          <w:tabs>
            <w:tab w:val="left" w:pos="1276"/>
          </w:tabs>
          <w:ind w:left="1276" w:hanging="1276"/>
        </w:pPr>
        <w:rPr>
          <w:rFonts w:hint="eastAsia"/>
        </w:rPr>
      </w:lvl>
    </w:lvlOverride>
    <w:lvlOverride w:ilvl="7">
      <w:lvl w:ilvl="7" w:tentative="1">
        <w:start w:val="1"/>
        <w:numFmt w:val="decimal"/>
        <w:lvlText w:val="%1.%2.%3.%4.%5.%6.%7.%8."/>
        <w:lvlJc w:val="left"/>
        <w:pPr>
          <w:tabs>
            <w:tab w:val="left" w:pos="1418"/>
          </w:tabs>
          <w:ind w:left="1418" w:hanging="1418"/>
        </w:pPr>
        <w:rPr>
          <w:rFonts w:hint="eastAsia"/>
        </w:rPr>
      </w:lvl>
    </w:lvlOverride>
    <w:lvlOverride w:ilvl="8">
      <w:lvl w:ilvl="8" w:tentative="1">
        <w:start w:val="1"/>
        <w:numFmt w:val="decimal"/>
        <w:lvlText w:val="%1.%2.%3.%4.%5.%6.%7.%8.%9."/>
        <w:lvlJc w:val="left"/>
        <w:pPr>
          <w:tabs>
            <w:tab w:val="left" w:pos="1559"/>
          </w:tabs>
          <w:ind w:left="1559" w:hanging="1559"/>
        </w:pPr>
        <w:rPr>
          <w:rFonts w:hint="eastAsia"/>
        </w:rPr>
      </w:lvl>
    </w:lvlOverride>
  </w:num>
  <w:num w:numId="8">
    <w:abstractNumId w:val="11"/>
  </w:num>
  <w:num w:numId="9">
    <w:abstractNumId w:val="7"/>
  </w:num>
  <w:num w:numId="10">
    <w:abstractNumId w:val="8"/>
  </w:num>
  <w:num w:numId="11">
    <w:abstractNumId w:val="2"/>
  </w:num>
  <w:num w:numId="12">
    <w:abstractNumId w:val="13"/>
  </w:num>
  <w:num w:numId="13">
    <w:abstractNumId w:val="4"/>
  </w:num>
  <w:num w:numId="14">
    <w:abstractNumId w:val="1"/>
  </w:num>
  <w:num w:numId="15">
    <w:abstractNumId w:val="10"/>
  </w:num>
  <w:num w:numId="16">
    <w:abstractNumId w:val="9"/>
  </w:num>
  <w:num w:numId="17">
    <w:abstractNumId w:val="15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guazi">
    <w15:presenceInfo w15:providerId="None" w15:userId="guazi"/>
  </w15:person>
  <w15:person w15:author="user">
    <w15:presenceInfo w15:providerId="None" w15:userId="user"/>
  </w15:person>
  <w15:person w15:author="373415424@qq.com">
    <w15:presenceInfo w15:providerId="None" w15:userId="373415424@qq.com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trackRevisions w:val="1"/>
  <w:documentProtection w:edit="readOnly" w:formatting="1" w:enforcement="0"/>
  <w:defaultTabStop w:val="420"/>
  <w:hyphenationZone w:val="360"/>
  <w:drawingGridHorizontalSpacing w:val="120"/>
  <w:drawingGridVerticalSpacing w:val="163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843D9"/>
    <w:rsid w:val="000019E0"/>
    <w:rsid w:val="00001FEE"/>
    <w:rsid w:val="00001FF0"/>
    <w:rsid w:val="00002EBD"/>
    <w:rsid w:val="00003E0B"/>
    <w:rsid w:val="00003EEF"/>
    <w:rsid w:val="000059C0"/>
    <w:rsid w:val="00012118"/>
    <w:rsid w:val="000126E9"/>
    <w:rsid w:val="000126F0"/>
    <w:rsid w:val="00012CE0"/>
    <w:rsid w:val="00012F4C"/>
    <w:rsid w:val="0001507A"/>
    <w:rsid w:val="00015D88"/>
    <w:rsid w:val="00017088"/>
    <w:rsid w:val="00020895"/>
    <w:rsid w:val="00022448"/>
    <w:rsid w:val="00022D9D"/>
    <w:rsid w:val="00023D72"/>
    <w:rsid w:val="0002477E"/>
    <w:rsid w:val="0002668D"/>
    <w:rsid w:val="00026988"/>
    <w:rsid w:val="00026D34"/>
    <w:rsid w:val="00026D8B"/>
    <w:rsid w:val="00027A1C"/>
    <w:rsid w:val="00030371"/>
    <w:rsid w:val="00030B64"/>
    <w:rsid w:val="00031DCA"/>
    <w:rsid w:val="00032DE1"/>
    <w:rsid w:val="00034C35"/>
    <w:rsid w:val="00034E24"/>
    <w:rsid w:val="00034E5A"/>
    <w:rsid w:val="00042936"/>
    <w:rsid w:val="00042C59"/>
    <w:rsid w:val="0004618F"/>
    <w:rsid w:val="00050EF4"/>
    <w:rsid w:val="00053417"/>
    <w:rsid w:val="00055118"/>
    <w:rsid w:val="0005713E"/>
    <w:rsid w:val="000604A2"/>
    <w:rsid w:val="00061B2B"/>
    <w:rsid w:val="00062647"/>
    <w:rsid w:val="00063C57"/>
    <w:rsid w:val="00064514"/>
    <w:rsid w:val="00064CE7"/>
    <w:rsid w:val="000663FC"/>
    <w:rsid w:val="00067768"/>
    <w:rsid w:val="00067AE8"/>
    <w:rsid w:val="00070155"/>
    <w:rsid w:val="00070501"/>
    <w:rsid w:val="00071A38"/>
    <w:rsid w:val="00071D2C"/>
    <w:rsid w:val="00072739"/>
    <w:rsid w:val="000727DF"/>
    <w:rsid w:val="000732C9"/>
    <w:rsid w:val="00074060"/>
    <w:rsid w:val="000765BA"/>
    <w:rsid w:val="000815E7"/>
    <w:rsid w:val="000818C8"/>
    <w:rsid w:val="000827E8"/>
    <w:rsid w:val="00082D90"/>
    <w:rsid w:val="00083D60"/>
    <w:rsid w:val="00085E83"/>
    <w:rsid w:val="000873B8"/>
    <w:rsid w:val="00090D20"/>
    <w:rsid w:val="00091170"/>
    <w:rsid w:val="0009150C"/>
    <w:rsid w:val="000923F2"/>
    <w:rsid w:val="00093D1D"/>
    <w:rsid w:val="00094288"/>
    <w:rsid w:val="00096122"/>
    <w:rsid w:val="000967B3"/>
    <w:rsid w:val="00096D99"/>
    <w:rsid w:val="00096E24"/>
    <w:rsid w:val="0009788B"/>
    <w:rsid w:val="000A0043"/>
    <w:rsid w:val="000A1522"/>
    <w:rsid w:val="000A15B7"/>
    <w:rsid w:val="000A1F54"/>
    <w:rsid w:val="000A2529"/>
    <w:rsid w:val="000A2D37"/>
    <w:rsid w:val="000A431A"/>
    <w:rsid w:val="000A5AFE"/>
    <w:rsid w:val="000A63B7"/>
    <w:rsid w:val="000A7179"/>
    <w:rsid w:val="000A7CFE"/>
    <w:rsid w:val="000B0959"/>
    <w:rsid w:val="000B1739"/>
    <w:rsid w:val="000B2F02"/>
    <w:rsid w:val="000B407C"/>
    <w:rsid w:val="000B5AF0"/>
    <w:rsid w:val="000B7762"/>
    <w:rsid w:val="000C0947"/>
    <w:rsid w:val="000C307D"/>
    <w:rsid w:val="000C3D64"/>
    <w:rsid w:val="000C747E"/>
    <w:rsid w:val="000C79A1"/>
    <w:rsid w:val="000D1C14"/>
    <w:rsid w:val="000D1F4F"/>
    <w:rsid w:val="000D30ED"/>
    <w:rsid w:val="000D37B5"/>
    <w:rsid w:val="000D3F65"/>
    <w:rsid w:val="000D58D0"/>
    <w:rsid w:val="000D665F"/>
    <w:rsid w:val="000D6DFA"/>
    <w:rsid w:val="000E1D52"/>
    <w:rsid w:val="000E2C2C"/>
    <w:rsid w:val="000E4016"/>
    <w:rsid w:val="000E5EE9"/>
    <w:rsid w:val="000E6BB4"/>
    <w:rsid w:val="000E6E73"/>
    <w:rsid w:val="000E7C28"/>
    <w:rsid w:val="000E7CDB"/>
    <w:rsid w:val="000E7D33"/>
    <w:rsid w:val="000F086C"/>
    <w:rsid w:val="000F0C01"/>
    <w:rsid w:val="000F0DD7"/>
    <w:rsid w:val="000F1371"/>
    <w:rsid w:val="000F27ED"/>
    <w:rsid w:val="000F3A17"/>
    <w:rsid w:val="000F451A"/>
    <w:rsid w:val="000F463D"/>
    <w:rsid w:val="000F4679"/>
    <w:rsid w:val="000F4D07"/>
    <w:rsid w:val="000F5145"/>
    <w:rsid w:val="000F5240"/>
    <w:rsid w:val="000F53CD"/>
    <w:rsid w:val="000F5D2F"/>
    <w:rsid w:val="000F715E"/>
    <w:rsid w:val="000F731F"/>
    <w:rsid w:val="0010016E"/>
    <w:rsid w:val="00100ADB"/>
    <w:rsid w:val="00100DD9"/>
    <w:rsid w:val="0010109D"/>
    <w:rsid w:val="00101560"/>
    <w:rsid w:val="00104C75"/>
    <w:rsid w:val="00104F1C"/>
    <w:rsid w:val="00105633"/>
    <w:rsid w:val="00106960"/>
    <w:rsid w:val="00111AD2"/>
    <w:rsid w:val="00112F06"/>
    <w:rsid w:val="00113F84"/>
    <w:rsid w:val="0011480E"/>
    <w:rsid w:val="00114977"/>
    <w:rsid w:val="0011687C"/>
    <w:rsid w:val="00117A3D"/>
    <w:rsid w:val="0012145C"/>
    <w:rsid w:val="00121B46"/>
    <w:rsid w:val="0012400E"/>
    <w:rsid w:val="00127C37"/>
    <w:rsid w:val="001322B3"/>
    <w:rsid w:val="00134B01"/>
    <w:rsid w:val="00136C44"/>
    <w:rsid w:val="00136ED9"/>
    <w:rsid w:val="0014078F"/>
    <w:rsid w:val="00141C81"/>
    <w:rsid w:val="00150536"/>
    <w:rsid w:val="00150A56"/>
    <w:rsid w:val="00151AAC"/>
    <w:rsid w:val="00151ABD"/>
    <w:rsid w:val="001531B1"/>
    <w:rsid w:val="00153933"/>
    <w:rsid w:val="0015579D"/>
    <w:rsid w:val="0016135F"/>
    <w:rsid w:val="0016336E"/>
    <w:rsid w:val="00164475"/>
    <w:rsid w:val="00164D0F"/>
    <w:rsid w:val="00166DD7"/>
    <w:rsid w:val="00171300"/>
    <w:rsid w:val="00173D08"/>
    <w:rsid w:val="00174B87"/>
    <w:rsid w:val="00177386"/>
    <w:rsid w:val="001814ED"/>
    <w:rsid w:val="00181F8F"/>
    <w:rsid w:val="001825E0"/>
    <w:rsid w:val="00182B3C"/>
    <w:rsid w:val="001856AA"/>
    <w:rsid w:val="001858A0"/>
    <w:rsid w:val="00185C5F"/>
    <w:rsid w:val="00185E54"/>
    <w:rsid w:val="00186D64"/>
    <w:rsid w:val="00187C93"/>
    <w:rsid w:val="00187F9D"/>
    <w:rsid w:val="00190B13"/>
    <w:rsid w:val="0019114C"/>
    <w:rsid w:val="001917E0"/>
    <w:rsid w:val="00191C5A"/>
    <w:rsid w:val="00191F88"/>
    <w:rsid w:val="001932B0"/>
    <w:rsid w:val="00193CCA"/>
    <w:rsid w:val="00194781"/>
    <w:rsid w:val="00195BAF"/>
    <w:rsid w:val="00197827"/>
    <w:rsid w:val="001A03DA"/>
    <w:rsid w:val="001A3309"/>
    <w:rsid w:val="001A3BB1"/>
    <w:rsid w:val="001A4DF9"/>
    <w:rsid w:val="001A552E"/>
    <w:rsid w:val="001A6021"/>
    <w:rsid w:val="001A60A3"/>
    <w:rsid w:val="001B26BF"/>
    <w:rsid w:val="001B453A"/>
    <w:rsid w:val="001B586C"/>
    <w:rsid w:val="001B58D2"/>
    <w:rsid w:val="001B647B"/>
    <w:rsid w:val="001B7300"/>
    <w:rsid w:val="001C0D0A"/>
    <w:rsid w:val="001C1A65"/>
    <w:rsid w:val="001C32E2"/>
    <w:rsid w:val="001C39F7"/>
    <w:rsid w:val="001C519E"/>
    <w:rsid w:val="001C7A69"/>
    <w:rsid w:val="001D0B6F"/>
    <w:rsid w:val="001D1F66"/>
    <w:rsid w:val="001D215F"/>
    <w:rsid w:val="001D4077"/>
    <w:rsid w:val="001D4AAA"/>
    <w:rsid w:val="001E0B55"/>
    <w:rsid w:val="001E1FEF"/>
    <w:rsid w:val="001E3B1E"/>
    <w:rsid w:val="001E3E5B"/>
    <w:rsid w:val="001E5D2E"/>
    <w:rsid w:val="001E69CF"/>
    <w:rsid w:val="001E7D21"/>
    <w:rsid w:val="001E7F09"/>
    <w:rsid w:val="001F0860"/>
    <w:rsid w:val="001F08C2"/>
    <w:rsid w:val="001F3CC7"/>
    <w:rsid w:val="001F45C9"/>
    <w:rsid w:val="002018AB"/>
    <w:rsid w:val="00201D31"/>
    <w:rsid w:val="00202FE6"/>
    <w:rsid w:val="00203565"/>
    <w:rsid w:val="0020384C"/>
    <w:rsid w:val="00204B6B"/>
    <w:rsid w:val="002051A0"/>
    <w:rsid w:val="0020607A"/>
    <w:rsid w:val="00207282"/>
    <w:rsid w:val="00210318"/>
    <w:rsid w:val="002113AE"/>
    <w:rsid w:val="00211EA1"/>
    <w:rsid w:val="002127F8"/>
    <w:rsid w:val="00212E54"/>
    <w:rsid w:val="00214BA0"/>
    <w:rsid w:val="0021629A"/>
    <w:rsid w:val="002168F5"/>
    <w:rsid w:val="0022009F"/>
    <w:rsid w:val="00223734"/>
    <w:rsid w:val="00226A58"/>
    <w:rsid w:val="0022731C"/>
    <w:rsid w:val="002278AA"/>
    <w:rsid w:val="002302CB"/>
    <w:rsid w:val="00231E45"/>
    <w:rsid w:val="0023212B"/>
    <w:rsid w:val="00232760"/>
    <w:rsid w:val="00232834"/>
    <w:rsid w:val="00232F2B"/>
    <w:rsid w:val="00233A76"/>
    <w:rsid w:val="002342D3"/>
    <w:rsid w:val="00234D3D"/>
    <w:rsid w:val="0023715F"/>
    <w:rsid w:val="0024034A"/>
    <w:rsid w:val="002409BE"/>
    <w:rsid w:val="00242D9D"/>
    <w:rsid w:val="002442E0"/>
    <w:rsid w:val="0024557C"/>
    <w:rsid w:val="00250D9E"/>
    <w:rsid w:val="002533F7"/>
    <w:rsid w:val="002538A0"/>
    <w:rsid w:val="00256236"/>
    <w:rsid w:val="00257E52"/>
    <w:rsid w:val="00260550"/>
    <w:rsid w:val="00261262"/>
    <w:rsid w:val="00262302"/>
    <w:rsid w:val="00262C2E"/>
    <w:rsid w:val="00271DB4"/>
    <w:rsid w:val="00272199"/>
    <w:rsid w:val="00275DB6"/>
    <w:rsid w:val="00276318"/>
    <w:rsid w:val="002816EA"/>
    <w:rsid w:val="0028210D"/>
    <w:rsid w:val="002824E2"/>
    <w:rsid w:val="00282B1B"/>
    <w:rsid w:val="002831CA"/>
    <w:rsid w:val="00284199"/>
    <w:rsid w:val="00286F4D"/>
    <w:rsid w:val="0028721C"/>
    <w:rsid w:val="00295498"/>
    <w:rsid w:val="002961CF"/>
    <w:rsid w:val="00296870"/>
    <w:rsid w:val="002A1BDF"/>
    <w:rsid w:val="002A264C"/>
    <w:rsid w:val="002A32A7"/>
    <w:rsid w:val="002A3507"/>
    <w:rsid w:val="002A676E"/>
    <w:rsid w:val="002B1233"/>
    <w:rsid w:val="002B2970"/>
    <w:rsid w:val="002B4B91"/>
    <w:rsid w:val="002B5006"/>
    <w:rsid w:val="002B6875"/>
    <w:rsid w:val="002B7352"/>
    <w:rsid w:val="002B7551"/>
    <w:rsid w:val="002B7669"/>
    <w:rsid w:val="002C173F"/>
    <w:rsid w:val="002C2079"/>
    <w:rsid w:val="002C39AC"/>
    <w:rsid w:val="002C3EF5"/>
    <w:rsid w:val="002C4043"/>
    <w:rsid w:val="002C4FB6"/>
    <w:rsid w:val="002C551C"/>
    <w:rsid w:val="002C7900"/>
    <w:rsid w:val="002C7DBC"/>
    <w:rsid w:val="002D1240"/>
    <w:rsid w:val="002D336A"/>
    <w:rsid w:val="002D63A6"/>
    <w:rsid w:val="002D7C83"/>
    <w:rsid w:val="002E35F5"/>
    <w:rsid w:val="002E3BC1"/>
    <w:rsid w:val="002E5BD4"/>
    <w:rsid w:val="002E5C94"/>
    <w:rsid w:val="002E5FDF"/>
    <w:rsid w:val="002E6DC8"/>
    <w:rsid w:val="002F05C1"/>
    <w:rsid w:val="002F1371"/>
    <w:rsid w:val="002F29CA"/>
    <w:rsid w:val="00301C84"/>
    <w:rsid w:val="00302959"/>
    <w:rsid w:val="00303320"/>
    <w:rsid w:val="00303A30"/>
    <w:rsid w:val="00306AC9"/>
    <w:rsid w:val="00310FF0"/>
    <w:rsid w:val="00311BD0"/>
    <w:rsid w:val="00311BDC"/>
    <w:rsid w:val="00314811"/>
    <w:rsid w:val="00316BDB"/>
    <w:rsid w:val="00317869"/>
    <w:rsid w:val="00317D83"/>
    <w:rsid w:val="00320933"/>
    <w:rsid w:val="00320F6E"/>
    <w:rsid w:val="003225E4"/>
    <w:rsid w:val="00322EB1"/>
    <w:rsid w:val="003242E7"/>
    <w:rsid w:val="00325BDC"/>
    <w:rsid w:val="00326F8B"/>
    <w:rsid w:val="003302EC"/>
    <w:rsid w:val="00331AAF"/>
    <w:rsid w:val="00332CFD"/>
    <w:rsid w:val="00332DA8"/>
    <w:rsid w:val="003333D9"/>
    <w:rsid w:val="00334134"/>
    <w:rsid w:val="003342E1"/>
    <w:rsid w:val="00337F66"/>
    <w:rsid w:val="00342E04"/>
    <w:rsid w:val="00342FCA"/>
    <w:rsid w:val="00346566"/>
    <w:rsid w:val="003473CA"/>
    <w:rsid w:val="0034796A"/>
    <w:rsid w:val="003479FF"/>
    <w:rsid w:val="00347C61"/>
    <w:rsid w:val="0035090C"/>
    <w:rsid w:val="00352AB7"/>
    <w:rsid w:val="0035406E"/>
    <w:rsid w:val="00354B67"/>
    <w:rsid w:val="00354E30"/>
    <w:rsid w:val="00354E82"/>
    <w:rsid w:val="003565E7"/>
    <w:rsid w:val="00356A08"/>
    <w:rsid w:val="00357D1F"/>
    <w:rsid w:val="0036162A"/>
    <w:rsid w:val="0036548E"/>
    <w:rsid w:val="003655BB"/>
    <w:rsid w:val="00365600"/>
    <w:rsid w:val="003662E7"/>
    <w:rsid w:val="0037099E"/>
    <w:rsid w:val="00371B6E"/>
    <w:rsid w:val="0037224D"/>
    <w:rsid w:val="00372FDE"/>
    <w:rsid w:val="00373261"/>
    <w:rsid w:val="00374614"/>
    <w:rsid w:val="00374ADF"/>
    <w:rsid w:val="00374E15"/>
    <w:rsid w:val="00375008"/>
    <w:rsid w:val="0037788A"/>
    <w:rsid w:val="0038018B"/>
    <w:rsid w:val="00380FEB"/>
    <w:rsid w:val="00382619"/>
    <w:rsid w:val="003831BA"/>
    <w:rsid w:val="003843E1"/>
    <w:rsid w:val="00387623"/>
    <w:rsid w:val="003906FB"/>
    <w:rsid w:val="00393556"/>
    <w:rsid w:val="00395097"/>
    <w:rsid w:val="00396245"/>
    <w:rsid w:val="00396A2A"/>
    <w:rsid w:val="00396D9A"/>
    <w:rsid w:val="00397C2D"/>
    <w:rsid w:val="003A6117"/>
    <w:rsid w:val="003A7489"/>
    <w:rsid w:val="003B121A"/>
    <w:rsid w:val="003B1ABD"/>
    <w:rsid w:val="003B2144"/>
    <w:rsid w:val="003B363F"/>
    <w:rsid w:val="003B3DBF"/>
    <w:rsid w:val="003B3EF5"/>
    <w:rsid w:val="003B5B68"/>
    <w:rsid w:val="003B64B7"/>
    <w:rsid w:val="003B7013"/>
    <w:rsid w:val="003B77E0"/>
    <w:rsid w:val="003B7E9D"/>
    <w:rsid w:val="003C5B1C"/>
    <w:rsid w:val="003C5B63"/>
    <w:rsid w:val="003C64E4"/>
    <w:rsid w:val="003C6DD6"/>
    <w:rsid w:val="003C7688"/>
    <w:rsid w:val="003C7921"/>
    <w:rsid w:val="003D1066"/>
    <w:rsid w:val="003D516E"/>
    <w:rsid w:val="003D51FB"/>
    <w:rsid w:val="003D70A2"/>
    <w:rsid w:val="003D77EA"/>
    <w:rsid w:val="003E0C4D"/>
    <w:rsid w:val="003E12D3"/>
    <w:rsid w:val="003E1C79"/>
    <w:rsid w:val="003E2A6D"/>
    <w:rsid w:val="003E3A2F"/>
    <w:rsid w:val="003E3E2C"/>
    <w:rsid w:val="003E41ED"/>
    <w:rsid w:val="003E5791"/>
    <w:rsid w:val="003E7CE4"/>
    <w:rsid w:val="003F3D3C"/>
    <w:rsid w:val="003F402D"/>
    <w:rsid w:val="003F540B"/>
    <w:rsid w:val="003F5831"/>
    <w:rsid w:val="003F601C"/>
    <w:rsid w:val="004003E5"/>
    <w:rsid w:val="00400815"/>
    <w:rsid w:val="00400D7E"/>
    <w:rsid w:val="00401590"/>
    <w:rsid w:val="00401AB3"/>
    <w:rsid w:val="00402385"/>
    <w:rsid w:val="00404C9B"/>
    <w:rsid w:val="00405B22"/>
    <w:rsid w:val="0040604C"/>
    <w:rsid w:val="0041081E"/>
    <w:rsid w:val="00410BC2"/>
    <w:rsid w:val="00411D79"/>
    <w:rsid w:val="0041359D"/>
    <w:rsid w:val="00416238"/>
    <w:rsid w:val="00420C57"/>
    <w:rsid w:val="004216DD"/>
    <w:rsid w:val="00423C35"/>
    <w:rsid w:val="004249B0"/>
    <w:rsid w:val="00424E9F"/>
    <w:rsid w:val="0042536F"/>
    <w:rsid w:val="004259F9"/>
    <w:rsid w:val="00427371"/>
    <w:rsid w:val="00430C27"/>
    <w:rsid w:val="004314F1"/>
    <w:rsid w:val="004324DD"/>
    <w:rsid w:val="00433EF7"/>
    <w:rsid w:val="00434C4C"/>
    <w:rsid w:val="004405DC"/>
    <w:rsid w:val="00443298"/>
    <w:rsid w:val="00447A6E"/>
    <w:rsid w:val="0045090D"/>
    <w:rsid w:val="0045313D"/>
    <w:rsid w:val="004532CB"/>
    <w:rsid w:val="00454A45"/>
    <w:rsid w:val="00454E0D"/>
    <w:rsid w:val="00455761"/>
    <w:rsid w:val="00456A21"/>
    <w:rsid w:val="00457928"/>
    <w:rsid w:val="00462652"/>
    <w:rsid w:val="00462C73"/>
    <w:rsid w:val="00463971"/>
    <w:rsid w:val="0046449C"/>
    <w:rsid w:val="00466AC7"/>
    <w:rsid w:val="00471151"/>
    <w:rsid w:val="00471BDB"/>
    <w:rsid w:val="004740CB"/>
    <w:rsid w:val="00474D67"/>
    <w:rsid w:val="004753A9"/>
    <w:rsid w:val="00475B75"/>
    <w:rsid w:val="00477CCD"/>
    <w:rsid w:val="004811DE"/>
    <w:rsid w:val="00482820"/>
    <w:rsid w:val="00484D62"/>
    <w:rsid w:val="00484EC6"/>
    <w:rsid w:val="0048672C"/>
    <w:rsid w:val="00487373"/>
    <w:rsid w:val="00491B17"/>
    <w:rsid w:val="00491EAA"/>
    <w:rsid w:val="004936C1"/>
    <w:rsid w:val="00494B24"/>
    <w:rsid w:val="0049683F"/>
    <w:rsid w:val="004978C2"/>
    <w:rsid w:val="00497A85"/>
    <w:rsid w:val="004A0266"/>
    <w:rsid w:val="004A2B34"/>
    <w:rsid w:val="004A5551"/>
    <w:rsid w:val="004A6B3D"/>
    <w:rsid w:val="004A6FB5"/>
    <w:rsid w:val="004A7557"/>
    <w:rsid w:val="004B0E0F"/>
    <w:rsid w:val="004B1364"/>
    <w:rsid w:val="004B15A6"/>
    <w:rsid w:val="004B1728"/>
    <w:rsid w:val="004B2196"/>
    <w:rsid w:val="004B3878"/>
    <w:rsid w:val="004B4780"/>
    <w:rsid w:val="004B5236"/>
    <w:rsid w:val="004B5E95"/>
    <w:rsid w:val="004B64F8"/>
    <w:rsid w:val="004B7636"/>
    <w:rsid w:val="004C0B0B"/>
    <w:rsid w:val="004C0C2D"/>
    <w:rsid w:val="004C0EDF"/>
    <w:rsid w:val="004C2603"/>
    <w:rsid w:val="004C4B37"/>
    <w:rsid w:val="004C4D25"/>
    <w:rsid w:val="004C5368"/>
    <w:rsid w:val="004C77F9"/>
    <w:rsid w:val="004C7BDE"/>
    <w:rsid w:val="004D153E"/>
    <w:rsid w:val="004D16DF"/>
    <w:rsid w:val="004D6642"/>
    <w:rsid w:val="004D77C9"/>
    <w:rsid w:val="004E0B47"/>
    <w:rsid w:val="004E14D7"/>
    <w:rsid w:val="004E33DE"/>
    <w:rsid w:val="004E3EF1"/>
    <w:rsid w:val="004E4316"/>
    <w:rsid w:val="004E4818"/>
    <w:rsid w:val="004E7607"/>
    <w:rsid w:val="004F1BB2"/>
    <w:rsid w:val="004F221D"/>
    <w:rsid w:val="004F4D81"/>
    <w:rsid w:val="004F617A"/>
    <w:rsid w:val="004F6858"/>
    <w:rsid w:val="004F74F2"/>
    <w:rsid w:val="00500D5B"/>
    <w:rsid w:val="0050125E"/>
    <w:rsid w:val="00501FE5"/>
    <w:rsid w:val="00502B93"/>
    <w:rsid w:val="005043ED"/>
    <w:rsid w:val="00504477"/>
    <w:rsid w:val="00504605"/>
    <w:rsid w:val="00504AEC"/>
    <w:rsid w:val="00505C5A"/>
    <w:rsid w:val="00506F57"/>
    <w:rsid w:val="00507054"/>
    <w:rsid w:val="0051101F"/>
    <w:rsid w:val="00511785"/>
    <w:rsid w:val="0051294A"/>
    <w:rsid w:val="00513CE7"/>
    <w:rsid w:val="00514E8F"/>
    <w:rsid w:val="005200F4"/>
    <w:rsid w:val="00520EB6"/>
    <w:rsid w:val="005216F8"/>
    <w:rsid w:val="00521BE4"/>
    <w:rsid w:val="0052318B"/>
    <w:rsid w:val="0052426C"/>
    <w:rsid w:val="00524B0F"/>
    <w:rsid w:val="00526263"/>
    <w:rsid w:val="005262D4"/>
    <w:rsid w:val="0052726C"/>
    <w:rsid w:val="0052763F"/>
    <w:rsid w:val="005308BC"/>
    <w:rsid w:val="00531C15"/>
    <w:rsid w:val="00533A5A"/>
    <w:rsid w:val="00533B9B"/>
    <w:rsid w:val="00534A47"/>
    <w:rsid w:val="00535ABE"/>
    <w:rsid w:val="00536D2C"/>
    <w:rsid w:val="00536E1A"/>
    <w:rsid w:val="0053733E"/>
    <w:rsid w:val="005375A7"/>
    <w:rsid w:val="00537902"/>
    <w:rsid w:val="0054090C"/>
    <w:rsid w:val="0054182C"/>
    <w:rsid w:val="00541A9A"/>
    <w:rsid w:val="00541E17"/>
    <w:rsid w:val="00542241"/>
    <w:rsid w:val="00543A65"/>
    <w:rsid w:val="00544249"/>
    <w:rsid w:val="00547F6B"/>
    <w:rsid w:val="00550934"/>
    <w:rsid w:val="0055367E"/>
    <w:rsid w:val="005539E4"/>
    <w:rsid w:val="005552AB"/>
    <w:rsid w:val="00555D4A"/>
    <w:rsid w:val="0055603E"/>
    <w:rsid w:val="00556839"/>
    <w:rsid w:val="00556978"/>
    <w:rsid w:val="00557CDA"/>
    <w:rsid w:val="00560167"/>
    <w:rsid w:val="00561406"/>
    <w:rsid w:val="0056141B"/>
    <w:rsid w:val="00562755"/>
    <w:rsid w:val="00563BE3"/>
    <w:rsid w:val="005646F6"/>
    <w:rsid w:val="0057084F"/>
    <w:rsid w:val="00570C26"/>
    <w:rsid w:val="00571574"/>
    <w:rsid w:val="0057197B"/>
    <w:rsid w:val="005729CB"/>
    <w:rsid w:val="00573AEF"/>
    <w:rsid w:val="00573FAA"/>
    <w:rsid w:val="00576BC4"/>
    <w:rsid w:val="00577326"/>
    <w:rsid w:val="0057732D"/>
    <w:rsid w:val="0058007D"/>
    <w:rsid w:val="0058145B"/>
    <w:rsid w:val="00581C28"/>
    <w:rsid w:val="00582508"/>
    <w:rsid w:val="00583136"/>
    <w:rsid w:val="00585098"/>
    <w:rsid w:val="005868B4"/>
    <w:rsid w:val="0058725B"/>
    <w:rsid w:val="00587AA0"/>
    <w:rsid w:val="00587FD2"/>
    <w:rsid w:val="00594753"/>
    <w:rsid w:val="005960DE"/>
    <w:rsid w:val="00596390"/>
    <w:rsid w:val="00596D56"/>
    <w:rsid w:val="005974C6"/>
    <w:rsid w:val="005A1EDA"/>
    <w:rsid w:val="005A2037"/>
    <w:rsid w:val="005A422F"/>
    <w:rsid w:val="005A577D"/>
    <w:rsid w:val="005A679B"/>
    <w:rsid w:val="005A68CA"/>
    <w:rsid w:val="005A76E0"/>
    <w:rsid w:val="005B0434"/>
    <w:rsid w:val="005B3253"/>
    <w:rsid w:val="005B3628"/>
    <w:rsid w:val="005C05CF"/>
    <w:rsid w:val="005C1698"/>
    <w:rsid w:val="005C1E12"/>
    <w:rsid w:val="005C4075"/>
    <w:rsid w:val="005C427A"/>
    <w:rsid w:val="005C4CC1"/>
    <w:rsid w:val="005C6846"/>
    <w:rsid w:val="005D3364"/>
    <w:rsid w:val="005D350B"/>
    <w:rsid w:val="005D41DA"/>
    <w:rsid w:val="005D5FD7"/>
    <w:rsid w:val="005E080E"/>
    <w:rsid w:val="005E1130"/>
    <w:rsid w:val="005E15D9"/>
    <w:rsid w:val="005E1D16"/>
    <w:rsid w:val="005E4F25"/>
    <w:rsid w:val="005E581F"/>
    <w:rsid w:val="005E60C7"/>
    <w:rsid w:val="005E6108"/>
    <w:rsid w:val="005E6595"/>
    <w:rsid w:val="005E675C"/>
    <w:rsid w:val="005E7606"/>
    <w:rsid w:val="005E7776"/>
    <w:rsid w:val="005E784D"/>
    <w:rsid w:val="005E7B07"/>
    <w:rsid w:val="005F05C4"/>
    <w:rsid w:val="005F1A59"/>
    <w:rsid w:val="005F269C"/>
    <w:rsid w:val="005F3D9B"/>
    <w:rsid w:val="005F482C"/>
    <w:rsid w:val="005F5E7B"/>
    <w:rsid w:val="005F60BE"/>
    <w:rsid w:val="006000F9"/>
    <w:rsid w:val="0060215E"/>
    <w:rsid w:val="006053D8"/>
    <w:rsid w:val="006055A2"/>
    <w:rsid w:val="00605971"/>
    <w:rsid w:val="00605C8B"/>
    <w:rsid w:val="006061AA"/>
    <w:rsid w:val="00606447"/>
    <w:rsid w:val="0061332D"/>
    <w:rsid w:val="006133EB"/>
    <w:rsid w:val="0061464E"/>
    <w:rsid w:val="00614C59"/>
    <w:rsid w:val="00615C31"/>
    <w:rsid w:val="0061782E"/>
    <w:rsid w:val="0062060B"/>
    <w:rsid w:val="00621B5C"/>
    <w:rsid w:val="00623439"/>
    <w:rsid w:val="006273F3"/>
    <w:rsid w:val="006276A6"/>
    <w:rsid w:val="00631DA1"/>
    <w:rsid w:val="0063530B"/>
    <w:rsid w:val="00635724"/>
    <w:rsid w:val="00635E04"/>
    <w:rsid w:val="00636B54"/>
    <w:rsid w:val="00640A79"/>
    <w:rsid w:val="00642F3F"/>
    <w:rsid w:val="00643157"/>
    <w:rsid w:val="00644267"/>
    <w:rsid w:val="006456D5"/>
    <w:rsid w:val="00645EDD"/>
    <w:rsid w:val="00646E78"/>
    <w:rsid w:val="00646F2D"/>
    <w:rsid w:val="006470E5"/>
    <w:rsid w:val="006477BE"/>
    <w:rsid w:val="006518BC"/>
    <w:rsid w:val="006531EB"/>
    <w:rsid w:val="00654FF3"/>
    <w:rsid w:val="00655435"/>
    <w:rsid w:val="00656352"/>
    <w:rsid w:val="0065731C"/>
    <w:rsid w:val="00660CC5"/>
    <w:rsid w:val="00660E3C"/>
    <w:rsid w:val="00665223"/>
    <w:rsid w:val="0066592E"/>
    <w:rsid w:val="00665BF6"/>
    <w:rsid w:val="0066683C"/>
    <w:rsid w:val="00666EE5"/>
    <w:rsid w:val="006705F9"/>
    <w:rsid w:val="00672499"/>
    <w:rsid w:val="00672928"/>
    <w:rsid w:val="006814CF"/>
    <w:rsid w:val="00681F87"/>
    <w:rsid w:val="0068268D"/>
    <w:rsid w:val="00683CC8"/>
    <w:rsid w:val="00684F7C"/>
    <w:rsid w:val="006869D7"/>
    <w:rsid w:val="00686D0C"/>
    <w:rsid w:val="00687AEB"/>
    <w:rsid w:val="00694F0C"/>
    <w:rsid w:val="00695B03"/>
    <w:rsid w:val="00695DCF"/>
    <w:rsid w:val="006961F9"/>
    <w:rsid w:val="00696DF0"/>
    <w:rsid w:val="006A126D"/>
    <w:rsid w:val="006A2FF5"/>
    <w:rsid w:val="006A36C2"/>
    <w:rsid w:val="006A3921"/>
    <w:rsid w:val="006A6FFF"/>
    <w:rsid w:val="006A7514"/>
    <w:rsid w:val="006A7BBA"/>
    <w:rsid w:val="006B0F0E"/>
    <w:rsid w:val="006B1FCE"/>
    <w:rsid w:val="006B55C2"/>
    <w:rsid w:val="006B640B"/>
    <w:rsid w:val="006C2EB0"/>
    <w:rsid w:val="006C3674"/>
    <w:rsid w:val="006C5BC0"/>
    <w:rsid w:val="006D0B30"/>
    <w:rsid w:val="006D296F"/>
    <w:rsid w:val="006D436A"/>
    <w:rsid w:val="006D4BD4"/>
    <w:rsid w:val="006D677C"/>
    <w:rsid w:val="006E0A4D"/>
    <w:rsid w:val="006E28D0"/>
    <w:rsid w:val="006E2A53"/>
    <w:rsid w:val="006E2F05"/>
    <w:rsid w:val="006E42CB"/>
    <w:rsid w:val="006F0818"/>
    <w:rsid w:val="006F2772"/>
    <w:rsid w:val="006F632F"/>
    <w:rsid w:val="006F7263"/>
    <w:rsid w:val="00700E32"/>
    <w:rsid w:val="0070251E"/>
    <w:rsid w:val="00702804"/>
    <w:rsid w:val="00704F1B"/>
    <w:rsid w:val="00705548"/>
    <w:rsid w:val="00705E9F"/>
    <w:rsid w:val="00706E7F"/>
    <w:rsid w:val="00707080"/>
    <w:rsid w:val="0071093C"/>
    <w:rsid w:val="00712238"/>
    <w:rsid w:val="0071467F"/>
    <w:rsid w:val="007153E2"/>
    <w:rsid w:val="00715B7F"/>
    <w:rsid w:val="00716355"/>
    <w:rsid w:val="0071677C"/>
    <w:rsid w:val="007169E6"/>
    <w:rsid w:val="00716E50"/>
    <w:rsid w:val="0072002A"/>
    <w:rsid w:val="00720334"/>
    <w:rsid w:val="007213DB"/>
    <w:rsid w:val="007218FF"/>
    <w:rsid w:val="00722D2F"/>
    <w:rsid w:val="007237EB"/>
    <w:rsid w:val="00727B87"/>
    <w:rsid w:val="00730263"/>
    <w:rsid w:val="007309E3"/>
    <w:rsid w:val="00730E09"/>
    <w:rsid w:val="00732C2E"/>
    <w:rsid w:val="00735123"/>
    <w:rsid w:val="007353BF"/>
    <w:rsid w:val="00740E4D"/>
    <w:rsid w:val="007410ED"/>
    <w:rsid w:val="0074122B"/>
    <w:rsid w:val="00741652"/>
    <w:rsid w:val="00742F90"/>
    <w:rsid w:val="00743520"/>
    <w:rsid w:val="00745C06"/>
    <w:rsid w:val="00753850"/>
    <w:rsid w:val="00754029"/>
    <w:rsid w:val="0075481C"/>
    <w:rsid w:val="00757010"/>
    <w:rsid w:val="007608AB"/>
    <w:rsid w:val="00760AF0"/>
    <w:rsid w:val="00762A92"/>
    <w:rsid w:val="00763D9A"/>
    <w:rsid w:val="007646C9"/>
    <w:rsid w:val="00764D57"/>
    <w:rsid w:val="00766458"/>
    <w:rsid w:val="00766E4E"/>
    <w:rsid w:val="0076771D"/>
    <w:rsid w:val="007703E4"/>
    <w:rsid w:val="007708C0"/>
    <w:rsid w:val="00770E35"/>
    <w:rsid w:val="007720D9"/>
    <w:rsid w:val="0077471E"/>
    <w:rsid w:val="00774904"/>
    <w:rsid w:val="0077660A"/>
    <w:rsid w:val="007766FC"/>
    <w:rsid w:val="007819DB"/>
    <w:rsid w:val="00781BB1"/>
    <w:rsid w:val="007827FB"/>
    <w:rsid w:val="00782FFC"/>
    <w:rsid w:val="00783FF5"/>
    <w:rsid w:val="0078595C"/>
    <w:rsid w:val="00786454"/>
    <w:rsid w:val="00790B3C"/>
    <w:rsid w:val="007916B7"/>
    <w:rsid w:val="007921E7"/>
    <w:rsid w:val="00792287"/>
    <w:rsid w:val="0079388E"/>
    <w:rsid w:val="00794A57"/>
    <w:rsid w:val="00796457"/>
    <w:rsid w:val="007A567C"/>
    <w:rsid w:val="007A5D0D"/>
    <w:rsid w:val="007A6444"/>
    <w:rsid w:val="007A6598"/>
    <w:rsid w:val="007B0F8A"/>
    <w:rsid w:val="007B1B74"/>
    <w:rsid w:val="007B4669"/>
    <w:rsid w:val="007B4A0D"/>
    <w:rsid w:val="007C0ED9"/>
    <w:rsid w:val="007C192C"/>
    <w:rsid w:val="007C6D7C"/>
    <w:rsid w:val="007C7CC0"/>
    <w:rsid w:val="007D1767"/>
    <w:rsid w:val="007D1900"/>
    <w:rsid w:val="007D1A4C"/>
    <w:rsid w:val="007D383A"/>
    <w:rsid w:val="007D427E"/>
    <w:rsid w:val="007D51C6"/>
    <w:rsid w:val="007D55D7"/>
    <w:rsid w:val="007D63F3"/>
    <w:rsid w:val="007D66DA"/>
    <w:rsid w:val="007D7484"/>
    <w:rsid w:val="007D7DF4"/>
    <w:rsid w:val="007D7F46"/>
    <w:rsid w:val="007E065D"/>
    <w:rsid w:val="007E1FDF"/>
    <w:rsid w:val="007E2A54"/>
    <w:rsid w:val="007E3633"/>
    <w:rsid w:val="007E4596"/>
    <w:rsid w:val="007E4737"/>
    <w:rsid w:val="007E6557"/>
    <w:rsid w:val="007E782F"/>
    <w:rsid w:val="007E7886"/>
    <w:rsid w:val="007F2792"/>
    <w:rsid w:val="007F4486"/>
    <w:rsid w:val="007F61D4"/>
    <w:rsid w:val="0080143B"/>
    <w:rsid w:val="00802625"/>
    <w:rsid w:val="00803D46"/>
    <w:rsid w:val="00804D5F"/>
    <w:rsid w:val="00804EB7"/>
    <w:rsid w:val="00804EDA"/>
    <w:rsid w:val="00805910"/>
    <w:rsid w:val="0080650F"/>
    <w:rsid w:val="00811680"/>
    <w:rsid w:val="0081253A"/>
    <w:rsid w:val="008132ED"/>
    <w:rsid w:val="008149D1"/>
    <w:rsid w:val="00814B0E"/>
    <w:rsid w:val="00814D54"/>
    <w:rsid w:val="0081505B"/>
    <w:rsid w:val="00815BAF"/>
    <w:rsid w:val="00815BD4"/>
    <w:rsid w:val="00815EEC"/>
    <w:rsid w:val="00822638"/>
    <w:rsid w:val="00822D43"/>
    <w:rsid w:val="00823C21"/>
    <w:rsid w:val="00824740"/>
    <w:rsid w:val="00825629"/>
    <w:rsid w:val="00825F84"/>
    <w:rsid w:val="00827EED"/>
    <w:rsid w:val="008303D8"/>
    <w:rsid w:val="00830686"/>
    <w:rsid w:val="00830B3E"/>
    <w:rsid w:val="00831C97"/>
    <w:rsid w:val="00832FEC"/>
    <w:rsid w:val="0083379B"/>
    <w:rsid w:val="0083485B"/>
    <w:rsid w:val="008355CB"/>
    <w:rsid w:val="00837A87"/>
    <w:rsid w:val="00837F03"/>
    <w:rsid w:val="00840AD7"/>
    <w:rsid w:val="0084185D"/>
    <w:rsid w:val="00843128"/>
    <w:rsid w:val="00846441"/>
    <w:rsid w:val="00846E1A"/>
    <w:rsid w:val="0084731A"/>
    <w:rsid w:val="008506E8"/>
    <w:rsid w:val="00850C24"/>
    <w:rsid w:val="00851F81"/>
    <w:rsid w:val="00852A18"/>
    <w:rsid w:val="00853DA4"/>
    <w:rsid w:val="0085574D"/>
    <w:rsid w:val="008566FC"/>
    <w:rsid w:val="00856FC8"/>
    <w:rsid w:val="00860DA5"/>
    <w:rsid w:val="00861EDB"/>
    <w:rsid w:val="00863BF3"/>
    <w:rsid w:val="0086534E"/>
    <w:rsid w:val="00872730"/>
    <w:rsid w:val="00872B95"/>
    <w:rsid w:val="0087320D"/>
    <w:rsid w:val="008737E9"/>
    <w:rsid w:val="00875305"/>
    <w:rsid w:val="00875B1C"/>
    <w:rsid w:val="0087745B"/>
    <w:rsid w:val="00877803"/>
    <w:rsid w:val="00881FD6"/>
    <w:rsid w:val="008852B8"/>
    <w:rsid w:val="00885B85"/>
    <w:rsid w:val="0088721A"/>
    <w:rsid w:val="008876FD"/>
    <w:rsid w:val="00890081"/>
    <w:rsid w:val="008900B3"/>
    <w:rsid w:val="00890246"/>
    <w:rsid w:val="008910DF"/>
    <w:rsid w:val="00891226"/>
    <w:rsid w:val="00893137"/>
    <w:rsid w:val="00895FFF"/>
    <w:rsid w:val="0089631E"/>
    <w:rsid w:val="00896400"/>
    <w:rsid w:val="0089691B"/>
    <w:rsid w:val="008A399E"/>
    <w:rsid w:val="008A4757"/>
    <w:rsid w:val="008A7BAE"/>
    <w:rsid w:val="008B04B1"/>
    <w:rsid w:val="008B19BD"/>
    <w:rsid w:val="008B1A4D"/>
    <w:rsid w:val="008B2791"/>
    <w:rsid w:val="008B3CA4"/>
    <w:rsid w:val="008B4D82"/>
    <w:rsid w:val="008B645F"/>
    <w:rsid w:val="008B6C66"/>
    <w:rsid w:val="008B6D13"/>
    <w:rsid w:val="008C0480"/>
    <w:rsid w:val="008C1273"/>
    <w:rsid w:val="008C12D2"/>
    <w:rsid w:val="008C199B"/>
    <w:rsid w:val="008C28F8"/>
    <w:rsid w:val="008C4364"/>
    <w:rsid w:val="008C5941"/>
    <w:rsid w:val="008C7719"/>
    <w:rsid w:val="008D0764"/>
    <w:rsid w:val="008D247F"/>
    <w:rsid w:val="008D4279"/>
    <w:rsid w:val="008D492B"/>
    <w:rsid w:val="008D58C9"/>
    <w:rsid w:val="008D78C5"/>
    <w:rsid w:val="008D7B44"/>
    <w:rsid w:val="008D7CE5"/>
    <w:rsid w:val="008E118C"/>
    <w:rsid w:val="008E183B"/>
    <w:rsid w:val="008E3169"/>
    <w:rsid w:val="008E37C9"/>
    <w:rsid w:val="008E38DA"/>
    <w:rsid w:val="008E3D7A"/>
    <w:rsid w:val="008E68AD"/>
    <w:rsid w:val="008F0211"/>
    <w:rsid w:val="008F0287"/>
    <w:rsid w:val="008F17F0"/>
    <w:rsid w:val="008F1DAE"/>
    <w:rsid w:val="008F1E00"/>
    <w:rsid w:val="008F2A4E"/>
    <w:rsid w:val="008F39FD"/>
    <w:rsid w:val="008F4F11"/>
    <w:rsid w:val="008F5159"/>
    <w:rsid w:val="008F6D48"/>
    <w:rsid w:val="008F745F"/>
    <w:rsid w:val="009003CD"/>
    <w:rsid w:val="00903A0E"/>
    <w:rsid w:val="00904A01"/>
    <w:rsid w:val="00904E7F"/>
    <w:rsid w:val="0090630A"/>
    <w:rsid w:val="00906BE8"/>
    <w:rsid w:val="009121EB"/>
    <w:rsid w:val="00912733"/>
    <w:rsid w:val="00914262"/>
    <w:rsid w:val="009168FA"/>
    <w:rsid w:val="00916ABE"/>
    <w:rsid w:val="0091724A"/>
    <w:rsid w:val="00917C57"/>
    <w:rsid w:val="009204D3"/>
    <w:rsid w:val="00921A0E"/>
    <w:rsid w:val="00921A70"/>
    <w:rsid w:val="00925C9C"/>
    <w:rsid w:val="009261E2"/>
    <w:rsid w:val="00926E77"/>
    <w:rsid w:val="0093249D"/>
    <w:rsid w:val="009346E8"/>
    <w:rsid w:val="00935526"/>
    <w:rsid w:val="009358E4"/>
    <w:rsid w:val="00935B22"/>
    <w:rsid w:val="0094118D"/>
    <w:rsid w:val="009411CA"/>
    <w:rsid w:val="00941432"/>
    <w:rsid w:val="00942575"/>
    <w:rsid w:val="009434E4"/>
    <w:rsid w:val="00943A7A"/>
    <w:rsid w:val="00943E17"/>
    <w:rsid w:val="00944633"/>
    <w:rsid w:val="0094539A"/>
    <w:rsid w:val="00950D6F"/>
    <w:rsid w:val="00951363"/>
    <w:rsid w:val="00952EA6"/>
    <w:rsid w:val="0095387F"/>
    <w:rsid w:val="00953C32"/>
    <w:rsid w:val="009606F3"/>
    <w:rsid w:val="009626AA"/>
    <w:rsid w:val="00962F53"/>
    <w:rsid w:val="009632AE"/>
    <w:rsid w:val="009639B8"/>
    <w:rsid w:val="00963C57"/>
    <w:rsid w:val="00966C2B"/>
    <w:rsid w:val="0096750B"/>
    <w:rsid w:val="009706F7"/>
    <w:rsid w:val="00970981"/>
    <w:rsid w:val="00972300"/>
    <w:rsid w:val="00973303"/>
    <w:rsid w:val="0097534B"/>
    <w:rsid w:val="009763B7"/>
    <w:rsid w:val="009773DE"/>
    <w:rsid w:val="00977760"/>
    <w:rsid w:val="009803B4"/>
    <w:rsid w:val="009804B8"/>
    <w:rsid w:val="00982806"/>
    <w:rsid w:val="00982D01"/>
    <w:rsid w:val="00983B3D"/>
    <w:rsid w:val="00984CB2"/>
    <w:rsid w:val="00985EA7"/>
    <w:rsid w:val="009870EF"/>
    <w:rsid w:val="00990256"/>
    <w:rsid w:val="0099162A"/>
    <w:rsid w:val="00991AD8"/>
    <w:rsid w:val="009920B3"/>
    <w:rsid w:val="00992343"/>
    <w:rsid w:val="00993758"/>
    <w:rsid w:val="00994299"/>
    <w:rsid w:val="00994CB1"/>
    <w:rsid w:val="009959C4"/>
    <w:rsid w:val="009961F3"/>
    <w:rsid w:val="00997553"/>
    <w:rsid w:val="009A0798"/>
    <w:rsid w:val="009A07A1"/>
    <w:rsid w:val="009A0B18"/>
    <w:rsid w:val="009A0EE8"/>
    <w:rsid w:val="009A2032"/>
    <w:rsid w:val="009A43FB"/>
    <w:rsid w:val="009A6DE4"/>
    <w:rsid w:val="009A71A9"/>
    <w:rsid w:val="009A7976"/>
    <w:rsid w:val="009B20A8"/>
    <w:rsid w:val="009B28B2"/>
    <w:rsid w:val="009B3E2C"/>
    <w:rsid w:val="009B4088"/>
    <w:rsid w:val="009B4DF4"/>
    <w:rsid w:val="009B4F7F"/>
    <w:rsid w:val="009B55C2"/>
    <w:rsid w:val="009B60AA"/>
    <w:rsid w:val="009B6E22"/>
    <w:rsid w:val="009C2778"/>
    <w:rsid w:val="009C47F7"/>
    <w:rsid w:val="009C6DD4"/>
    <w:rsid w:val="009C7BCB"/>
    <w:rsid w:val="009D068D"/>
    <w:rsid w:val="009D1EB6"/>
    <w:rsid w:val="009D1EDD"/>
    <w:rsid w:val="009D1F4A"/>
    <w:rsid w:val="009D3EB5"/>
    <w:rsid w:val="009D4F2A"/>
    <w:rsid w:val="009D57AE"/>
    <w:rsid w:val="009D654B"/>
    <w:rsid w:val="009D6675"/>
    <w:rsid w:val="009D77FF"/>
    <w:rsid w:val="009E0E71"/>
    <w:rsid w:val="009E1E77"/>
    <w:rsid w:val="009E2681"/>
    <w:rsid w:val="009E37E3"/>
    <w:rsid w:val="009E3CEA"/>
    <w:rsid w:val="009F05B7"/>
    <w:rsid w:val="009F0E62"/>
    <w:rsid w:val="009F12D1"/>
    <w:rsid w:val="009F4525"/>
    <w:rsid w:val="009F4592"/>
    <w:rsid w:val="009F487F"/>
    <w:rsid w:val="009F4FC1"/>
    <w:rsid w:val="009F505A"/>
    <w:rsid w:val="009F721F"/>
    <w:rsid w:val="00A014E4"/>
    <w:rsid w:val="00A018D4"/>
    <w:rsid w:val="00A02C33"/>
    <w:rsid w:val="00A06152"/>
    <w:rsid w:val="00A10247"/>
    <w:rsid w:val="00A10B2D"/>
    <w:rsid w:val="00A1312D"/>
    <w:rsid w:val="00A13CD4"/>
    <w:rsid w:val="00A175A9"/>
    <w:rsid w:val="00A209FA"/>
    <w:rsid w:val="00A22923"/>
    <w:rsid w:val="00A23361"/>
    <w:rsid w:val="00A2377F"/>
    <w:rsid w:val="00A24292"/>
    <w:rsid w:val="00A25742"/>
    <w:rsid w:val="00A278B3"/>
    <w:rsid w:val="00A30363"/>
    <w:rsid w:val="00A3199F"/>
    <w:rsid w:val="00A32B41"/>
    <w:rsid w:val="00A33402"/>
    <w:rsid w:val="00A34E50"/>
    <w:rsid w:val="00A359F5"/>
    <w:rsid w:val="00A371B6"/>
    <w:rsid w:val="00A41F49"/>
    <w:rsid w:val="00A42613"/>
    <w:rsid w:val="00A4639E"/>
    <w:rsid w:val="00A5003F"/>
    <w:rsid w:val="00A52E7F"/>
    <w:rsid w:val="00A540F3"/>
    <w:rsid w:val="00A55C17"/>
    <w:rsid w:val="00A57289"/>
    <w:rsid w:val="00A64030"/>
    <w:rsid w:val="00A65EBE"/>
    <w:rsid w:val="00A66382"/>
    <w:rsid w:val="00A666AE"/>
    <w:rsid w:val="00A66FF9"/>
    <w:rsid w:val="00A70815"/>
    <w:rsid w:val="00A70FDB"/>
    <w:rsid w:val="00A72A18"/>
    <w:rsid w:val="00A72C0B"/>
    <w:rsid w:val="00A7513C"/>
    <w:rsid w:val="00A76D43"/>
    <w:rsid w:val="00A82660"/>
    <w:rsid w:val="00A83FD5"/>
    <w:rsid w:val="00A8417B"/>
    <w:rsid w:val="00A846C5"/>
    <w:rsid w:val="00A851B2"/>
    <w:rsid w:val="00A86173"/>
    <w:rsid w:val="00A867DE"/>
    <w:rsid w:val="00A931FF"/>
    <w:rsid w:val="00A950E1"/>
    <w:rsid w:val="00A95143"/>
    <w:rsid w:val="00A952F7"/>
    <w:rsid w:val="00A97FCC"/>
    <w:rsid w:val="00AA503E"/>
    <w:rsid w:val="00AA563C"/>
    <w:rsid w:val="00AA5773"/>
    <w:rsid w:val="00AB02DD"/>
    <w:rsid w:val="00AB2917"/>
    <w:rsid w:val="00AB4176"/>
    <w:rsid w:val="00AB4D84"/>
    <w:rsid w:val="00AB6146"/>
    <w:rsid w:val="00AB6361"/>
    <w:rsid w:val="00AB79F1"/>
    <w:rsid w:val="00AC03A7"/>
    <w:rsid w:val="00AC34A6"/>
    <w:rsid w:val="00AC446D"/>
    <w:rsid w:val="00AC4A27"/>
    <w:rsid w:val="00AC6FFB"/>
    <w:rsid w:val="00AC7C75"/>
    <w:rsid w:val="00AD12AC"/>
    <w:rsid w:val="00AD2CD7"/>
    <w:rsid w:val="00AD3B5C"/>
    <w:rsid w:val="00AD6DE9"/>
    <w:rsid w:val="00AD7FE4"/>
    <w:rsid w:val="00AE1125"/>
    <w:rsid w:val="00AE386B"/>
    <w:rsid w:val="00AE4018"/>
    <w:rsid w:val="00AE5C05"/>
    <w:rsid w:val="00AE6F2D"/>
    <w:rsid w:val="00AE712C"/>
    <w:rsid w:val="00AE73FF"/>
    <w:rsid w:val="00AE7B15"/>
    <w:rsid w:val="00AF0E04"/>
    <w:rsid w:val="00AF2979"/>
    <w:rsid w:val="00AF46EC"/>
    <w:rsid w:val="00AF4A1F"/>
    <w:rsid w:val="00AF5806"/>
    <w:rsid w:val="00AF7800"/>
    <w:rsid w:val="00B01252"/>
    <w:rsid w:val="00B01ADC"/>
    <w:rsid w:val="00B03CE6"/>
    <w:rsid w:val="00B04FC2"/>
    <w:rsid w:val="00B0631F"/>
    <w:rsid w:val="00B0658B"/>
    <w:rsid w:val="00B07D5B"/>
    <w:rsid w:val="00B102C8"/>
    <w:rsid w:val="00B10DDB"/>
    <w:rsid w:val="00B11D03"/>
    <w:rsid w:val="00B13FA5"/>
    <w:rsid w:val="00B17036"/>
    <w:rsid w:val="00B20597"/>
    <w:rsid w:val="00B2413C"/>
    <w:rsid w:val="00B244B1"/>
    <w:rsid w:val="00B25668"/>
    <w:rsid w:val="00B27443"/>
    <w:rsid w:val="00B27F0E"/>
    <w:rsid w:val="00B30758"/>
    <w:rsid w:val="00B33C3F"/>
    <w:rsid w:val="00B33D4B"/>
    <w:rsid w:val="00B3448C"/>
    <w:rsid w:val="00B3601F"/>
    <w:rsid w:val="00B3664A"/>
    <w:rsid w:val="00B36EDF"/>
    <w:rsid w:val="00B37171"/>
    <w:rsid w:val="00B40A21"/>
    <w:rsid w:val="00B428D4"/>
    <w:rsid w:val="00B43076"/>
    <w:rsid w:val="00B4324B"/>
    <w:rsid w:val="00B438AA"/>
    <w:rsid w:val="00B43BDF"/>
    <w:rsid w:val="00B44C8C"/>
    <w:rsid w:val="00B505C7"/>
    <w:rsid w:val="00B52BD3"/>
    <w:rsid w:val="00B52C43"/>
    <w:rsid w:val="00B545B8"/>
    <w:rsid w:val="00B55FFB"/>
    <w:rsid w:val="00B634E2"/>
    <w:rsid w:val="00B6434A"/>
    <w:rsid w:val="00B64354"/>
    <w:rsid w:val="00B64573"/>
    <w:rsid w:val="00B65255"/>
    <w:rsid w:val="00B66F51"/>
    <w:rsid w:val="00B67485"/>
    <w:rsid w:val="00B679F7"/>
    <w:rsid w:val="00B71619"/>
    <w:rsid w:val="00B72134"/>
    <w:rsid w:val="00B73E2E"/>
    <w:rsid w:val="00B83A4B"/>
    <w:rsid w:val="00B84496"/>
    <w:rsid w:val="00B84C34"/>
    <w:rsid w:val="00B867C7"/>
    <w:rsid w:val="00B901B4"/>
    <w:rsid w:val="00B902F8"/>
    <w:rsid w:val="00B91274"/>
    <w:rsid w:val="00B92DB5"/>
    <w:rsid w:val="00B9366F"/>
    <w:rsid w:val="00B950AC"/>
    <w:rsid w:val="00B9695D"/>
    <w:rsid w:val="00B971EA"/>
    <w:rsid w:val="00BA0255"/>
    <w:rsid w:val="00BA03AA"/>
    <w:rsid w:val="00BA3193"/>
    <w:rsid w:val="00BA43D1"/>
    <w:rsid w:val="00BA58CC"/>
    <w:rsid w:val="00BA63D7"/>
    <w:rsid w:val="00BA6D8D"/>
    <w:rsid w:val="00BA71B9"/>
    <w:rsid w:val="00BA7DE2"/>
    <w:rsid w:val="00BB0E08"/>
    <w:rsid w:val="00BB187B"/>
    <w:rsid w:val="00BB1B97"/>
    <w:rsid w:val="00BB2082"/>
    <w:rsid w:val="00BB24A6"/>
    <w:rsid w:val="00BB27EB"/>
    <w:rsid w:val="00BB2AE8"/>
    <w:rsid w:val="00BB3E69"/>
    <w:rsid w:val="00BB4BC8"/>
    <w:rsid w:val="00BB4F6A"/>
    <w:rsid w:val="00BB5358"/>
    <w:rsid w:val="00BB7024"/>
    <w:rsid w:val="00BB7F85"/>
    <w:rsid w:val="00BC1AB9"/>
    <w:rsid w:val="00BC2006"/>
    <w:rsid w:val="00BC6455"/>
    <w:rsid w:val="00BD064B"/>
    <w:rsid w:val="00BD0E97"/>
    <w:rsid w:val="00BD1199"/>
    <w:rsid w:val="00BD1519"/>
    <w:rsid w:val="00BD3F5F"/>
    <w:rsid w:val="00BD41BF"/>
    <w:rsid w:val="00BD608B"/>
    <w:rsid w:val="00BD679E"/>
    <w:rsid w:val="00BE02F8"/>
    <w:rsid w:val="00BE35FB"/>
    <w:rsid w:val="00BE6224"/>
    <w:rsid w:val="00BE6AEE"/>
    <w:rsid w:val="00BE6CF0"/>
    <w:rsid w:val="00BE7A14"/>
    <w:rsid w:val="00BE7EE6"/>
    <w:rsid w:val="00BF08BE"/>
    <w:rsid w:val="00BF364E"/>
    <w:rsid w:val="00BF42E4"/>
    <w:rsid w:val="00BF43C0"/>
    <w:rsid w:val="00BF43E1"/>
    <w:rsid w:val="00BF5720"/>
    <w:rsid w:val="00BF6378"/>
    <w:rsid w:val="00BF6890"/>
    <w:rsid w:val="00C008BF"/>
    <w:rsid w:val="00C00C0F"/>
    <w:rsid w:val="00C042D1"/>
    <w:rsid w:val="00C07277"/>
    <w:rsid w:val="00C07749"/>
    <w:rsid w:val="00C1034A"/>
    <w:rsid w:val="00C111BA"/>
    <w:rsid w:val="00C111F2"/>
    <w:rsid w:val="00C11C19"/>
    <w:rsid w:val="00C1205E"/>
    <w:rsid w:val="00C13AD8"/>
    <w:rsid w:val="00C176D0"/>
    <w:rsid w:val="00C21A1B"/>
    <w:rsid w:val="00C22C01"/>
    <w:rsid w:val="00C24DBF"/>
    <w:rsid w:val="00C2627E"/>
    <w:rsid w:val="00C268F8"/>
    <w:rsid w:val="00C27496"/>
    <w:rsid w:val="00C27F3E"/>
    <w:rsid w:val="00C31BF5"/>
    <w:rsid w:val="00C326E1"/>
    <w:rsid w:val="00C33BBA"/>
    <w:rsid w:val="00C340FD"/>
    <w:rsid w:val="00C34901"/>
    <w:rsid w:val="00C35946"/>
    <w:rsid w:val="00C4188D"/>
    <w:rsid w:val="00C42A32"/>
    <w:rsid w:val="00C42F60"/>
    <w:rsid w:val="00C43EDB"/>
    <w:rsid w:val="00C47806"/>
    <w:rsid w:val="00C50A9B"/>
    <w:rsid w:val="00C515F4"/>
    <w:rsid w:val="00C52325"/>
    <w:rsid w:val="00C52FDF"/>
    <w:rsid w:val="00C552FF"/>
    <w:rsid w:val="00C55929"/>
    <w:rsid w:val="00C559B5"/>
    <w:rsid w:val="00C56BA5"/>
    <w:rsid w:val="00C601C0"/>
    <w:rsid w:val="00C61B25"/>
    <w:rsid w:val="00C624F0"/>
    <w:rsid w:val="00C62E32"/>
    <w:rsid w:val="00C64829"/>
    <w:rsid w:val="00C65F13"/>
    <w:rsid w:val="00C66387"/>
    <w:rsid w:val="00C6776D"/>
    <w:rsid w:val="00C67F5F"/>
    <w:rsid w:val="00C71A57"/>
    <w:rsid w:val="00C71E19"/>
    <w:rsid w:val="00C72339"/>
    <w:rsid w:val="00C72A1E"/>
    <w:rsid w:val="00C72EC0"/>
    <w:rsid w:val="00C76DD9"/>
    <w:rsid w:val="00C80BFA"/>
    <w:rsid w:val="00C85BD8"/>
    <w:rsid w:val="00C85E17"/>
    <w:rsid w:val="00C865AF"/>
    <w:rsid w:val="00C86901"/>
    <w:rsid w:val="00C92E3C"/>
    <w:rsid w:val="00C93ACA"/>
    <w:rsid w:val="00C9421B"/>
    <w:rsid w:val="00C9497F"/>
    <w:rsid w:val="00C9744B"/>
    <w:rsid w:val="00CA027B"/>
    <w:rsid w:val="00CA388B"/>
    <w:rsid w:val="00CA4CC7"/>
    <w:rsid w:val="00CA5620"/>
    <w:rsid w:val="00CA679F"/>
    <w:rsid w:val="00CA6A0D"/>
    <w:rsid w:val="00CB15D8"/>
    <w:rsid w:val="00CB2796"/>
    <w:rsid w:val="00CB2EAA"/>
    <w:rsid w:val="00CB7146"/>
    <w:rsid w:val="00CC1544"/>
    <w:rsid w:val="00CC2547"/>
    <w:rsid w:val="00CC4964"/>
    <w:rsid w:val="00CC4BB0"/>
    <w:rsid w:val="00CC5D0D"/>
    <w:rsid w:val="00CC5D53"/>
    <w:rsid w:val="00CD0B77"/>
    <w:rsid w:val="00CD194D"/>
    <w:rsid w:val="00CD1D3B"/>
    <w:rsid w:val="00CD3149"/>
    <w:rsid w:val="00CD7189"/>
    <w:rsid w:val="00CD78ED"/>
    <w:rsid w:val="00CD7FD9"/>
    <w:rsid w:val="00CE0233"/>
    <w:rsid w:val="00CE1636"/>
    <w:rsid w:val="00CE1760"/>
    <w:rsid w:val="00CE4C5E"/>
    <w:rsid w:val="00CE4DF3"/>
    <w:rsid w:val="00CE504D"/>
    <w:rsid w:val="00CE647D"/>
    <w:rsid w:val="00CF4C8E"/>
    <w:rsid w:val="00CF710F"/>
    <w:rsid w:val="00D018EF"/>
    <w:rsid w:val="00D02AD4"/>
    <w:rsid w:val="00D02EFA"/>
    <w:rsid w:val="00D0372F"/>
    <w:rsid w:val="00D03821"/>
    <w:rsid w:val="00D03D62"/>
    <w:rsid w:val="00D1088B"/>
    <w:rsid w:val="00D12DD1"/>
    <w:rsid w:val="00D15707"/>
    <w:rsid w:val="00D219B6"/>
    <w:rsid w:val="00D22E26"/>
    <w:rsid w:val="00D250B7"/>
    <w:rsid w:val="00D26AFF"/>
    <w:rsid w:val="00D270D3"/>
    <w:rsid w:val="00D30702"/>
    <w:rsid w:val="00D35121"/>
    <w:rsid w:val="00D355D1"/>
    <w:rsid w:val="00D35793"/>
    <w:rsid w:val="00D35F24"/>
    <w:rsid w:val="00D3614D"/>
    <w:rsid w:val="00D408F4"/>
    <w:rsid w:val="00D40A66"/>
    <w:rsid w:val="00D41387"/>
    <w:rsid w:val="00D41EAD"/>
    <w:rsid w:val="00D42C94"/>
    <w:rsid w:val="00D42EC6"/>
    <w:rsid w:val="00D45CE0"/>
    <w:rsid w:val="00D460CB"/>
    <w:rsid w:val="00D46E7F"/>
    <w:rsid w:val="00D47602"/>
    <w:rsid w:val="00D47D28"/>
    <w:rsid w:val="00D51562"/>
    <w:rsid w:val="00D51DC3"/>
    <w:rsid w:val="00D52497"/>
    <w:rsid w:val="00D537DE"/>
    <w:rsid w:val="00D56FA1"/>
    <w:rsid w:val="00D57123"/>
    <w:rsid w:val="00D578FE"/>
    <w:rsid w:val="00D600B0"/>
    <w:rsid w:val="00D6105F"/>
    <w:rsid w:val="00D65807"/>
    <w:rsid w:val="00D65841"/>
    <w:rsid w:val="00D66838"/>
    <w:rsid w:val="00D6721F"/>
    <w:rsid w:val="00D704AE"/>
    <w:rsid w:val="00D70A41"/>
    <w:rsid w:val="00D73186"/>
    <w:rsid w:val="00D73B72"/>
    <w:rsid w:val="00D747B8"/>
    <w:rsid w:val="00D80A43"/>
    <w:rsid w:val="00D82581"/>
    <w:rsid w:val="00D837C1"/>
    <w:rsid w:val="00D8440A"/>
    <w:rsid w:val="00D84A80"/>
    <w:rsid w:val="00D85F48"/>
    <w:rsid w:val="00D861B1"/>
    <w:rsid w:val="00D8720B"/>
    <w:rsid w:val="00D87C23"/>
    <w:rsid w:val="00D90104"/>
    <w:rsid w:val="00D905D8"/>
    <w:rsid w:val="00D9174A"/>
    <w:rsid w:val="00D92711"/>
    <w:rsid w:val="00D92D13"/>
    <w:rsid w:val="00D94FFE"/>
    <w:rsid w:val="00D95C9F"/>
    <w:rsid w:val="00D979F4"/>
    <w:rsid w:val="00DA135A"/>
    <w:rsid w:val="00DA1878"/>
    <w:rsid w:val="00DA2536"/>
    <w:rsid w:val="00DA2E9E"/>
    <w:rsid w:val="00DA4905"/>
    <w:rsid w:val="00DA4915"/>
    <w:rsid w:val="00DA5C49"/>
    <w:rsid w:val="00DA6DD2"/>
    <w:rsid w:val="00DB07A8"/>
    <w:rsid w:val="00DB136E"/>
    <w:rsid w:val="00DB184B"/>
    <w:rsid w:val="00DB2D6C"/>
    <w:rsid w:val="00DB2F80"/>
    <w:rsid w:val="00DB6B6D"/>
    <w:rsid w:val="00DB72FA"/>
    <w:rsid w:val="00DC11C8"/>
    <w:rsid w:val="00DC1337"/>
    <w:rsid w:val="00DC22E0"/>
    <w:rsid w:val="00DC3477"/>
    <w:rsid w:val="00DC3E4C"/>
    <w:rsid w:val="00DC572D"/>
    <w:rsid w:val="00DD24FE"/>
    <w:rsid w:val="00DD3AF8"/>
    <w:rsid w:val="00DD3E18"/>
    <w:rsid w:val="00DD422B"/>
    <w:rsid w:val="00DD5857"/>
    <w:rsid w:val="00DD5B67"/>
    <w:rsid w:val="00DD65A6"/>
    <w:rsid w:val="00DE1321"/>
    <w:rsid w:val="00DE2464"/>
    <w:rsid w:val="00DE2E40"/>
    <w:rsid w:val="00DE497A"/>
    <w:rsid w:val="00DE625F"/>
    <w:rsid w:val="00DE6FB5"/>
    <w:rsid w:val="00DF1B35"/>
    <w:rsid w:val="00DF232B"/>
    <w:rsid w:val="00DF4250"/>
    <w:rsid w:val="00DF4F08"/>
    <w:rsid w:val="00DF638B"/>
    <w:rsid w:val="00E016E6"/>
    <w:rsid w:val="00E04C5C"/>
    <w:rsid w:val="00E05DC2"/>
    <w:rsid w:val="00E06A46"/>
    <w:rsid w:val="00E06A9B"/>
    <w:rsid w:val="00E079C6"/>
    <w:rsid w:val="00E07B47"/>
    <w:rsid w:val="00E10943"/>
    <w:rsid w:val="00E11648"/>
    <w:rsid w:val="00E128CB"/>
    <w:rsid w:val="00E13080"/>
    <w:rsid w:val="00E15A64"/>
    <w:rsid w:val="00E179AF"/>
    <w:rsid w:val="00E21462"/>
    <w:rsid w:val="00E2207A"/>
    <w:rsid w:val="00E2317B"/>
    <w:rsid w:val="00E23469"/>
    <w:rsid w:val="00E24E03"/>
    <w:rsid w:val="00E25023"/>
    <w:rsid w:val="00E25CF0"/>
    <w:rsid w:val="00E25D01"/>
    <w:rsid w:val="00E27EF7"/>
    <w:rsid w:val="00E27F01"/>
    <w:rsid w:val="00E30765"/>
    <w:rsid w:val="00E316E3"/>
    <w:rsid w:val="00E335B2"/>
    <w:rsid w:val="00E3619C"/>
    <w:rsid w:val="00E367F9"/>
    <w:rsid w:val="00E36CD0"/>
    <w:rsid w:val="00E3783E"/>
    <w:rsid w:val="00E40900"/>
    <w:rsid w:val="00E41CBD"/>
    <w:rsid w:val="00E42FCF"/>
    <w:rsid w:val="00E43020"/>
    <w:rsid w:val="00E449A4"/>
    <w:rsid w:val="00E458E2"/>
    <w:rsid w:val="00E46310"/>
    <w:rsid w:val="00E50D41"/>
    <w:rsid w:val="00E51A1F"/>
    <w:rsid w:val="00E51A9B"/>
    <w:rsid w:val="00E53869"/>
    <w:rsid w:val="00E54340"/>
    <w:rsid w:val="00E55698"/>
    <w:rsid w:val="00E55BB9"/>
    <w:rsid w:val="00E6129B"/>
    <w:rsid w:val="00E62C37"/>
    <w:rsid w:val="00E63253"/>
    <w:rsid w:val="00E65186"/>
    <w:rsid w:val="00E65597"/>
    <w:rsid w:val="00E71B76"/>
    <w:rsid w:val="00E71BF3"/>
    <w:rsid w:val="00E71CA9"/>
    <w:rsid w:val="00E726E2"/>
    <w:rsid w:val="00E7332D"/>
    <w:rsid w:val="00E73526"/>
    <w:rsid w:val="00E7362D"/>
    <w:rsid w:val="00E73983"/>
    <w:rsid w:val="00E744EA"/>
    <w:rsid w:val="00E7505D"/>
    <w:rsid w:val="00E766E1"/>
    <w:rsid w:val="00E77AC3"/>
    <w:rsid w:val="00E813AA"/>
    <w:rsid w:val="00E81A75"/>
    <w:rsid w:val="00E82023"/>
    <w:rsid w:val="00E82A7E"/>
    <w:rsid w:val="00E833B0"/>
    <w:rsid w:val="00E83AA8"/>
    <w:rsid w:val="00E843D9"/>
    <w:rsid w:val="00E8586B"/>
    <w:rsid w:val="00E86770"/>
    <w:rsid w:val="00E877B0"/>
    <w:rsid w:val="00E90C27"/>
    <w:rsid w:val="00E92085"/>
    <w:rsid w:val="00E929F0"/>
    <w:rsid w:val="00E95159"/>
    <w:rsid w:val="00E960C7"/>
    <w:rsid w:val="00EA02AB"/>
    <w:rsid w:val="00EA12D7"/>
    <w:rsid w:val="00EA308D"/>
    <w:rsid w:val="00EA3B1A"/>
    <w:rsid w:val="00EA3D23"/>
    <w:rsid w:val="00EA471B"/>
    <w:rsid w:val="00EA4EF7"/>
    <w:rsid w:val="00EA5676"/>
    <w:rsid w:val="00EA71FB"/>
    <w:rsid w:val="00EB05D6"/>
    <w:rsid w:val="00EB07A4"/>
    <w:rsid w:val="00EB1024"/>
    <w:rsid w:val="00EB1FC5"/>
    <w:rsid w:val="00EB4B54"/>
    <w:rsid w:val="00EB4E0B"/>
    <w:rsid w:val="00EB64DF"/>
    <w:rsid w:val="00EB6AD5"/>
    <w:rsid w:val="00EB7A3B"/>
    <w:rsid w:val="00EC0790"/>
    <w:rsid w:val="00EC0F5B"/>
    <w:rsid w:val="00EC23DB"/>
    <w:rsid w:val="00EC3BF2"/>
    <w:rsid w:val="00EC6FE1"/>
    <w:rsid w:val="00ED3946"/>
    <w:rsid w:val="00ED4E41"/>
    <w:rsid w:val="00ED5602"/>
    <w:rsid w:val="00ED582E"/>
    <w:rsid w:val="00ED7C3E"/>
    <w:rsid w:val="00ED7D6C"/>
    <w:rsid w:val="00ED7F7D"/>
    <w:rsid w:val="00EE0D6C"/>
    <w:rsid w:val="00EE28F4"/>
    <w:rsid w:val="00EE318F"/>
    <w:rsid w:val="00EE43C1"/>
    <w:rsid w:val="00EE4FBE"/>
    <w:rsid w:val="00EE6441"/>
    <w:rsid w:val="00EE6621"/>
    <w:rsid w:val="00EF1775"/>
    <w:rsid w:val="00EF19DF"/>
    <w:rsid w:val="00EF28EC"/>
    <w:rsid w:val="00EF4311"/>
    <w:rsid w:val="00EF69A3"/>
    <w:rsid w:val="00EF7849"/>
    <w:rsid w:val="00F00A8A"/>
    <w:rsid w:val="00F011F7"/>
    <w:rsid w:val="00F02B2A"/>
    <w:rsid w:val="00F02F51"/>
    <w:rsid w:val="00F04993"/>
    <w:rsid w:val="00F04CD1"/>
    <w:rsid w:val="00F05EFD"/>
    <w:rsid w:val="00F103A1"/>
    <w:rsid w:val="00F10F6B"/>
    <w:rsid w:val="00F13212"/>
    <w:rsid w:val="00F13524"/>
    <w:rsid w:val="00F136B2"/>
    <w:rsid w:val="00F13843"/>
    <w:rsid w:val="00F15631"/>
    <w:rsid w:val="00F166BE"/>
    <w:rsid w:val="00F17C2A"/>
    <w:rsid w:val="00F21CDD"/>
    <w:rsid w:val="00F22B1B"/>
    <w:rsid w:val="00F235A9"/>
    <w:rsid w:val="00F247F7"/>
    <w:rsid w:val="00F266E8"/>
    <w:rsid w:val="00F278B1"/>
    <w:rsid w:val="00F27FC3"/>
    <w:rsid w:val="00F3020A"/>
    <w:rsid w:val="00F30371"/>
    <w:rsid w:val="00F30B39"/>
    <w:rsid w:val="00F30F3E"/>
    <w:rsid w:val="00F31C05"/>
    <w:rsid w:val="00F335F1"/>
    <w:rsid w:val="00F35E50"/>
    <w:rsid w:val="00F37934"/>
    <w:rsid w:val="00F379BB"/>
    <w:rsid w:val="00F40E5F"/>
    <w:rsid w:val="00F4315C"/>
    <w:rsid w:val="00F433D0"/>
    <w:rsid w:val="00F438E6"/>
    <w:rsid w:val="00F43B47"/>
    <w:rsid w:val="00F43EDE"/>
    <w:rsid w:val="00F4633F"/>
    <w:rsid w:val="00F52C54"/>
    <w:rsid w:val="00F54F2A"/>
    <w:rsid w:val="00F5645A"/>
    <w:rsid w:val="00F60F45"/>
    <w:rsid w:val="00F61F9B"/>
    <w:rsid w:val="00F6224A"/>
    <w:rsid w:val="00F62341"/>
    <w:rsid w:val="00F63AD9"/>
    <w:rsid w:val="00F63B15"/>
    <w:rsid w:val="00F645AA"/>
    <w:rsid w:val="00F6567A"/>
    <w:rsid w:val="00F65F3E"/>
    <w:rsid w:val="00F71C28"/>
    <w:rsid w:val="00F7256E"/>
    <w:rsid w:val="00F726B8"/>
    <w:rsid w:val="00F75CF3"/>
    <w:rsid w:val="00F83CAD"/>
    <w:rsid w:val="00F85882"/>
    <w:rsid w:val="00F85AF1"/>
    <w:rsid w:val="00F86566"/>
    <w:rsid w:val="00F86966"/>
    <w:rsid w:val="00F87905"/>
    <w:rsid w:val="00F90236"/>
    <w:rsid w:val="00F90BA0"/>
    <w:rsid w:val="00F9215B"/>
    <w:rsid w:val="00F92504"/>
    <w:rsid w:val="00F93263"/>
    <w:rsid w:val="00F9458D"/>
    <w:rsid w:val="00F94A9C"/>
    <w:rsid w:val="00F94B63"/>
    <w:rsid w:val="00F961C2"/>
    <w:rsid w:val="00F975C7"/>
    <w:rsid w:val="00FA0C4D"/>
    <w:rsid w:val="00FA11AD"/>
    <w:rsid w:val="00FA17B6"/>
    <w:rsid w:val="00FA1F1D"/>
    <w:rsid w:val="00FA2083"/>
    <w:rsid w:val="00FA2EA2"/>
    <w:rsid w:val="00FA3E1B"/>
    <w:rsid w:val="00FA4393"/>
    <w:rsid w:val="00FB0A87"/>
    <w:rsid w:val="00FB2D29"/>
    <w:rsid w:val="00FB3DBB"/>
    <w:rsid w:val="00FB53D9"/>
    <w:rsid w:val="00FB6399"/>
    <w:rsid w:val="00FB7E35"/>
    <w:rsid w:val="00FC07CA"/>
    <w:rsid w:val="00FC0D43"/>
    <w:rsid w:val="00FC2706"/>
    <w:rsid w:val="00FC4128"/>
    <w:rsid w:val="00FC4245"/>
    <w:rsid w:val="00FD05AA"/>
    <w:rsid w:val="00FD0C99"/>
    <w:rsid w:val="00FD2237"/>
    <w:rsid w:val="00FD2FC4"/>
    <w:rsid w:val="00FD3FBB"/>
    <w:rsid w:val="00FD610D"/>
    <w:rsid w:val="00FD6DD9"/>
    <w:rsid w:val="00FD75FA"/>
    <w:rsid w:val="00FD79BA"/>
    <w:rsid w:val="00FD7E85"/>
    <w:rsid w:val="00FE059A"/>
    <w:rsid w:val="00FE20BD"/>
    <w:rsid w:val="00FE33BB"/>
    <w:rsid w:val="00FE4668"/>
    <w:rsid w:val="00FE46D9"/>
    <w:rsid w:val="00FE5B70"/>
    <w:rsid w:val="00FE6093"/>
    <w:rsid w:val="00FE7059"/>
    <w:rsid w:val="00FF099E"/>
    <w:rsid w:val="00FF3870"/>
    <w:rsid w:val="00FF3E23"/>
    <w:rsid w:val="00FF4098"/>
    <w:rsid w:val="00FF48F7"/>
    <w:rsid w:val="00FF5279"/>
    <w:rsid w:val="00FF6619"/>
    <w:rsid w:val="00FF701F"/>
    <w:rsid w:val="00FF7CEC"/>
    <w:rsid w:val="0251605E"/>
    <w:rsid w:val="06595BF7"/>
    <w:rsid w:val="093B3E0E"/>
    <w:rsid w:val="0A4201B1"/>
    <w:rsid w:val="104A037A"/>
    <w:rsid w:val="112F57D7"/>
    <w:rsid w:val="153F759E"/>
    <w:rsid w:val="156A53A0"/>
    <w:rsid w:val="15BD36E4"/>
    <w:rsid w:val="17026B6C"/>
    <w:rsid w:val="17B22C3C"/>
    <w:rsid w:val="17EB7F91"/>
    <w:rsid w:val="1D2C6969"/>
    <w:rsid w:val="1E1B1A45"/>
    <w:rsid w:val="226B229C"/>
    <w:rsid w:val="22E10C5C"/>
    <w:rsid w:val="2475450B"/>
    <w:rsid w:val="24CD1BC1"/>
    <w:rsid w:val="2C3D74D0"/>
    <w:rsid w:val="2CEF26AF"/>
    <w:rsid w:val="2D0A3299"/>
    <w:rsid w:val="32225903"/>
    <w:rsid w:val="3264173A"/>
    <w:rsid w:val="328F1250"/>
    <w:rsid w:val="36E00CF3"/>
    <w:rsid w:val="3CC93231"/>
    <w:rsid w:val="3F126A80"/>
    <w:rsid w:val="40552625"/>
    <w:rsid w:val="40934F44"/>
    <w:rsid w:val="4283791D"/>
    <w:rsid w:val="442073EE"/>
    <w:rsid w:val="45C049E4"/>
    <w:rsid w:val="464078D3"/>
    <w:rsid w:val="476E6A8C"/>
    <w:rsid w:val="48C40216"/>
    <w:rsid w:val="4ADE2FA7"/>
    <w:rsid w:val="4AF67153"/>
    <w:rsid w:val="4B8D007B"/>
    <w:rsid w:val="4C5E4523"/>
    <w:rsid w:val="4CC67D2E"/>
    <w:rsid w:val="4FC323E0"/>
    <w:rsid w:val="523A6CE7"/>
    <w:rsid w:val="5297482A"/>
    <w:rsid w:val="535A73F1"/>
    <w:rsid w:val="54246030"/>
    <w:rsid w:val="553B7BE4"/>
    <w:rsid w:val="558308C7"/>
    <w:rsid w:val="586463D0"/>
    <w:rsid w:val="5D9A7D3B"/>
    <w:rsid w:val="5DB73FB6"/>
    <w:rsid w:val="612B3202"/>
    <w:rsid w:val="622F6D22"/>
    <w:rsid w:val="629C655A"/>
    <w:rsid w:val="63210A70"/>
    <w:rsid w:val="672F6D1A"/>
    <w:rsid w:val="686314D3"/>
    <w:rsid w:val="693B4464"/>
    <w:rsid w:val="69894F6A"/>
    <w:rsid w:val="6B581098"/>
    <w:rsid w:val="6DCF0F49"/>
    <w:rsid w:val="6F161AF7"/>
    <w:rsid w:val="772938E8"/>
    <w:rsid w:val="78540E39"/>
    <w:rsid w:val="79222CE5"/>
    <w:rsid w:val="79E215C8"/>
    <w:rsid w:val="7B022C8D"/>
    <w:rsid w:val="7B875081"/>
    <w:rsid w:val="7CDD14C8"/>
    <w:rsid w:val="7E2F2CBA"/>
    <w:rsid w:val="7F954211"/>
    <w:rsid w:val="F7FFCFC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 w:locked="1"/>
    <w:lsdException w:qFormat="1" w:unhideWhenUsed="0" w:uiPriority="0" w:semiHidden="0" w:name="heading 2" w:locked="1"/>
    <w:lsdException w:qFormat="1" w:unhideWhenUsed="0" w:uiPriority="0" w:semiHidden="0" w:name="heading 3" w:locked="1"/>
    <w:lsdException w:qFormat="1" w:unhideWhenUsed="0" w:uiPriority="0" w:semiHidden="0" w:name="heading 4" w:locked="1"/>
    <w:lsdException w:qFormat="1" w:unhideWhenUsed="0" w:uiPriority="0" w:semiHidden="0" w:name="heading 5"/>
    <w:lsdException w:qFormat="1" w:unhideWhenUsed="0" w:uiPriority="0" w:semiHidden="0" w:name="heading 6" w:locked="1"/>
    <w:lsdException w:qFormat="1" w:unhideWhenUsed="0" w:uiPriority="0" w:semiHidden="0" w:name="heading 7" w:locked="1"/>
    <w:lsdException w:qFormat="1" w:unhideWhenUsed="0" w:uiPriority="0" w:semiHidden="0" w:name="heading 8" w:locked="1"/>
    <w:lsdException w:qFormat="1" w:unhideWhenUsed="0" w:uiPriority="0" w:semiHidden="0" w:name="heading 9" w:locked="1"/>
    <w:lsdException w:unhideWhenUsed="0" w:uiPriority="0" w:semiHidden="0" w:name="index 1" w:locked="1"/>
    <w:lsdException w:unhideWhenUsed="0" w:uiPriority="0" w:semiHidden="0" w:name="index 2" w:locked="1"/>
    <w:lsdException w:unhideWhenUsed="0" w:uiPriority="0" w:semiHidden="0" w:name="index 3" w:locked="1"/>
    <w:lsdException w:unhideWhenUsed="0" w:uiPriority="0" w:semiHidden="0" w:name="index 4" w:locked="1"/>
    <w:lsdException w:unhideWhenUsed="0" w:uiPriority="0" w:semiHidden="0" w:name="index 5" w:locked="1"/>
    <w:lsdException w:unhideWhenUsed="0" w:uiPriority="0" w:semiHidden="0" w:name="index 6" w:locked="1"/>
    <w:lsdException w:unhideWhenUsed="0" w:uiPriority="0" w:semiHidden="0" w:name="index 7" w:locked="1"/>
    <w:lsdException w:unhideWhenUsed="0" w:uiPriority="0" w:semiHidden="0" w:name="index 8" w:locked="1"/>
    <w:lsdException w:unhideWhenUsed="0" w:uiPriority="0" w:semiHidden="0" w:name="index 9" w:locked="1"/>
    <w:lsdException w:unhideWhenUsed="0" w:uiPriority="39" w:semiHidden="0" w:name="toc 1"/>
    <w:lsdException w:unhideWhenUsed="0" w:uiPriority="39" w:semiHidden="0" w:name="toc 2"/>
    <w:lsdException w:unhideWhenUsed="0" w:uiPriority="39" w:semiHidden="0" w:name="toc 3"/>
    <w:lsdException w:unhideWhenUsed="0" w:uiPriority="0" w:semiHidden="0" w:name="toc 4" w:locked="1"/>
    <w:lsdException w:unhideWhenUsed="0" w:uiPriority="0" w:semiHidden="0" w:name="toc 5" w:locked="1"/>
    <w:lsdException w:unhideWhenUsed="0" w:uiPriority="0" w:semiHidden="0" w:name="toc 6" w:locked="1"/>
    <w:lsdException w:unhideWhenUsed="0" w:uiPriority="0" w:semiHidden="0" w:name="toc 7" w:locked="1"/>
    <w:lsdException w:unhideWhenUsed="0" w:uiPriority="0" w:semiHidden="0" w:name="toc 8" w:locked="1"/>
    <w:lsdException w:unhideWhenUsed="0" w:uiPriority="0" w:semiHidden="0" w:name="toc 9" w:locked="1"/>
    <w:lsdException w:unhideWhenUsed="0" w:uiPriority="0" w:semiHidden="0" w:name="Normal Indent" w:locked="1"/>
    <w:lsdException w:unhideWhenUsed="0" w:uiPriority="0" w:semiHidden="0" w:name="footnote text" w:locked="1"/>
    <w:lsdException w:unhideWhenUsed="0" w:uiPriority="0" w:semiHidden="0" w:name="annotation text" w:locked="1"/>
    <w:lsdException w:unhideWhenUsed="0" w:uiPriority="99" w:semiHidden="0" w:name="header" w:locked="1"/>
    <w:lsdException w:unhideWhenUsed="0" w:uiPriority="99" w:semiHidden="0" w:name="footer"/>
    <w:lsdException w:unhideWhenUsed="0" w:uiPriority="0" w:semiHidden="0" w:name="index heading" w:locked="1"/>
    <w:lsdException w:qFormat="1" w:unhideWhenUsed="0" w:uiPriority="0" w:semiHidden="0" w:name="caption"/>
    <w:lsdException w:unhideWhenUsed="0" w:uiPriority="0" w:semiHidden="0" w:name="table of figures" w:locked="1"/>
    <w:lsdException w:unhideWhenUsed="0" w:uiPriority="0" w:semiHidden="0" w:name="envelope address" w:locked="1"/>
    <w:lsdException w:unhideWhenUsed="0" w:uiPriority="0" w:semiHidden="0" w:name="envelope return" w:locked="1"/>
    <w:lsdException w:unhideWhenUsed="0" w:uiPriority="0" w:semiHidden="0" w:name="footnote reference" w:locked="1"/>
    <w:lsdException w:unhideWhenUsed="0" w:uiPriority="0" w:semiHidden="0" w:name="annotation reference" w:locked="1"/>
    <w:lsdException w:unhideWhenUsed="0" w:uiPriority="0" w:semiHidden="0" w:name="line number" w:locked="1"/>
    <w:lsdException w:unhideWhenUsed="0" w:uiPriority="0" w:semiHidden="0" w:name="page number"/>
    <w:lsdException w:unhideWhenUsed="0" w:uiPriority="0" w:semiHidden="0" w:name="endnote reference" w:locked="1"/>
    <w:lsdException w:unhideWhenUsed="0" w:uiPriority="0" w:semiHidden="0" w:name="endnote text" w:locked="1"/>
    <w:lsdException w:unhideWhenUsed="0" w:uiPriority="0" w:semiHidden="0" w:name="table of authorities" w:locked="1"/>
    <w:lsdException w:unhideWhenUsed="0" w:uiPriority="0" w:semiHidden="0" w:name="macro" w:locked="1"/>
    <w:lsdException w:unhideWhenUsed="0" w:uiPriority="0" w:semiHidden="0" w:name="toa heading" w:locked="1"/>
    <w:lsdException w:unhideWhenUsed="0" w:uiPriority="0" w:semiHidden="0" w:name="List" w:locked="1"/>
    <w:lsdException w:unhideWhenUsed="0" w:uiPriority="0" w:semiHidden="0" w:name="List Bullet" w:locked="1"/>
    <w:lsdException w:unhideWhenUsed="0" w:uiPriority="0" w:semiHidden="0" w:name="List Number" w:locked="1"/>
    <w:lsdException w:unhideWhenUsed="0" w:uiPriority="0" w:semiHidden="0" w:name="List 2" w:locked="1"/>
    <w:lsdException w:unhideWhenUsed="0" w:uiPriority="0" w:semiHidden="0" w:name="List 3" w:locked="1"/>
    <w:lsdException w:unhideWhenUsed="0" w:uiPriority="0" w:semiHidden="0" w:name="List 4" w:locked="1"/>
    <w:lsdException w:unhideWhenUsed="0" w:uiPriority="0" w:semiHidden="0" w:name="List 5" w:locked="1"/>
    <w:lsdException w:unhideWhenUsed="0" w:uiPriority="0" w:semiHidden="0" w:name="List Bullet 2" w:locked="1"/>
    <w:lsdException w:unhideWhenUsed="0" w:uiPriority="0" w:semiHidden="0" w:name="List Bullet 3" w:locked="1"/>
    <w:lsdException w:unhideWhenUsed="0" w:uiPriority="0" w:semiHidden="0" w:name="List Bullet 4" w:locked="1"/>
    <w:lsdException w:unhideWhenUsed="0" w:uiPriority="0" w:semiHidden="0" w:name="List Bullet 5" w:locked="1"/>
    <w:lsdException w:unhideWhenUsed="0" w:uiPriority="0" w:semiHidden="0" w:name="List Number 2" w:locked="1"/>
    <w:lsdException w:unhideWhenUsed="0" w:uiPriority="0" w:semiHidden="0" w:name="List Number 3" w:locked="1"/>
    <w:lsdException w:unhideWhenUsed="0" w:uiPriority="0" w:semiHidden="0" w:name="List Number 4" w:locked="1"/>
    <w:lsdException w:unhideWhenUsed="0" w:uiPriority="0" w:semiHidden="0" w:name="List Number 5" w:locked="1"/>
    <w:lsdException w:qFormat="1" w:unhideWhenUsed="0" w:uiPriority="0" w:semiHidden="0" w:name="Title" w:locked="1"/>
    <w:lsdException w:unhideWhenUsed="0" w:uiPriority="0" w:semiHidden="0" w:name="Closing" w:locked="1"/>
    <w:lsdException w:unhideWhenUsed="0" w:uiPriority="0" w:semiHidden="0" w:name="Signature" w:locked="1"/>
    <w:lsdException w:unhideWhenUsed="0" w:uiPriority="0" w:name="Default Paragraph Font"/>
    <w:lsdException w:uiPriority="0" w:semiHidden="0" w:name="Body Text"/>
    <w:lsdException w:unhideWhenUsed="0" w:uiPriority="0" w:semiHidden="0" w:name="Body Text Indent" w:locked="1"/>
    <w:lsdException w:unhideWhenUsed="0" w:uiPriority="0" w:semiHidden="0" w:name="List Continue" w:locked="1"/>
    <w:lsdException w:unhideWhenUsed="0" w:uiPriority="0" w:semiHidden="0" w:name="List Continue 2" w:locked="1"/>
    <w:lsdException w:unhideWhenUsed="0" w:uiPriority="0" w:semiHidden="0" w:name="List Continue 3" w:locked="1"/>
    <w:lsdException w:unhideWhenUsed="0" w:uiPriority="0" w:semiHidden="0" w:name="List Continue 4" w:locked="1"/>
    <w:lsdException w:unhideWhenUsed="0" w:uiPriority="0" w:semiHidden="0" w:name="List Continue 5" w:locked="1"/>
    <w:lsdException w:unhideWhenUsed="0" w:uiPriority="0" w:semiHidden="0" w:name="Message Header" w:locked="1"/>
    <w:lsdException w:qFormat="1" w:unhideWhenUsed="0" w:uiPriority="0" w:semiHidden="0" w:name="Subtitle" w:locked="1"/>
    <w:lsdException w:unhideWhenUsed="0" w:uiPriority="0" w:semiHidden="0" w:name="Salutation" w:locked="1"/>
    <w:lsdException w:unhideWhenUsed="0" w:uiPriority="0" w:semiHidden="0" w:name="Date" w:locked="1"/>
    <w:lsdException w:unhideWhenUsed="0" w:uiPriority="0" w:semiHidden="0" w:name="Body Text First Indent" w:locked="1"/>
    <w:lsdException w:unhideWhenUsed="0" w:uiPriority="0" w:semiHidden="0" w:name="Body Text First Indent 2" w:locked="1"/>
    <w:lsdException w:unhideWhenUsed="0" w:uiPriority="0" w:semiHidden="0" w:name="Note Heading" w:locked="1"/>
    <w:lsdException w:unhideWhenUsed="0" w:uiPriority="0" w:semiHidden="0" w:name="Body Text 2" w:locked="1"/>
    <w:lsdException w:unhideWhenUsed="0" w:uiPriority="0" w:semiHidden="0" w:name="Body Text 3" w:locked="1"/>
    <w:lsdException w:unhideWhenUsed="0" w:uiPriority="0" w:semiHidden="0" w:name="Body Text Indent 2" w:locked="1"/>
    <w:lsdException w:unhideWhenUsed="0" w:uiPriority="0" w:semiHidden="0" w:name="Body Text Indent 3" w:locked="1"/>
    <w:lsdException w:unhideWhenUsed="0" w:uiPriority="0" w:semiHidden="0" w:name="Block Text" w:locked="1"/>
    <w:lsdException w:unhideWhenUsed="0" w:uiPriority="99" w:semiHidden="0" w:name="Hyperlink" w:locked="1"/>
    <w:lsdException w:unhideWhenUsed="0" w:uiPriority="0" w:semiHidden="0" w:name="FollowedHyperlink" w:locked="1"/>
    <w:lsdException w:qFormat="1" w:unhideWhenUsed="0" w:uiPriority="0" w:semiHidden="0" w:name="Strong" w:locked="1"/>
    <w:lsdException w:qFormat="1" w:unhideWhenUsed="0" w:uiPriority="0" w:semiHidden="0" w:name="Emphasis" w:locked="1"/>
    <w:lsdException w:unhideWhenUsed="0" w:uiPriority="0" w:semiHidden="0" w:name="Document Map" w:locked="1"/>
    <w:lsdException w:unhideWhenUsed="0" w:uiPriority="0" w:semiHidden="0" w:name="Plain Text" w:locked="1"/>
    <w:lsdException w:unhideWhenUsed="0" w:uiPriority="0" w:semiHidden="0" w:name="E-mail Signature" w:locked="1"/>
    <w:lsdException w:unhideWhenUsed="0" w:uiPriority="0" w:semiHidden="0" w:name="Normal (Web)" w:locked="1"/>
    <w:lsdException w:unhideWhenUsed="0" w:uiPriority="0" w:semiHidden="0" w:name="HTML Acronym" w:locked="1"/>
    <w:lsdException w:unhideWhenUsed="0" w:uiPriority="0" w:semiHidden="0" w:name="HTML Address" w:locked="1"/>
    <w:lsdException w:unhideWhenUsed="0" w:uiPriority="0" w:semiHidden="0" w:name="HTML Cite" w:locked="1"/>
    <w:lsdException w:unhideWhenUsed="0" w:uiPriority="0" w:semiHidden="0" w:name="HTML Code" w:locked="1"/>
    <w:lsdException w:unhideWhenUsed="0" w:uiPriority="0" w:semiHidden="0" w:name="HTML Definition" w:locked="1"/>
    <w:lsdException w:unhideWhenUsed="0" w:uiPriority="0" w:semiHidden="0" w:name="HTML Keyboard" w:locked="1"/>
    <w:lsdException w:unhideWhenUsed="0" w:uiPriority="0" w:semiHidden="0" w:name="HTML Preformatted" w:locked="1"/>
    <w:lsdException w:unhideWhenUsed="0" w:uiPriority="0" w:semiHidden="0" w:name="HTML Sample" w:locked="1"/>
    <w:lsdException w:unhideWhenUsed="0" w:uiPriority="0" w:semiHidden="0" w:name="HTML Typewriter" w:locked="1"/>
    <w:lsdException w:unhideWhenUsed="0" w:uiPriority="0" w:semiHidden="0" w:name="HTML Variable" w:locked="1"/>
    <w:lsdException w:unhideWhenUsed="0" w:uiPriority="0" w:name="Normal Table"/>
    <w:lsdException w:unhideWhenUsed="0" w:uiPriority="0" w:semiHidden="0" w:name="annotation subject" w:locked="1"/>
    <w:lsdException w:unhideWhenUsed="0" w:uiPriority="0" w:semiHidden="0" w:name="Table Simple 1" w:locked="1"/>
    <w:lsdException w:unhideWhenUsed="0" w:uiPriority="0" w:semiHidden="0" w:name="Table Simple 2" w:locked="1"/>
    <w:lsdException w:unhideWhenUsed="0" w:uiPriority="0" w:semiHidden="0" w:name="Table Simple 3" w:locked="1"/>
    <w:lsdException w:unhideWhenUsed="0" w:uiPriority="0" w:semiHidden="0" w:name="Table Classic 1" w:locked="1"/>
    <w:lsdException w:unhideWhenUsed="0" w:uiPriority="0" w:semiHidden="0" w:name="Table Classic 2" w:locked="1"/>
    <w:lsdException w:unhideWhenUsed="0" w:uiPriority="0" w:semiHidden="0" w:name="Table Classic 3" w:locked="1"/>
    <w:lsdException w:unhideWhenUsed="0" w:uiPriority="0" w:semiHidden="0" w:name="Table Classic 4" w:locked="1"/>
    <w:lsdException w:unhideWhenUsed="0" w:uiPriority="0" w:semiHidden="0" w:name="Table Colorful 1" w:locked="1"/>
    <w:lsdException w:unhideWhenUsed="0" w:uiPriority="0" w:semiHidden="0" w:name="Table Colorful 2" w:locked="1"/>
    <w:lsdException w:unhideWhenUsed="0" w:uiPriority="0" w:semiHidden="0" w:name="Table Colorful 3" w:locked="1"/>
    <w:lsdException w:unhideWhenUsed="0" w:uiPriority="0" w:semiHidden="0" w:name="Table Columns 1" w:locked="1"/>
    <w:lsdException w:unhideWhenUsed="0" w:uiPriority="0" w:semiHidden="0" w:name="Table Columns 2" w:locked="1"/>
    <w:lsdException w:unhideWhenUsed="0" w:uiPriority="0" w:semiHidden="0" w:name="Table Columns 3" w:locked="1"/>
    <w:lsdException w:unhideWhenUsed="0" w:uiPriority="0" w:semiHidden="0" w:name="Table Columns 4" w:locked="1"/>
    <w:lsdException w:unhideWhenUsed="0" w:uiPriority="0" w:semiHidden="0" w:name="Table Columns 5" w:locked="1"/>
    <w:lsdException w:unhideWhenUsed="0" w:uiPriority="0" w:semiHidden="0" w:name="Table Grid 1" w:locked="1"/>
    <w:lsdException w:unhideWhenUsed="0" w:uiPriority="0" w:semiHidden="0" w:name="Table Grid 2" w:locked="1"/>
    <w:lsdException w:unhideWhenUsed="0" w:uiPriority="0" w:semiHidden="0" w:name="Table Grid 3" w:locked="1"/>
    <w:lsdException w:unhideWhenUsed="0" w:uiPriority="0" w:semiHidden="0" w:name="Table Grid 4" w:locked="1"/>
    <w:lsdException w:unhideWhenUsed="0" w:uiPriority="0" w:semiHidden="0" w:name="Table Grid 5" w:locked="1"/>
    <w:lsdException w:unhideWhenUsed="0" w:uiPriority="0" w:semiHidden="0" w:name="Table Grid 6" w:locked="1"/>
    <w:lsdException w:unhideWhenUsed="0" w:uiPriority="0" w:semiHidden="0" w:name="Table Grid 7" w:locked="1"/>
    <w:lsdException w:unhideWhenUsed="0" w:uiPriority="0" w:semiHidden="0" w:name="Table Grid 8" w:locked="1"/>
    <w:lsdException w:unhideWhenUsed="0" w:uiPriority="0" w:semiHidden="0" w:name="Table List 1" w:locked="1"/>
    <w:lsdException w:unhideWhenUsed="0" w:uiPriority="0" w:semiHidden="0" w:name="Table List 2" w:locked="1"/>
    <w:lsdException w:unhideWhenUsed="0" w:uiPriority="0" w:semiHidden="0" w:name="Table List 3" w:locked="1"/>
    <w:lsdException w:unhideWhenUsed="0" w:uiPriority="0" w:semiHidden="0" w:name="Table List 4" w:locked="1"/>
    <w:lsdException w:unhideWhenUsed="0" w:uiPriority="0" w:semiHidden="0" w:name="Table List 5" w:locked="1"/>
    <w:lsdException w:unhideWhenUsed="0" w:uiPriority="0" w:semiHidden="0" w:name="Table List 6" w:locked="1"/>
    <w:lsdException w:unhideWhenUsed="0" w:uiPriority="0" w:semiHidden="0" w:name="Table List 7" w:locked="1"/>
    <w:lsdException w:unhideWhenUsed="0" w:uiPriority="0" w:semiHidden="0" w:name="Table List 8" w:locked="1"/>
    <w:lsdException w:unhideWhenUsed="0" w:uiPriority="0" w:semiHidden="0" w:name="Table 3D effects 1" w:locked="1"/>
    <w:lsdException w:unhideWhenUsed="0" w:uiPriority="0" w:semiHidden="0" w:name="Table 3D effects 2" w:locked="1"/>
    <w:lsdException w:unhideWhenUsed="0" w:uiPriority="0" w:semiHidden="0" w:name="Table 3D effects 3" w:locked="1"/>
    <w:lsdException w:unhideWhenUsed="0" w:uiPriority="0" w:semiHidden="0" w:name="Table Contemporary" w:locked="1"/>
    <w:lsdException w:unhideWhenUsed="0" w:uiPriority="0" w:semiHidden="0" w:name="Table Elegant" w:locked="1"/>
    <w:lsdException w:unhideWhenUsed="0" w:uiPriority="0" w:semiHidden="0" w:name="Table Professional" w:locked="1"/>
    <w:lsdException w:unhideWhenUsed="0" w:uiPriority="0" w:semiHidden="0" w:name="Table Subtle 1" w:locked="1"/>
    <w:lsdException w:unhideWhenUsed="0" w:uiPriority="0" w:semiHidden="0" w:name="Table Subtle 2" w:locked="1"/>
    <w:lsdException w:unhideWhenUsed="0" w:uiPriority="0" w:semiHidden="0" w:name="Table Web 1" w:locked="1"/>
    <w:lsdException w:unhideWhenUsed="0" w:uiPriority="0" w:semiHidden="0" w:name="Table Web 2" w:locked="1"/>
    <w:lsdException w:unhideWhenUsed="0" w:uiPriority="0" w:semiHidden="0" w:name="Table Web 3" w:locked="1"/>
    <w:lsdException w:unhideWhenUsed="0" w:uiPriority="0" w:semiHidden="0" w:name="Balloon Text" w:locked="1"/>
    <w:lsdException w:qFormat="1" w:unhideWhenUsed="0" w:uiPriority="0" w:semiHidden="0" w:name="Table Grid"/>
    <w:lsdException w:unhideWhenUsed="0" w:uiPriority="0" w:semiHidden="0" w:name="Table Theme" w:locked="1"/>
    <w:lsdException w:uiPriority="99" w:semiHidden="0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iPriority="99" w:semiHidden="0" w:name="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00" w:lineRule="auto"/>
      <w:ind w:firstLine="200" w:firstLineChars="200"/>
      <w:jc w:val="both"/>
    </w:pPr>
    <w:rPr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locked/>
    <w:uiPriority w:val="0"/>
    <w:pPr>
      <w:keepNext/>
      <w:keepLines/>
      <w:numPr>
        <w:ilvl w:val="0"/>
        <w:numId w:val="1"/>
      </w:numPr>
      <w:tabs>
        <w:tab w:val="left" w:pos="0"/>
      </w:tabs>
      <w:spacing w:before="100" w:beforeLines="100" w:after="50" w:afterLines="50"/>
      <w:ind w:firstLine="0" w:firstLineChars="0"/>
      <w:jc w:val="left"/>
      <w:outlineLvl w:val="0"/>
    </w:pPr>
    <w:rPr>
      <w:b/>
      <w:bCs/>
      <w:kern w:val="44"/>
      <w:sz w:val="28"/>
      <w:szCs w:val="44"/>
    </w:rPr>
  </w:style>
  <w:style w:type="paragraph" w:styleId="3">
    <w:name w:val="heading 2"/>
    <w:basedOn w:val="1"/>
    <w:next w:val="1"/>
    <w:qFormat/>
    <w:locked/>
    <w:uiPriority w:val="0"/>
    <w:pPr>
      <w:keepNext/>
      <w:keepLines/>
      <w:numPr>
        <w:ilvl w:val="1"/>
        <w:numId w:val="1"/>
      </w:numPr>
      <w:tabs>
        <w:tab w:val="left" w:pos="0"/>
      </w:tabs>
      <w:spacing w:before="100" w:beforeLines="100" w:after="50" w:afterLines="50"/>
      <w:ind w:firstLine="0" w:firstLineChars="0"/>
      <w:jc w:val="left"/>
      <w:outlineLvl w:val="1"/>
    </w:pPr>
    <w:rPr>
      <w:rFonts w:ascii="Arial" w:hAnsi="Arial"/>
      <w:b/>
      <w:bCs/>
      <w:szCs w:val="32"/>
    </w:rPr>
  </w:style>
  <w:style w:type="paragraph" w:styleId="4">
    <w:name w:val="heading 3"/>
    <w:basedOn w:val="1"/>
    <w:next w:val="1"/>
    <w:qFormat/>
    <w:locked/>
    <w:uiPriority w:val="0"/>
    <w:pPr>
      <w:keepNext/>
      <w:keepLines/>
      <w:numPr>
        <w:ilvl w:val="2"/>
        <w:numId w:val="1"/>
      </w:numPr>
      <w:spacing w:before="100" w:beforeLines="100" w:after="50" w:afterLines="50"/>
      <w:ind w:left="720" w:hanging="720" w:firstLineChars="0"/>
      <w:outlineLvl w:val="2"/>
    </w:pPr>
    <w:rPr>
      <w:b/>
      <w:bCs/>
      <w:szCs w:val="32"/>
    </w:rPr>
  </w:style>
  <w:style w:type="paragraph" w:styleId="5">
    <w:name w:val="heading 4"/>
    <w:basedOn w:val="1"/>
    <w:next w:val="1"/>
    <w:link w:val="51"/>
    <w:qFormat/>
    <w:locked/>
    <w:uiPriority w:val="0"/>
    <w:pPr>
      <w:keepNext/>
      <w:keepLines/>
      <w:numPr>
        <w:ilvl w:val="3"/>
        <w:numId w:val="1"/>
      </w:numPr>
      <w:spacing w:before="100" w:beforeLines="100" w:after="50" w:afterLines="50"/>
      <w:ind w:left="864" w:hanging="864" w:firstLineChars="0"/>
      <w:outlineLvl w:val="3"/>
    </w:pPr>
    <w:rPr>
      <w:rFonts w:ascii="Times New Roman" w:hAnsi="Times New Roman" w:eastAsia="SimSun"/>
      <w:b/>
      <w:bCs/>
      <w:szCs w:val="28"/>
    </w:rPr>
  </w:style>
  <w:style w:type="paragraph" w:styleId="6">
    <w:name w:val="heading 5"/>
    <w:basedOn w:val="1"/>
    <w:next w:val="1"/>
    <w:qFormat/>
    <w:uiPriority w:val="0"/>
    <w:pPr>
      <w:numPr>
        <w:ilvl w:val="4"/>
        <w:numId w:val="1"/>
      </w:numPr>
      <w:spacing w:before="100" w:beforeLines="100" w:after="50" w:afterLines="50"/>
      <w:ind w:firstLine="0" w:firstLineChars="0"/>
      <w:jc w:val="left"/>
      <w:outlineLvl w:val="4"/>
    </w:pPr>
    <w:rPr>
      <w:b/>
      <w:bCs/>
      <w:szCs w:val="21"/>
    </w:rPr>
  </w:style>
  <w:style w:type="paragraph" w:styleId="7">
    <w:name w:val="heading 6"/>
    <w:basedOn w:val="1"/>
    <w:next w:val="1"/>
    <w:link w:val="52"/>
    <w:qFormat/>
    <w:locked/>
    <w:uiPriority w:val="0"/>
    <w:pPr>
      <w:keepNext/>
      <w:keepLines/>
      <w:numPr>
        <w:ilvl w:val="5"/>
        <w:numId w:val="1"/>
      </w:numPr>
      <w:spacing w:before="240" w:after="64" w:line="320" w:lineRule="auto"/>
      <w:ind w:left="1151" w:hanging="1151" w:firstLineChars="0"/>
      <w:outlineLvl w:val="5"/>
    </w:pPr>
    <w:rPr>
      <w:rFonts w:ascii="等线 Light" w:hAnsi="等线 Light" w:eastAsia="等线 Light" w:cs="Times New Roman"/>
      <w:b/>
      <w:bCs/>
    </w:rPr>
  </w:style>
  <w:style w:type="paragraph" w:styleId="8">
    <w:name w:val="heading 7"/>
    <w:basedOn w:val="1"/>
    <w:next w:val="1"/>
    <w:link w:val="53"/>
    <w:qFormat/>
    <w:locked/>
    <w:uiPriority w:val="0"/>
    <w:pPr>
      <w:keepNext/>
      <w:keepLines/>
      <w:numPr>
        <w:ilvl w:val="6"/>
        <w:numId w:val="1"/>
      </w:numPr>
      <w:spacing w:before="240" w:after="64" w:line="320" w:lineRule="auto"/>
      <w:ind w:left="1296" w:hanging="1296" w:firstLineChars="0"/>
      <w:outlineLvl w:val="6"/>
    </w:pPr>
    <w:rPr>
      <w:b/>
      <w:bCs/>
    </w:rPr>
  </w:style>
  <w:style w:type="paragraph" w:styleId="9">
    <w:name w:val="heading 8"/>
    <w:basedOn w:val="1"/>
    <w:next w:val="1"/>
    <w:link w:val="54"/>
    <w:qFormat/>
    <w:locked/>
    <w:uiPriority w:val="0"/>
    <w:pPr>
      <w:keepNext/>
      <w:keepLines/>
      <w:numPr>
        <w:ilvl w:val="7"/>
        <w:numId w:val="1"/>
      </w:numPr>
      <w:spacing w:before="240" w:after="64" w:line="320" w:lineRule="auto"/>
      <w:ind w:left="1440" w:hanging="1440" w:firstLineChars="0"/>
      <w:outlineLvl w:val="7"/>
    </w:pPr>
    <w:rPr>
      <w:rFonts w:ascii="等线 Light" w:hAnsi="等线 Light" w:eastAsia="等线 Light" w:cs="Times New Roman"/>
    </w:rPr>
  </w:style>
  <w:style w:type="paragraph" w:styleId="10">
    <w:name w:val="heading 9"/>
    <w:basedOn w:val="1"/>
    <w:next w:val="1"/>
    <w:link w:val="55"/>
    <w:qFormat/>
    <w:locked/>
    <w:uiPriority w:val="0"/>
    <w:pPr>
      <w:keepNext/>
      <w:keepLines/>
      <w:numPr>
        <w:ilvl w:val="8"/>
        <w:numId w:val="1"/>
      </w:numPr>
      <w:spacing w:before="240" w:after="64" w:line="320" w:lineRule="auto"/>
      <w:ind w:left="1583" w:hanging="1583" w:firstLineChars="0"/>
      <w:outlineLvl w:val="8"/>
    </w:pPr>
    <w:rPr>
      <w:rFonts w:ascii="等线 Light" w:hAnsi="等线 Light" w:eastAsia="等线 Light" w:cs="Times New Roman"/>
      <w:sz w:val="21"/>
      <w:szCs w:val="21"/>
    </w:rPr>
  </w:style>
  <w:style w:type="character" w:default="1" w:styleId="45">
    <w:name w:val="Default Paragraph Font"/>
    <w:semiHidden/>
    <w:uiPriority w:val="0"/>
  </w:style>
  <w:style w:type="table" w:default="1" w:styleId="43">
    <w:name w:val="Normal Table"/>
    <w:semiHidden/>
    <w:uiPriority w:val="0"/>
    <w:tblPr>
      <w:tblStyle w:val="43"/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7"/>
    <w:basedOn w:val="1"/>
    <w:next w:val="1"/>
    <w:locked/>
    <w:uiPriority w:val="0"/>
    <w:pPr>
      <w:ind w:left="2520" w:leftChars="1200"/>
    </w:pPr>
  </w:style>
  <w:style w:type="paragraph" w:styleId="12">
    <w:name w:val="List Number 2"/>
    <w:basedOn w:val="1"/>
    <w:locked/>
    <w:uiPriority w:val="0"/>
    <w:pPr>
      <w:numPr>
        <w:ilvl w:val="0"/>
        <w:numId w:val="2"/>
      </w:numPr>
      <w:contextualSpacing/>
    </w:pPr>
  </w:style>
  <w:style w:type="paragraph" w:styleId="13">
    <w:name w:val="Normal Indent"/>
    <w:basedOn w:val="1"/>
    <w:locked/>
    <w:uiPriority w:val="0"/>
    <w:pPr>
      <w:ind w:firstLine="420"/>
    </w:pPr>
  </w:style>
  <w:style w:type="paragraph" w:styleId="14">
    <w:name w:val="caption"/>
    <w:basedOn w:val="1"/>
    <w:next w:val="1"/>
    <w:link w:val="56"/>
    <w:qFormat/>
    <w:uiPriority w:val="0"/>
    <w:pPr>
      <w:ind w:firstLine="0" w:firstLineChars="0"/>
      <w:jc w:val="center"/>
    </w:pPr>
    <w:rPr>
      <w:rFonts w:cs="Arial"/>
    </w:rPr>
  </w:style>
  <w:style w:type="paragraph" w:styleId="15">
    <w:name w:val="Document Map"/>
    <w:basedOn w:val="1"/>
    <w:link w:val="57"/>
    <w:locked/>
    <w:uiPriority w:val="0"/>
    <w:rPr>
      <w:rFonts w:ascii="Microsoft YaHei UI" w:eastAsia="Microsoft YaHei UI"/>
      <w:sz w:val="18"/>
      <w:szCs w:val="18"/>
    </w:rPr>
  </w:style>
  <w:style w:type="paragraph" w:styleId="16">
    <w:name w:val="toa heading"/>
    <w:basedOn w:val="1"/>
    <w:next w:val="1"/>
    <w:locked/>
    <w:uiPriority w:val="0"/>
    <w:pPr>
      <w:spacing w:before="120"/>
    </w:pPr>
    <w:rPr>
      <w:rFonts w:ascii="等线 Light" w:hAnsi="等线 Light" w:cs="Times New Roman"/>
    </w:rPr>
  </w:style>
  <w:style w:type="paragraph" w:styleId="17">
    <w:name w:val="annotation text"/>
    <w:basedOn w:val="1"/>
    <w:link w:val="58"/>
    <w:locked/>
    <w:uiPriority w:val="0"/>
    <w:pPr>
      <w:jc w:val="left"/>
    </w:pPr>
  </w:style>
  <w:style w:type="paragraph" w:styleId="18">
    <w:name w:val="Body Text"/>
    <w:basedOn w:val="1"/>
    <w:link w:val="59"/>
    <w:unhideWhenUsed/>
    <w:uiPriority w:val="0"/>
    <w:pPr>
      <w:spacing w:after="120" w:line="240" w:lineRule="auto"/>
      <w:ind w:firstLine="0" w:firstLineChars="0"/>
    </w:pPr>
    <w:rPr>
      <w:rFonts w:ascii="Calibri" w:hAnsi="Calibri"/>
      <w:sz w:val="21"/>
      <w:szCs w:val="22"/>
    </w:rPr>
  </w:style>
  <w:style w:type="paragraph" w:styleId="19">
    <w:name w:val="Body Text Indent"/>
    <w:basedOn w:val="1"/>
    <w:link w:val="60"/>
    <w:locked/>
    <w:uiPriority w:val="0"/>
    <w:pPr>
      <w:spacing w:after="120"/>
      <w:ind w:left="420" w:leftChars="200"/>
    </w:pPr>
  </w:style>
  <w:style w:type="paragraph" w:styleId="20">
    <w:name w:val="List 2"/>
    <w:basedOn w:val="1"/>
    <w:locked/>
    <w:uiPriority w:val="0"/>
    <w:pPr>
      <w:ind w:left="100" w:leftChars="200" w:hanging="200" w:hangingChars="200"/>
      <w:contextualSpacing/>
    </w:pPr>
  </w:style>
  <w:style w:type="paragraph" w:styleId="21">
    <w:name w:val="toc 5"/>
    <w:basedOn w:val="1"/>
    <w:next w:val="1"/>
    <w:locked/>
    <w:uiPriority w:val="0"/>
    <w:pPr>
      <w:ind w:left="1680" w:leftChars="800"/>
    </w:pPr>
  </w:style>
  <w:style w:type="paragraph" w:styleId="22">
    <w:name w:val="toc 3"/>
    <w:basedOn w:val="23"/>
    <w:uiPriority w:val="39"/>
    <w:pPr>
      <w:ind w:left="400" w:leftChars="200"/>
    </w:pPr>
  </w:style>
  <w:style w:type="paragraph" w:styleId="23">
    <w:name w:val="toc 2"/>
    <w:basedOn w:val="24"/>
    <w:uiPriority w:val="39"/>
    <w:pPr>
      <w:ind w:left="250" w:leftChars="100" w:hanging="150" w:hangingChars="150"/>
    </w:pPr>
  </w:style>
  <w:style w:type="paragraph" w:styleId="24">
    <w:name w:val="toc 1"/>
    <w:basedOn w:val="1"/>
    <w:next w:val="1"/>
    <w:uiPriority w:val="39"/>
    <w:pPr>
      <w:ind w:left="200" w:hanging="200" w:hangingChars="200"/>
      <w:jc w:val="left"/>
    </w:pPr>
  </w:style>
  <w:style w:type="paragraph" w:styleId="25">
    <w:name w:val="Plain Text"/>
    <w:basedOn w:val="1"/>
    <w:link w:val="61"/>
    <w:locked/>
    <w:uiPriority w:val="0"/>
    <w:rPr>
      <w:rFonts w:ascii="SimSun" w:hAnsi="Courier New" w:cs="Courier New"/>
      <w:sz w:val="21"/>
      <w:szCs w:val="21"/>
    </w:rPr>
  </w:style>
  <w:style w:type="paragraph" w:styleId="26">
    <w:name w:val="toc 8"/>
    <w:basedOn w:val="1"/>
    <w:next w:val="1"/>
    <w:locked/>
    <w:uiPriority w:val="0"/>
    <w:pPr>
      <w:ind w:left="2940" w:leftChars="1400"/>
    </w:pPr>
  </w:style>
  <w:style w:type="paragraph" w:styleId="27">
    <w:name w:val="Body Text Indent 2"/>
    <w:basedOn w:val="1"/>
    <w:link w:val="62"/>
    <w:locked/>
    <w:uiPriority w:val="0"/>
    <w:pPr>
      <w:spacing w:after="120" w:line="480" w:lineRule="auto"/>
      <w:ind w:left="420" w:leftChars="200"/>
    </w:pPr>
  </w:style>
  <w:style w:type="paragraph" w:styleId="28">
    <w:name w:val="Balloon Text"/>
    <w:basedOn w:val="1"/>
    <w:link w:val="63"/>
    <w:locked/>
    <w:uiPriority w:val="0"/>
    <w:pPr>
      <w:spacing w:line="240" w:lineRule="auto"/>
    </w:pPr>
    <w:rPr>
      <w:sz w:val="18"/>
      <w:szCs w:val="18"/>
    </w:rPr>
  </w:style>
  <w:style w:type="paragraph" w:styleId="29">
    <w:name w:val="footer"/>
    <w:basedOn w:val="1"/>
    <w:link w:val="64"/>
    <w:uiPriority w:val="99"/>
    <w:pPr>
      <w:snapToGrid w:val="0"/>
      <w:spacing w:line="240" w:lineRule="auto"/>
      <w:ind w:firstLine="0" w:firstLineChars="0"/>
      <w:jc w:val="center"/>
    </w:pPr>
    <w:rPr>
      <w:sz w:val="21"/>
      <w:szCs w:val="21"/>
    </w:rPr>
  </w:style>
  <w:style w:type="paragraph" w:styleId="30">
    <w:name w:val="header"/>
    <w:basedOn w:val="1"/>
    <w:link w:val="65"/>
    <w:locked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31">
    <w:name w:val="toc 4"/>
    <w:basedOn w:val="1"/>
    <w:next w:val="1"/>
    <w:locked/>
    <w:uiPriority w:val="0"/>
    <w:pPr>
      <w:ind w:left="1260" w:leftChars="600"/>
    </w:pPr>
  </w:style>
  <w:style w:type="paragraph" w:styleId="32">
    <w:name w:val="Subtitle"/>
    <w:basedOn w:val="1"/>
    <w:next w:val="1"/>
    <w:link w:val="66"/>
    <w:qFormat/>
    <w:locked/>
    <w:uiPriority w:val="0"/>
    <w:pPr>
      <w:spacing w:before="240" w:after="60" w:line="312" w:lineRule="auto"/>
      <w:jc w:val="center"/>
      <w:outlineLvl w:val="1"/>
    </w:pPr>
    <w:rPr>
      <w:rFonts w:ascii="等线 Light" w:hAnsi="等线 Light" w:cs="Times New Roman"/>
      <w:b/>
      <w:bCs/>
      <w:kern w:val="28"/>
      <w:sz w:val="32"/>
      <w:szCs w:val="32"/>
    </w:rPr>
  </w:style>
  <w:style w:type="paragraph" w:styleId="33">
    <w:name w:val="List"/>
    <w:basedOn w:val="1"/>
    <w:locked/>
    <w:uiPriority w:val="0"/>
    <w:pPr>
      <w:ind w:left="200" w:hanging="200" w:hangingChars="200"/>
      <w:contextualSpacing/>
    </w:pPr>
  </w:style>
  <w:style w:type="paragraph" w:styleId="34">
    <w:name w:val="footnote text"/>
    <w:basedOn w:val="1"/>
    <w:link w:val="67"/>
    <w:locked/>
    <w:uiPriority w:val="0"/>
    <w:pPr>
      <w:snapToGrid w:val="0"/>
      <w:jc w:val="left"/>
    </w:pPr>
    <w:rPr>
      <w:sz w:val="18"/>
      <w:szCs w:val="18"/>
    </w:rPr>
  </w:style>
  <w:style w:type="paragraph" w:styleId="35">
    <w:name w:val="toc 6"/>
    <w:basedOn w:val="1"/>
    <w:next w:val="1"/>
    <w:locked/>
    <w:uiPriority w:val="0"/>
    <w:pPr>
      <w:ind w:left="2100" w:leftChars="1000"/>
    </w:pPr>
  </w:style>
  <w:style w:type="paragraph" w:styleId="36">
    <w:name w:val="table of figures"/>
    <w:basedOn w:val="1"/>
    <w:next w:val="1"/>
    <w:locked/>
    <w:uiPriority w:val="0"/>
    <w:pPr>
      <w:ind w:leftChars="200" w:hanging="200" w:hangingChars="200"/>
    </w:pPr>
  </w:style>
  <w:style w:type="paragraph" w:styleId="37">
    <w:name w:val="toc 9"/>
    <w:basedOn w:val="1"/>
    <w:next w:val="1"/>
    <w:locked/>
    <w:uiPriority w:val="0"/>
    <w:pPr>
      <w:ind w:left="3360" w:leftChars="1600"/>
    </w:pPr>
  </w:style>
  <w:style w:type="paragraph" w:styleId="38">
    <w:name w:val="Normal (Web)"/>
    <w:basedOn w:val="1"/>
    <w:locked/>
    <w:uiPriority w:val="0"/>
  </w:style>
  <w:style w:type="paragraph" w:styleId="39">
    <w:name w:val="Title"/>
    <w:basedOn w:val="1"/>
    <w:next w:val="1"/>
    <w:link w:val="68"/>
    <w:qFormat/>
    <w:locked/>
    <w:uiPriority w:val="0"/>
    <w:pPr>
      <w:spacing w:before="240" w:after="60"/>
      <w:jc w:val="center"/>
      <w:outlineLvl w:val="0"/>
    </w:pPr>
    <w:rPr>
      <w:rFonts w:ascii="等线 Light" w:hAnsi="等线 Light" w:cs="Times New Roman"/>
      <w:b/>
      <w:bCs/>
      <w:sz w:val="32"/>
      <w:szCs w:val="32"/>
    </w:rPr>
  </w:style>
  <w:style w:type="paragraph" w:styleId="40">
    <w:name w:val="annotation subject"/>
    <w:basedOn w:val="17"/>
    <w:next w:val="17"/>
    <w:link w:val="69"/>
    <w:locked/>
    <w:uiPriority w:val="0"/>
    <w:rPr>
      <w:b/>
      <w:bCs/>
    </w:rPr>
  </w:style>
  <w:style w:type="paragraph" w:styleId="41">
    <w:name w:val="Body Text First Indent"/>
    <w:basedOn w:val="18"/>
    <w:link w:val="70"/>
    <w:locked/>
    <w:uiPriority w:val="0"/>
    <w:pPr>
      <w:spacing w:line="300" w:lineRule="auto"/>
      <w:ind w:firstLine="420" w:firstLineChars="100"/>
    </w:pPr>
    <w:rPr>
      <w:rFonts w:ascii="Times New Roman" w:hAnsi="Times New Roman"/>
      <w:sz w:val="24"/>
      <w:szCs w:val="24"/>
    </w:rPr>
  </w:style>
  <w:style w:type="paragraph" w:styleId="42">
    <w:name w:val="Body Text First Indent 2"/>
    <w:basedOn w:val="19"/>
    <w:link w:val="71"/>
    <w:locked/>
    <w:uiPriority w:val="0"/>
    <w:pPr>
      <w:ind w:firstLine="420"/>
    </w:pPr>
  </w:style>
  <w:style w:type="table" w:styleId="44">
    <w:name w:val="Table Grid"/>
    <w:basedOn w:val="43"/>
    <w:qFormat/>
    <w:uiPriority w:val="0"/>
    <w:pPr>
      <w:widowControl w:val="0"/>
      <w:jc w:val="center"/>
    </w:pPr>
    <w:rPr>
      <w:sz w:val="21"/>
      <w:szCs w:val="21"/>
    </w:rPr>
    <w:tblPr>
      <w:tblStyle w:val="43"/>
      <w:jc w:val="center"/>
      <w:tblBorders>
        <w:top w:val="single" w:color="auto" w:sz="12" w:space="0"/>
        <w:left w:val="single" w:color="auto" w:sz="12" w:space="0"/>
        <w:bottom w:val="single" w:color="auto" w:sz="12" w:space="0"/>
        <w:right w:val="single" w:color="auto" w:sz="12" w:space="0"/>
        <w:insideH w:val="single" w:color="auto" w:sz="4" w:space="0"/>
        <w:insideV w:val="single" w:color="auto" w:sz="4" w:space="0"/>
      </w:tblBorders>
      <w:tblCellMar>
        <w:left w:w="0" w:type="dxa"/>
        <w:right w:w="0" w:type="dxa"/>
      </w:tblCellMar>
    </w:tblPr>
    <w:trPr>
      <w:jc w:val="center"/>
    </w:trPr>
    <w:tcPr>
      <w:vAlign w:val="center"/>
    </w:tcPr>
  </w:style>
  <w:style w:type="character" w:styleId="46">
    <w:name w:val="page number"/>
    <w:uiPriority w:val="0"/>
    <w:rPr>
      <w:rFonts w:ascii="Times New Roman" w:hAnsi="Times New Roman" w:eastAsia="SimSun"/>
      <w:sz w:val="21"/>
      <w:szCs w:val="21"/>
      <w:vertAlign w:val="baseline"/>
    </w:rPr>
  </w:style>
  <w:style w:type="character" w:styleId="47">
    <w:name w:val="FollowedHyperlink"/>
    <w:locked/>
    <w:uiPriority w:val="0"/>
    <w:rPr>
      <w:color w:val="954F72"/>
      <w:u w:val="single"/>
    </w:rPr>
  </w:style>
  <w:style w:type="character" w:styleId="48">
    <w:name w:val="Hyperlink"/>
    <w:locked/>
    <w:uiPriority w:val="99"/>
    <w:rPr>
      <w:color w:val="0563C1"/>
      <w:u w:val="single"/>
    </w:rPr>
  </w:style>
  <w:style w:type="character" w:styleId="49">
    <w:name w:val="annotation reference"/>
    <w:locked/>
    <w:uiPriority w:val="0"/>
    <w:rPr>
      <w:sz w:val="21"/>
      <w:szCs w:val="21"/>
    </w:rPr>
  </w:style>
  <w:style w:type="character" w:styleId="50">
    <w:name w:val="footnote reference"/>
    <w:locked/>
    <w:uiPriority w:val="0"/>
    <w:rPr>
      <w:vertAlign w:val="superscript"/>
    </w:rPr>
  </w:style>
  <w:style w:type="character" w:customStyle="1" w:styleId="51">
    <w:name w:val="标题 4 字符"/>
    <w:link w:val="5"/>
    <w:uiPriority w:val="0"/>
    <w:rPr>
      <w:rFonts w:ascii="Times New Roman" w:hAnsi="Times New Roman" w:eastAsia="SimSun"/>
      <w:b/>
      <w:bCs/>
      <w:kern w:val="2"/>
      <w:sz w:val="24"/>
      <w:szCs w:val="28"/>
    </w:rPr>
  </w:style>
  <w:style w:type="character" w:customStyle="1" w:styleId="52">
    <w:name w:val="标题 6 字符"/>
    <w:link w:val="7"/>
    <w:semiHidden/>
    <w:uiPriority w:val="0"/>
    <w:rPr>
      <w:rFonts w:ascii="等线 Light" w:hAnsi="等线 Light" w:eastAsia="等线 Light" w:cs="Times New Roman"/>
      <w:b/>
      <w:bCs/>
      <w:kern w:val="2"/>
      <w:sz w:val="24"/>
      <w:szCs w:val="24"/>
    </w:rPr>
  </w:style>
  <w:style w:type="character" w:customStyle="1" w:styleId="53">
    <w:name w:val="标题 7 字符"/>
    <w:link w:val="8"/>
    <w:semiHidden/>
    <w:uiPriority w:val="0"/>
    <w:rPr>
      <w:b/>
      <w:bCs/>
      <w:kern w:val="2"/>
      <w:sz w:val="24"/>
      <w:szCs w:val="24"/>
    </w:rPr>
  </w:style>
  <w:style w:type="character" w:customStyle="1" w:styleId="54">
    <w:name w:val="标题 8 字符"/>
    <w:link w:val="9"/>
    <w:semiHidden/>
    <w:uiPriority w:val="0"/>
    <w:rPr>
      <w:rFonts w:ascii="等线 Light" w:hAnsi="等线 Light" w:eastAsia="等线 Light" w:cs="Times New Roman"/>
      <w:kern w:val="2"/>
      <w:sz w:val="24"/>
      <w:szCs w:val="24"/>
    </w:rPr>
  </w:style>
  <w:style w:type="character" w:customStyle="1" w:styleId="55">
    <w:name w:val="标题 9 字符"/>
    <w:link w:val="10"/>
    <w:semiHidden/>
    <w:uiPriority w:val="0"/>
    <w:rPr>
      <w:rFonts w:ascii="等线 Light" w:hAnsi="等线 Light" w:eastAsia="等线 Light" w:cs="Times New Roman"/>
      <w:kern w:val="2"/>
      <w:sz w:val="21"/>
      <w:szCs w:val="21"/>
    </w:rPr>
  </w:style>
  <w:style w:type="character" w:customStyle="1" w:styleId="56">
    <w:name w:val="题注 字符"/>
    <w:link w:val="14"/>
    <w:qFormat/>
    <w:uiPriority w:val="0"/>
    <w:rPr>
      <w:rFonts w:cs="Arial"/>
      <w:kern w:val="2"/>
      <w:sz w:val="24"/>
      <w:szCs w:val="24"/>
    </w:rPr>
  </w:style>
  <w:style w:type="character" w:customStyle="1" w:styleId="57">
    <w:name w:val="文档结构图 字符"/>
    <w:link w:val="15"/>
    <w:uiPriority w:val="0"/>
    <w:rPr>
      <w:rFonts w:ascii="Microsoft YaHei UI" w:eastAsia="Microsoft YaHei UI"/>
      <w:kern w:val="2"/>
      <w:sz w:val="18"/>
      <w:szCs w:val="18"/>
    </w:rPr>
  </w:style>
  <w:style w:type="character" w:customStyle="1" w:styleId="58">
    <w:name w:val="批注文字 字符"/>
    <w:link w:val="17"/>
    <w:uiPriority w:val="0"/>
    <w:rPr>
      <w:kern w:val="2"/>
      <w:sz w:val="24"/>
      <w:szCs w:val="24"/>
    </w:rPr>
  </w:style>
  <w:style w:type="character" w:customStyle="1" w:styleId="59">
    <w:name w:val="正文文本 字符"/>
    <w:link w:val="18"/>
    <w:uiPriority w:val="0"/>
    <w:rPr>
      <w:rFonts w:ascii="Calibri" w:hAnsi="Calibri"/>
      <w:kern w:val="2"/>
      <w:sz w:val="21"/>
      <w:szCs w:val="22"/>
    </w:rPr>
  </w:style>
  <w:style w:type="character" w:customStyle="1" w:styleId="60">
    <w:name w:val="正文文本缩进 字符"/>
    <w:link w:val="19"/>
    <w:uiPriority w:val="0"/>
    <w:rPr>
      <w:kern w:val="2"/>
      <w:sz w:val="24"/>
      <w:szCs w:val="24"/>
    </w:rPr>
  </w:style>
  <w:style w:type="character" w:customStyle="1" w:styleId="61">
    <w:name w:val="纯文本 字符"/>
    <w:link w:val="25"/>
    <w:uiPriority w:val="0"/>
    <w:rPr>
      <w:rFonts w:ascii="SimSun" w:hAnsi="Courier New" w:cs="Courier New"/>
      <w:kern w:val="2"/>
      <w:sz w:val="21"/>
      <w:szCs w:val="21"/>
    </w:rPr>
  </w:style>
  <w:style w:type="character" w:customStyle="1" w:styleId="62">
    <w:name w:val="正文文本缩进 2 字符"/>
    <w:link w:val="27"/>
    <w:uiPriority w:val="0"/>
    <w:rPr>
      <w:kern w:val="2"/>
      <w:sz w:val="24"/>
      <w:szCs w:val="24"/>
    </w:rPr>
  </w:style>
  <w:style w:type="character" w:customStyle="1" w:styleId="63">
    <w:name w:val="批注框文本 字符"/>
    <w:link w:val="28"/>
    <w:uiPriority w:val="0"/>
    <w:rPr>
      <w:kern w:val="2"/>
      <w:sz w:val="18"/>
      <w:szCs w:val="18"/>
    </w:rPr>
  </w:style>
  <w:style w:type="character" w:customStyle="1" w:styleId="64">
    <w:name w:val="页脚 字符"/>
    <w:link w:val="29"/>
    <w:locked/>
    <w:uiPriority w:val="99"/>
    <w:rPr>
      <w:kern w:val="2"/>
      <w:sz w:val="21"/>
      <w:szCs w:val="21"/>
    </w:rPr>
  </w:style>
  <w:style w:type="character" w:customStyle="1" w:styleId="65">
    <w:name w:val="页眉 字符"/>
    <w:link w:val="30"/>
    <w:uiPriority w:val="99"/>
    <w:rPr>
      <w:kern w:val="2"/>
      <w:sz w:val="18"/>
      <w:szCs w:val="18"/>
    </w:rPr>
  </w:style>
  <w:style w:type="character" w:customStyle="1" w:styleId="66">
    <w:name w:val="副标题 字符"/>
    <w:link w:val="32"/>
    <w:uiPriority w:val="0"/>
    <w:rPr>
      <w:rFonts w:ascii="等线 Light" w:hAnsi="等线 Light" w:cs="Times New Roman"/>
      <w:b/>
      <w:bCs/>
      <w:kern w:val="28"/>
      <w:sz w:val="32"/>
      <w:szCs w:val="32"/>
    </w:rPr>
  </w:style>
  <w:style w:type="character" w:customStyle="1" w:styleId="67">
    <w:name w:val="脚注文本 字符"/>
    <w:link w:val="34"/>
    <w:uiPriority w:val="0"/>
    <w:rPr>
      <w:kern w:val="2"/>
      <w:sz w:val="18"/>
      <w:szCs w:val="18"/>
    </w:rPr>
  </w:style>
  <w:style w:type="character" w:customStyle="1" w:styleId="68">
    <w:name w:val="标题 字符"/>
    <w:link w:val="39"/>
    <w:uiPriority w:val="0"/>
    <w:rPr>
      <w:rFonts w:ascii="等线 Light" w:hAnsi="等线 Light" w:cs="Times New Roman"/>
      <w:b/>
      <w:bCs/>
      <w:kern w:val="2"/>
      <w:sz w:val="32"/>
      <w:szCs w:val="32"/>
    </w:rPr>
  </w:style>
  <w:style w:type="character" w:customStyle="1" w:styleId="69">
    <w:name w:val="批注主题 字符"/>
    <w:link w:val="40"/>
    <w:uiPriority w:val="0"/>
    <w:rPr>
      <w:b/>
      <w:bCs/>
      <w:kern w:val="2"/>
      <w:sz w:val="24"/>
      <w:szCs w:val="24"/>
    </w:rPr>
  </w:style>
  <w:style w:type="character" w:customStyle="1" w:styleId="70">
    <w:name w:val="正文文本首行缩进 字符"/>
    <w:link w:val="41"/>
    <w:uiPriority w:val="0"/>
  </w:style>
  <w:style w:type="character" w:customStyle="1" w:styleId="71">
    <w:name w:val="正文文本首行缩进 2 字符"/>
    <w:link w:val="42"/>
    <w:uiPriority w:val="0"/>
  </w:style>
  <w:style w:type="character" w:customStyle="1" w:styleId="72">
    <w:name w:val="签署区 Char Char"/>
    <w:link w:val="73"/>
    <w:uiPriority w:val="0"/>
    <w:rPr>
      <w:rFonts w:eastAsia="SimSun"/>
      <w:kern w:val="2"/>
      <w:sz w:val="30"/>
      <w:szCs w:val="24"/>
      <w:lang w:val="en-US" w:eastAsia="zh-CN" w:bidi="ar-SA"/>
    </w:rPr>
  </w:style>
  <w:style w:type="paragraph" w:customStyle="1" w:styleId="73">
    <w:name w:val="签署区"/>
    <w:basedOn w:val="1"/>
    <w:next w:val="1"/>
    <w:link w:val="72"/>
    <w:uiPriority w:val="0"/>
    <w:pPr>
      <w:spacing w:line="240" w:lineRule="auto"/>
      <w:ind w:firstLine="0" w:firstLineChars="0"/>
      <w:jc w:val="right"/>
    </w:pPr>
    <w:rPr>
      <w:sz w:val="30"/>
    </w:rPr>
  </w:style>
  <w:style w:type="paragraph" w:customStyle="1" w:styleId="74">
    <w:name w:val="编号"/>
    <w:basedOn w:val="1"/>
    <w:next w:val="1"/>
    <w:uiPriority w:val="0"/>
    <w:pPr>
      <w:spacing w:line="240" w:lineRule="auto"/>
      <w:ind w:firstLine="0" w:firstLineChars="0"/>
      <w:jc w:val="center"/>
      <w:textAlignment w:val="bottom"/>
    </w:pPr>
    <w:rPr>
      <w:caps/>
      <w:kern w:val="0"/>
    </w:rPr>
  </w:style>
  <w:style w:type="paragraph" w:customStyle="1" w:styleId="75">
    <w:name w:val="文件名"/>
    <w:basedOn w:val="1"/>
    <w:uiPriority w:val="0"/>
    <w:pPr>
      <w:spacing w:line="240" w:lineRule="auto"/>
      <w:ind w:firstLine="0" w:firstLineChars="0"/>
      <w:jc w:val="center"/>
    </w:pPr>
    <w:rPr>
      <w:b/>
      <w:bCs/>
      <w:sz w:val="44"/>
      <w:szCs w:val="44"/>
    </w:rPr>
  </w:style>
  <w:style w:type="paragraph" w:customStyle="1" w:styleId="76">
    <w:name w:val="单位"/>
    <w:basedOn w:val="1"/>
    <w:uiPriority w:val="0"/>
    <w:pPr>
      <w:tabs>
        <w:tab w:val="left" w:pos="2731"/>
      </w:tabs>
      <w:ind w:firstLine="0" w:firstLineChars="0"/>
      <w:jc w:val="center"/>
    </w:pPr>
    <w:rPr>
      <w:sz w:val="28"/>
      <w:szCs w:val="28"/>
    </w:rPr>
  </w:style>
  <w:style w:type="paragraph" w:customStyle="1" w:styleId="77">
    <w:name w:val="编号区"/>
    <w:basedOn w:val="74"/>
    <w:uiPriority w:val="0"/>
    <w:pPr>
      <w:jc w:val="right"/>
    </w:pPr>
  </w:style>
  <w:style w:type="paragraph" w:customStyle="1" w:styleId="78">
    <w:name w:val="会签"/>
    <w:basedOn w:val="1"/>
    <w:uiPriority w:val="0"/>
    <w:pPr>
      <w:ind w:firstLine="0" w:firstLineChars="0"/>
      <w:jc w:val="center"/>
    </w:pPr>
    <w:rPr>
      <w:b/>
    </w:rPr>
  </w:style>
  <w:style w:type="paragraph" w:customStyle="1" w:styleId="79">
    <w:name w:val="目次"/>
    <w:basedOn w:val="1"/>
    <w:next w:val="24"/>
    <w:uiPriority w:val="0"/>
    <w:pPr>
      <w:ind w:firstLine="0" w:firstLineChars="0"/>
      <w:jc w:val="center"/>
    </w:pPr>
    <w:rPr>
      <w:b/>
      <w:snapToGrid w:val="0"/>
      <w:kern w:val="0"/>
      <w:sz w:val="28"/>
      <w:szCs w:val="28"/>
    </w:rPr>
  </w:style>
  <w:style w:type="paragraph" w:customStyle="1" w:styleId="80">
    <w:name w:val="章标题"/>
    <w:basedOn w:val="1"/>
    <w:next w:val="1"/>
    <w:uiPriority w:val="0"/>
    <w:pPr>
      <w:adjustRightInd w:val="0"/>
      <w:snapToGrid w:val="0"/>
      <w:spacing w:before="100" w:beforeLines="100" w:after="50" w:afterLines="50"/>
      <w:ind w:firstLine="0" w:firstLineChars="0"/>
      <w:jc w:val="left"/>
      <w:outlineLvl w:val="0"/>
    </w:pPr>
    <w:rPr>
      <w:b/>
      <w:snapToGrid w:val="0"/>
      <w:kern w:val="0"/>
      <w:sz w:val="28"/>
      <w:szCs w:val="28"/>
    </w:rPr>
  </w:style>
  <w:style w:type="paragraph" w:customStyle="1" w:styleId="81">
    <w:name w:val="一级无标题条"/>
    <w:basedOn w:val="82"/>
    <w:uiPriority w:val="0"/>
    <w:pPr>
      <w:spacing w:before="0" w:beforeLines="0" w:after="0" w:afterLines="0"/>
    </w:pPr>
    <w:rPr>
      <w:b w:val="0"/>
    </w:rPr>
  </w:style>
  <w:style w:type="paragraph" w:customStyle="1" w:styleId="82">
    <w:name w:val="一级条标题"/>
    <w:basedOn w:val="80"/>
    <w:next w:val="1"/>
    <w:uiPriority w:val="0"/>
    <w:pPr>
      <w:outlineLvl w:val="1"/>
    </w:pPr>
    <w:rPr>
      <w:sz w:val="24"/>
    </w:rPr>
  </w:style>
  <w:style w:type="paragraph" w:customStyle="1" w:styleId="83">
    <w:name w:val="二级条标题"/>
    <w:basedOn w:val="82"/>
    <w:next w:val="1"/>
    <w:uiPriority w:val="0"/>
    <w:pPr>
      <w:outlineLvl w:val="2"/>
    </w:pPr>
    <w:rPr>
      <w:szCs w:val="24"/>
    </w:rPr>
  </w:style>
  <w:style w:type="paragraph" w:customStyle="1" w:styleId="84">
    <w:name w:val="三级条标题"/>
    <w:basedOn w:val="83"/>
    <w:next w:val="1"/>
    <w:uiPriority w:val="0"/>
    <w:pPr>
      <w:outlineLvl w:val="3"/>
    </w:pPr>
  </w:style>
  <w:style w:type="paragraph" w:customStyle="1" w:styleId="85">
    <w:name w:val="四级条标题"/>
    <w:basedOn w:val="84"/>
    <w:next w:val="1"/>
    <w:uiPriority w:val="0"/>
    <w:pPr>
      <w:numPr>
        <w:ilvl w:val="4"/>
        <w:numId w:val="3"/>
      </w:numPr>
      <w:outlineLvl w:val="4"/>
    </w:pPr>
  </w:style>
  <w:style w:type="paragraph" w:customStyle="1" w:styleId="86">
    <w:name w:val="五级条标题"/>
    <w:basedOn w:val="85"/>
    <w:next w:val="1"/>
    <w:uiPriority w:val="0"/>
    <w:pPr>
      <w:numPr>
        <w:ilvl w:val="5"/>
        <w:numId w:val="3"/>
      </w:numPr>
      <w:outlineLvl w:val="5"/>
    </w:pPr>
  </w:style>
  <w:style w:type="paragraph" w:customStyle="1" w:styleId="87">
    <w:name w:val="编号一级列项"/>
    <w:basedOn w:val="1"/>
    <w:uiPriority w:val="0"/>
    <w:pPr>
      <w:numPr>
        <w:ilvl w:val="6"/>
        <w:numId w:val="3"/>
      </w:numPr>
      <w:ind w:firstLineChars="0"/>
      <w:jc w:val="left"/>
      <w:outlineLvl w:val="6"/>
    </w:pPr>
  </w:style>
  <w:style w:type="paragraph" w:customStyle="1" w:styleId="88">
    <w:name w:val="编号二级列项"/>
    <w:basedOn w:val="1"/>
    <w:uiPriority w:val="0"/>
    <w:pPr>
      <w:numPr>
        <w:ilvl w:val="7"/>
        <w:numId w:val="3"/>
      </w:numPr>
      <w:ind w:firstLineChars="0"/>
      <w:outlineLvl w:val="7"/>
    </w:pPr>
  </w:style>
  <w:style w:type="paragraph" w:customStyle="1" w:styleId="89">
    <w:name w:val="编号三级列项"/>
    <w:basedOn w:val="1"/>
    <w:uiPriority w:val="0"/>
    <w:pPr>
      <w:numPr>
        <w:ilvl w:val="8"/>
        <w:numId w:val="3"/>
      </w:numPr>
      <w:ind w:firstLineChars="0"/>
      <w:outlineLvl w:val="8"/>
    </w:pPr>
  </w:style>
  <w:style w:type="paragraph" w:customStyle="1" w:styleId="90">
    <w:name w:val="二级无标题条"/>
    <w:basedOn w:val="83"/>
    <w:uiPriority w:val="0"/>
    <w:pPr>
      <w:spacing w:before="0" w:beforeLines="0" w:after="0" w:afterLines="0"/>
    </w:pPr>
    <w:rPr>
      <w:b w:val="0"/>
    </w:rPr>
  </w:style>
  <w:style w:type="paragraph" w:customStyle="1" w:styleId="91">
    <w:name w:val="三级无标题条"/>
    <w:basedOn w:val="84"/>
    <w:uiPriority w:val="0"/>
    <w:pPr>
      <w:spacing w:before="0" w:beforeLines="0" w:after="0" w:afterLines="0"/>
    </w:pPr>
    <w:rPr>
      <w:b w:val="0"/>
    </w:rPr>
  </w:style>
  <w:style w:type="paragraph" w:customStyle="1" w:styleId="92">
    <w:name w:val="四级无标题条"/>
    <w:basedOn w:val="85"/>
    <w:uiPriority w:val="0"/>
    <w:pPr>
      <w:spacing w:before="0" w:beforeLines="0" w:after="0" w:afterLines="0"/>
    </w:pPr>
    <w:rPr>
      <w:b w:val="0"/>
    </w:rPr>
  </w:style>
  <w:style w:type="paragraph" w:customStyle="1" w:styleId="93">
    <w:name w:val="五级无标题条"/>
    <w:basedOn w:val="86"/>
    <w:uiPriority w:val="0"/>
    <w:pPr>
      <w:spacing w:before="0" w:beforeLines="0" w:after="0" w:afterLines="0"/>
    </w:pPr>
    <w:rPr>
      <w:b w:val="0"/>
    </w:rPr>
  </w:style>
  <w:style w:type="paragraph" w:customStyle="1" w:styleId="94">
    <w:name w:val="无编号一级列项"/>
    <w:basedOn w:val="1"/>
    <w:uiPriority w:val="0"/>
    <w:pPr>
      <w:numPr>
        <w:ilvl w:val="0"/>
        <w:numId w:val="4"/>
      </w:numPr>
      <w:ind w:firstLineChars="0"/>
      <w:jc w:val="left"/>
    </w:pPr>
  </w:style>
  <w:style w:type="paragraph" w:customStyle="1" w:styleId="95">
    <w:name w:val="无编号二级列项"/>
    <w:basedOn w:val="94"/>
    <w:uiPriority w:val="0"/>
    <w:pPr>
      <w:numPr>
        <w:ilvl w:val="1"/>
        <w:numId w:val="4"/>
      </w:numPr>
    </w:pPr>
  </w:style>
  <w:style w:type="paragraph" w:customStyle="1" w:styleId="96">
    <w:name w:val="无编号三级列项"/>
    <w:basedOn w:val="95"/>
    <w:uiPriority w:val="0"/>
    <w:pPr>
      <w:numPr>
        <w:ilvl w:val="2"/>
        <w:numId w:val="4"/>
      </w:numPr>
    </w:pPr>
  </w:style>
  <w:style w:type="paragraph" w:customStyle="1" w:styleId="97">
    <w:name w:val="图片格式"/>
    <w:basedOn w:val="1"/>
    <w:next w:val="1"/>
    <w:uiPriority w:val="0"/>
    <w:pPr>
      <w:keepNext/>
      <w:spacing w:line="240" w:lineRule="auto"/>
      <w:ind w:firstLine="0" w:firstLineChars="0"/>
      <w:jc w:val="center"/>
    </w:pPr>
  </w:style>
  <w:style w:type="paragraph" w:customStyle="1" w:styleId="98">
    <w:name w:val="图中字"/>
    <w:basedOn w:val="97"/>
    <w:uiPriority w:val="0"/>
    <w:rPr>
      <w:sz w:val="21"/>
      <w:szCs w:val="21"/>
    </w:rPr>
  </w:style>
  <w:style w:type="paragraph" w:customStyle="1" w:styleId="99">
    <w:name w:val="表中字"/>
    <w:basedOn w:val="1"/>
    <w:link w:val="100"/>
    <w:qFormat/>
    <w:uiPriority w:val="0"/>
    <w:pPr>
      <w:spacing w:line="240" w:lineRule="auto"/>
      <w:ind w:firstLine="0" w:firstLineChars="0"/>
      <w:jc w:val="center"/>
    </w:pPr>
    <w:rPr>
      <w:sz w:val="21"/>
      <w:szCs w:val="21"/>
    </w:rPr>
  </w:style>
  <w:style w:type="character" w:customStyle="1" w:styleId="100">
    <w:name w:val="表中字 Char"/>
    <w:link w:val="99"/>
    <w:qFormat/>
    <w:locked/>
    <w:uiPriority w:val="0"/>
    <w:rPr>
      <w:kern w:val="2"/>
      <w:sz w:val="21"/>
      <w:szCs w:val="21"/>
    </w:rPr>
  </w:style>
  <w:style w:type="paragraph" w:customStyle="1" w:styleId="101">
    <w:name w:val="附录标识"/>
    <w:basedOn w:val="1"/>
    <w:next w:val="102"/>
    <w:uiPriority w:val="0"/>
    <w:pPr>
      <w:numPr>
        <w:ilvl w:val="0"/>
        <w:numId w:val="5"/>
      </w:numPr>
      <w:spacing w:before="100" w:beforeLines="100" w:after="100" w:afterLines="100"/>
      <w:ind w:firstLineChars="0"/>
      <w:jc w:val="center"/>
      <w:outlineLvl w:val="0"/>
    </w:pPr>
    <w:rPr>
      <w:b/>
      <w:snapToGrid w:val="0"/>
      <w:kern w:val="0"/>
      <w:sz w:val="28"/>
      <w:szCs w:val="28"/>
    </w:rPr>
  </w:style>
  <w:style w:type="paragraph" w:customStyle="1" w:styleId="102">
    <w:name w:val="附录章标题"/>
    <w:basedOn w:val="101"/>
    <w:next w:val="1"/>
    <w:uiPriority w:val="0"/>
    <w:pPr>
      <w:numPr>
        <w:ilvl w:val="1"/>
        <w:numId w:val="5"/>
      </w:numPr>
      <w:snapToGrid w:val="0"/>
      <w:spacing w:after="50" w:afterLines="50"/>
      <w:ind w:left="0"/>
      <w:jc w:val="left"/>
      <w:outlineLvl w:val="1"/>
    </w:pPr>
  </w:style>
  <w:style w:type="paragraph" w:customStyle="1" w:styleId="103">
    <w:name w:val="附录一级条"/>
    <w:basedOn w:val="102"/>
    <w:next w:val="1"/>
    <w:uiPriority w:val="0"/>
    <w:pPr>
      <w:numPr>
        <w:ilvl w:val="2"/>
        <w:numId w:val="5"/>
      </w:numPr>
      <w:ind w:left="0"/>
      <w:outlineLvl w:val="2"/>
    </w:pPr>
    <w:rPr>
      <w:sz w:val="24"/>
      <w:szCs w:val="24"/>
    </w:rPr>
  </w:style>
  <w:style w:type="paragraph" w:customStyle="1" w:styleId="104">
    <w:name w:val="附录二级条"/>
    <w:basedOn w:val="103"/>
    <w:next w:val="1"/>
    <w:uiPriority w:val="0"/>
    <w:pPr>
      <w:numPr>
        <w:ilvl w:val="3"/>
        <w:numId w:val="5"/>
      </w:numPr>
      <w:ind w:left="0"/>
      <w:outlineLvl w:val="3"/>
    </w:pPr>
  </w:style>
  <w:style w:type="paragraph" w:customStyle="1" w:styleId="105">
    <w:name w:val="附录三级条"/>
    <w:basedOn w:val="104"/>
    <w:next w:val="1"/>
    <w:uiPriority w:val="0"/>
    <w:pPr>
      <w:numPr>
        <w:ilvl w:val="4"/>
        <w:numId w:val="5"/>
      </w:numPr>
      <w:ind w:left="0"/>
      <w:outlineLvl w:val="4"/>
    </w:pPr>
  </w:style>
  <w:style w:type="paragraph" w:customStyle="1" w:styleId="106">
    <w:name w:val="附录四级条"/>
    <w:basedOn w:val="105"/>
    <w:next w:val="1"/>
    <w:uiPriority w:val="0"/>
    <w:pPr>
      <w:numPr>
        <w:ilvl w:val="5"/>
        <w:numId w:val="5"/>
      </w:numPr>
      <w:ind w:left="0"/>
      <w:outlineLvl w:val="5"/>
    </w:pPr>
  </w:style>
  <w:style w:type="paragraph" w:customStyle="1" w:styleId="107">
    <w:name w:val="附录五级条"/>
    <w:basedOn w:val="106"/>
    <w:next w:val="1"/>
    <w:uiPriority w:val="0"/>
    <w:pPr>
      <w:numPr>
        <w:ilvl w:val="6"/>
        <w:numId w:val="5"/>
      </w:numPr>
      <w:ind w:left="0"/>
      <w:outlineLvl w:val="6"/>
    </w:pPr>
  </w:style>
  <w:style w:type="paragraph" w:customStyle="1" w:styleId="108">
    <w:name w:val="附录编号一级列项"/>
    <w:basedOn w:val="1"/>
    <w:uiPriority w:val="0"/>
    <w:pPr>
      <w:numPr>
        <w:ilvl w:val="7"/>
        <w:numId w:val="5"/>
      </w:numPr>
      <w:ind w:firstLineChars="0"/>
      <w:jc w:val="left"/>
      <w:outlineLvl w:val="7"/>
    </w:pPr>
  </w:style>
  <w:style w:type="paragraph" w:customStyle="1" w:styleId="109">
    <w:name w:val="附录编号二级列项"/>
    <w:basedOn w:val="108"/>
    <w:uiPriority w:val="0"/>
    <w:pPr>
      <w:numPr>
        <w:ilvl w:val="8"/>
        <w:numId w:val="5"/>
      </w:numPr>
      <w:outlineLvl w:val="8"/>
    </w:pPr>
  </w:style>
  <w:style w:type="paragraph" w:customStyle="1" w:styleId="110">
    <w:name w:val="附录一级无标题条"/>
    <w:basedOn w:val="103"/>
    <w:uiPriority w:val="0"/>
    <w:pPr>
      <w:spacing w:before="0" w:beforeLines="0" w:after="0" w:afterLines="0"/>
    </w:pPr>
    <w:rPr>
      <w:b w:val="0"/>
    </w:rPr>
  </w:style>
  <w:style w:type="paragraph" w:customStyle="1" w:styleId="111">
    <w:name w:val="附录二级无标题条"/>
    <w:basedOn w:val="104"/>
    <w:uiPriority w:val="0"/>
    <w:pPr>
      <w:spacing w:before="0" w:beforeLines="0" w:after="0" w:afterLines="0"/>
    </w:pPr>
    <w:rPr>
      <w:b w:val="0"/>
    </w:rPr>
  </w:style>
  <w:style w:type="paragraph" w:customStyle="1" w:styleId="112">
    <w:name w:val="附录三级无标题条"/>
    <w:basedOn w:val="105"/>
    <w:uiPriority w:val="0"/>
    <w:pPr>
      <w:spacing w:before="0" w:beforeLines="0" w:after="0" w:afterLines="0"/>
    </w:pPr>
    <w:rPr>
      <w:b w:val="0"/>
    </w:rPr>
  </w:style>
  <w:style w:type="paragraph" w:customStyle="1" w:styleId="113">
    <w:name w:val="附录四级无标题条"/>
    <w:basedOn w:val="106"/>
    <w:uiPriority w:val="0"/>
    <w:pPr>
      <w:spacing w:before="0" w:beforeLines="0" w:after="0" w:afterLines="0"/>
    </w:pPr>
    <w:rPr>
      <w:b w:val="0"/>
    </w:rPr>
  </w:style>
  <w:style w:type="paragraph" w:customStyle="1" w:styleId="114">
    <w:name w:val="附录五级无标题条"/>
    <w:basedOn w:val="107"/>
    <w:uiPriority w:val="0"/>
    <w:pPr>
      <w:spacing w:before="0" w:beforeLines="0" w:after="0" w:afterLines="0"/>
    </w:pPr>
    <w:rPr>
      <w:b w:val="0"/>
    </w:rPr>
  </w:style>
  <w:style w:type="paragraph" w:customStyle="1" w:styleId="115">
    <w:name w:val="正文公式编号制表符"/>
    <w:basedOn w:val="1"/>
    <w:next w:val="1"/>
    <w:qFormat/>
    <w:uiPriority w:val="0"/>
    <w:pPr>
      <w:widowControl/>
      <w:tabs>
        <w:tab w:val="center" w:pos="4201"/>
        <w:tab w:val="right" w:leader="dot" w:pos="9298"/>
      </w:tabs>
      <w:autoSpaceDE w:val="0"/>
      <w:autoSpaceDN w:val="0"/>
      <w:spacing w:line="240" w:lineRule="auto"/>
      <w:ind w:firstLine="0" w:firstLineChars="0"/>
    </w:pPr>
    <w:rPr>
      <w:rFonts w:ascii="SimSun"/>
      <w:kern w:val="0"/>
      <w:szCs w:val="20"/>
      <w:lang/>
    </w:rPr>
  </w:style>
  <w:style w:type="paragraph" w:customStyle="1" w:styleId="116">
    <w:name w:val="存档"/>
    <w:basedOn w:val="1"/>
    <w:uiPriority w:val="0"/>
    <w:pPr>
      <w:framePr w:hSpace="181" w:wrap="notBeside" w:vAnchor="text" w:hAnchor="margin" w:xAlign="right" w:y="-1020"/>
      <w:spacing w:line="240" w:lineRule="auto"/>
      <w:ind w:firstLine="0" w:firstLineChars="0"/>
      <w:jc w:val="center"/>
    </w:pPr>
    <w:rPr>
      <w:sz w:val="21"/>
    </w:rPr>
  </w:style>
  <w:style w:type="paragraph" w:customStyle="1" w:styleId="117">
    <w:name w:val="附表"/>
    <w:basedOn w:val="1"/>
    <w:next w:val="1"/>
    <w:uiPriority w:val="0"/>
    <w:pPr>
      <w:numPr>
        <w:ilvl w:val="0"/>
        <w:numId w:val="6"/>
      </w:numPr>
      <w:adjustRightInd w:val="0"/>
      <w:snapToGrid w:val="0"/>
      <w:ind w:firstLineChars="0"/>
      <w:jc w:val="center"/>
      <w:outlineLvl w:val="0"/>
    </w:pPr>
    <w:rPr>
      <w:b/>
      <w:snapToGrid w:val="0"/>
      <w:sz w:val="28"/>
      <w:szCs w:val="28"/>
    </w:rPr>
  </w:style>
  <w:style w:type="paragraph" w:styleId="118">
    <w:name w:val="List Paragraph"/>
    <w:basedOn w:val="1"/>
    <w:qFormat/>
    <w:uiPriority w:val="34"/>
    <w:pPr>
      <w:spacing w:line="240" w:lineRule="auto"/>
      <w:ind w:firstLine="420"/>
    </w:pPr>
    <w:rPr>
      <w:rFonts w:ascii="Calibri" w:hAnsi="Calibri"/>
      <w:sz w:val="21"/>
      <w:szCs w:val="22"/>
    </w:rPr>
  </w:style>
  <w:style w:type="paragraph" w:styleId="119">
    <w:name w:val=""/>
    <w:unhideWhenUsed/>
    <w:uiPriority w:val="99"/>
    <w:rPr>
      <w:rFonts w:ascii="Calibri" w:hAnsi="Calibri"/>
      <w:kern w:val="2"/>
      <w:sz w:val="21"/>
      <w:szCs w:val="22"/>
      <w:lang w:val="en-US" w:eastAsia="zh-CN" w:bidi="ar-SA"/>
    </w:rPr>
  </w:style>
  <w:style w:type="character" w:styleId="120">
    <w:name w:val="Placeholder Text"/>
    <w:unhideWhenUsed/>
    <w:uiPriority w:val="99"/>
    <w:rPr>
      <w:color w:val="808080"/>
    </w:rPr>
  </w:style>
  <w:style w:type="paragraph" w:customStyle="1" w:styleId="121">
    <w:name w:val="表格文字"/>
    <w:basedOn w:val="1"/>
    <w:qFormat/>
    <w:uiPriority w:val="0"/>
    <w:pPr>
      <w:spacing w:line="240" w:lineRule="auto"/>
      <w:ind w:firstLine="0" w:firstLineChars="0"/>
    </w:pPr>
    <w:rPr>
      <w:sz w:val="21"/>
      <w:szCs w:val="21"/>
    </w:rPr>
  </w:style>
  <w:style w:type="character" w:customStyle="1" w:styleId="122">
    <w:name w:val="正文文本缩进 2 Char"/>
    <w:uiPriority w:val="0"/>
    <w:rPr>
      <w:kern w:val="2"/>
      <w:sz w:val="24"/>
      <w:szCs w:val="24"/>
    </w:rPr>
  </w:style>
  <w:style w:type="paragraph" w:customStyle="1" w:styleId="123">
    <w:name w:val="gsa表标题"/>
    <w:qFormat/>
    <w:uiPriority w:val="0"/>
    <w:pPr>
      <w:spacing w:before="50" w:beforeLines="50" w:after="25" w:afterLines="25"/>
      <w:jc w:val="center"/>
      <w:outlineLvl w:val="1"/>
    </w:pPr>
    <w:rPr>
      <w:kern w:val="44"/>
      <w:sz w:val="21"/>
      <w:lang w:val="en-US" w:eastAsia="zh-CN" w:bidi="ar-SA"/>
    </w:rPr>
  </w:style>
  <w:style w:type="paragraph" w:customStyle="1" w:styleId="124">
    <w:name w:val="IST标题1"/>
    <w:next w:val="125"/>
    <w:qFormat/>
    <w:uiPriority w:val="0"/>
    <w:pPr>
      <w:widowControl w:val="0"/>
      <w:numPr>
        <w:ilvl w:val="0"/>
        <w:numId w:val="7"/>
      </w:numPr>
      <w:adjustRightInd w:val="0"/>
      <w:snapToGrid w:val="0"/>
      <w:spacing w:before="100" w:beforeLines="100" w:after="50" w:afterLines="50" w:line="300" w:lineRule="auto"/>
      <w:ind w:left="0" w:firstLine="0"/>
      <w:textAlignment w:val="baseline"/>
      <w:outlineLvl w:val="0"/>
    </w:pPr>
    <w:rPr>
      <w:rFonts w:cs="SimSun"/>
      <w:b/>
      <w:sz w:val="28"/>
      <w:szCs w:val="32"/>
      <w:lang w:val="en-US" w:eastAsia="zh-CN" w:bidi="ar-SA"/>
    </w:rPr>
  </w:style>
  <w:style w:type="paragraph" w:customStyle="1" w:styleId="125">
    <w:name w:val="IST正文-前空2格"/>
    <w:link w:val="126"/>
    <w:qFormat/>
    <w:uiPriority w:val="0"/>
    <w:pPr>
      <w:widowControl w:val="0"/>
      <w:spacing w:line="300" w:lineRule="auto"/>
      <w:ind w:firstLine="200" w:firstLineChars="200"/>
      <w:jc w:val="both"/>
    </w:pPr>
    <w:rPr>
      <w:lang w:val="en-US" w:eastAsia="zh-CN" w:bidi="ar-SA"/>
    </w:rPr>
  </w:style>
  <w:style w:type="character" w:customStyle="1" w:styleId="126">
    <w:name w:val="IST正文-前空2格 Char"/>
    <w:link w:val="125"/>
    <w:qFormat/>
    <w:uiPriority w:val="0"/>
  </w:style>
  <w:style w:type="paragraph" w:customStyle="1" w:styleId="127">
    <w:name w:val="IST标题3"/>
    <w:next w:val="125"/>
    <w:qFormat/>
    <w:uiPriority w:val="0"/>
    <w:pPr>
      <w:widowControl w:val="0"/>
      <w:numPr>
        <w:ilvl w:val="2"/>
        <w:numId w:val="7"/>
      </w:numPr>
      <w:adjustRightInd w:val="0"/>
      <w:snapToGrid w:val="0"/>
      <w:spacing w:before="100" w:beforeLines="100" w:after="50" w:afterLines="50" w:line="300" w:lineRule="auto"/>
      <w:ind w:left="0" w:firstLine="0"/>
      <w:outlineLvl w:val="2"/>
    </w:pPr>
    <w:rPr>
      <w:rFonts w:cs="SimSun"/>
      <w:b/>
      <w:kern w:val="2"/>
      <w:sz w:val="24"/>
      <w:szCs w:val="28"/>
      <w:lang w:val="en-US" w:eastAsia="zh-CN" w:bidi="ar-SA"/>
    </w:rPr>
  </w:style>
  <w:style w:type="paragraph" w:customStyle="1" w:styleId="128">
    <w:name w:val="IST标题2"/>
    <w:next w:val="125"/>
    <w:qFormat/>
    <w:uiPriority w:val="0"/>
    <w:pPr>
      <w:widowControl w:val="0"/>
      <w:numPr>
        <w:ilvl w:val="1"/>
        <w:numId w:val="7"/>
      </w:numPr>
      <w:tabs>
        <w:tab w:val="left" w:pos="720"/>
      </w:tabs>
      <w:adjustRightInd w:val="0"/>
      <w:snapToGrid w:val="0"/>
      <w:spacing w:before="100" w:beforeLines="100" w:after="50" w:afterLines="50" w:line="300" w:lineRule="auto"/>
      <w:ind w:left="0" w:firstLine="0"/>
      <w:outlineLvl w:val="1"/>
    </w:pPr>
    <w:rPr>
      <w:rFonts w:cs="SimSun"/>
      <w:b/>
      <w:kern w:val="2"/>
      <w:sz w:val="24"/>
      <w:szCs w:val="30"/>
      <w:lang w:val="en-US" w:eastAsia="zh-CN" w:bidi="ar-SA"/>
    </w:rPr>
  </w:style>
  <w:style w:type="paragraph" w:customStyle="1" w:styleId="129">
    <w:name w:val="IST标题4"/>
    <w:next w:val="125"/>
    <w:qFormat/>
    <w:uiPriority w:val="0"/>
    <w:pPr>
      <w:widowControl w:val="0"/>
      <w:numPr>
        <w:ilvl w:val="3"/>
        <w:numId w:val="7"/>
      </w:numPr>
      <w:tabs>
        <w:tab w:val="left" w:pos="425"/>
      </w:tabs>
      <w:adjustRightInd w:val="0"/>
      <w:snapToGrid w:val="0"/>
      <w:spacing w:before="100" w:beforeLines="100" w:after="50" w:afterLines="50" w:line="300" w:lineRule="auto"/>
      <w:outlineLvl w:val="3"/>
    </w:pPr>
    <w:rPr>
      <w:rFonts w:cs="SimSun"/>
      <w:b/>
      <w:kern w:val="2"/>
      <w:sz w:val="24"/>
      <w:szCs w:val="28"/>
      <w:lang w:val="en-US" w:eastAsia="zh-CN" w:bidi="ar-SA"/>
    </w:rPr>
  </w:style>
  <w:style w:type="paragraph" w:customStyle="1" w:styleId="130">
    <w:name w:val="IST标题5"/>
    <w:next w:val="125"/>
    <w:qFormat/>
    <w:uiPriority w:val="0"/>
    <w:pPr>
      <w:widowControl w:val="0"/>
      <w:numPr>
        <w:ilvl w:val="4"/>
        <w:numId w:val="7"/>
      </w:numPr>
      <w:adjustRightInd w:val="0"/>
      <w:snapToGrid w:val="0"/>
      <w:spacing w:before="100" w:beforeLines="100" w:after="50" w:afterLines="50" w:line="300" w:lineRule="auto"/>
      <w:ind w:left="0" w:firstLine="0"/>
      <w:outlineLvl w:val="4"/>
    </w:pPr>
    <w:rPr>
      <w:rFonts w:cs="SimSun"/>
      <w:b/>
      <w:kern w:val="2"/>
      <w:sz w:val="24"/>
      <w:szCs w:val="32"/>
      <w:lang w:val="en-US" w:eastAsia="zh-CN" w:bidi="ar-SA"/>
    </w:rPr>
  </w:style>
  <w:style w:type="paragraph" w:customStyle="1" w:styleId="131">
    <w:name w:val="TY-正文"/>
    <w:basedOn w:val="1"/>
    <w:qFormat/>
    <w:uiPriority w:val="0"/>
    <w:pPr>
      <w:adjustRightInd w:val="0"/>
      <w:snapToGrid w:val="0"/>
      <w:spacing w:beforeLines="50" w:after="50" w:afterLines="50" w:line="400" w:lineRule="exact"/>
      <w:ind w:firstLine="440"/>
    </w:pPr>
  </w:style>
  <w:style w:type="paragraph" w:customStyle="1" w:styleId="132">
    <w:name w:val="WPSOffice手动目录 1"/>
    <w:uiPriority w:val="0"/>
    <w:rPr>
      <w:lang w:val="en-US" w:eastAsia="zh-CN" w:bidi="ar-SA"/>
    </w:rPr>
  </w:style>
  <w:style w:type="paragraph" w:customStyle="1" w:styleId="133">
    <w:name w:val="WPSOffice手动目录 2"/>
    <w:uiPriority w:val="0"/>
    <w:pPr>
      <w:spacing w:line="360" w:lineRule="auto"/>
      <w:ind w:leftChars="200"/>
    </w:pPr>
    <w:rPr>
      <w:sz w:val="24"/>
      <w:lang w:val="en-US" w:eastAsia="zh-CN" w:bidi="ar-SA"/>
    </w:rPr>
  </w:style>
  <w:style w:type="paragraph" w:customStyle="1" w:styleId="134">
    <w:name w:val="WPSOffice手动目录 3"/>
    <w:uiPriority w:val="0"/>
    <w:pPr>
      <w:ind w:leftChars="400"/>
    </w:pPr>
    <w:rPr>
      <w:lang w:val="en-US" w:eastAsia="zh-CN" w:bidi="ar-SA"/>
    </w:rPr>
  </w:style>
  <w:style w:type="paragraph" w:styleId="135">
    <w:name w:val=""/>
    <w:basedOn w:val="2"/>
    <w:next w:val="1"/>
    <w:qFormat/>
    <w:uiPriority w:val="39"/>
    <w:pPr>
      <w:widowControl/>
      <w:numPr>
        <w:ilvl w:val="0"/>
        <w:numId w:val="0"/>
      </w:numPr>
      <w:tabs>
        <w:tab w:val="clear" w:pos="0"/>
      </w:tabs>
      <w:spacing w:before="240" w:beforeLines="0" w:after="0" w:afterLines="0" w:line="259" w:lineRule="auto"/>
      <w:outlineLvl w:val="9"/>
    </w:pPr>
    <w:rPr>
      <w:rFonts w:ascii="等线 Light" w:hAnsi="等线 Light" w:eastAsia="等线 Light" w:cs="Times New Roman"/>
      <w:b w:val="0"/>
      <w:bCs w:val="0"/>
      <w:color w:val="2F5496"/>
      <w:kern w:val="0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3.xml"/><Relationship Id="rId8" Type="http://schemas.openxmlformats.org/officeDocument/2006/relationships/header" Target="header2.xml"/><Relationship Id="rId7" Type="http://schemas.openxmlformats.org/officeDocument/2006/relationships/header" Target="header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5" Type="http://schemas.microsoft.com/office/2011/relationships/people" Target="people.xml"/><Relationship Id="rId24" Type="http://schemas.openxmlformats.org/officeDocument/2006/relationships/fontTable" Target="fontTable.xml"/><Relationship Id="rId23" Type="http://schemas.openxmlformats.org/officeDocument/2006/relationships/numbering" Target="numbering.xml"/><Relationship Id="rId22" Type="http://schemas.openxmlformats.org/officeDocument/2006/relationships/image" Target="media/image5.emf"/><Relationship Id="rId21" Type="http://schemas.openxmlformats.org/officeDocument/2006/relationships/oleObject" Target="embeddings/oleObject3.bin"/><Relationship Id="rId20" Type="http://schemas.openxmlformats.org/officeDocument/2006/relationships/image" Target="media/image4.emf"/><Relationship Id="rId2" Type="http://schemas.openxmlformats.org/officeDocument/2006/relationships/settings" Target="settings.xml"/><Relationship Id="rId19" Type="http://schemas.openxmlformats.org/officeDocument/2006/relationships/oleObject" Target="embeddings/oleObject2.bin"/><Relationship Id="rId18" Type="http://schemas.openxmlformats.org/officeDocument/2006/relationships/image" Target="media/image3.emf"/><Relationship Id="rId17" Type="http://schemas.openxmlformats.org/officeDocument/2006/relationships/oleObject" Target="embeddings/oleObject1.bin"/><Relationship Id="rId16" Type="http://schemas.openxmlformats.org/officeDocument/2006/relationships/image" Target="media/image2.png"/><Relationship Id="rId15" Type="http://schemas.openxmlformats.org/officeDocument/2006/relationships/image" Target="media/image1.png"/><Relationship Id="rId14" Type="http://schemas.openxmlformats.org/officeDocument/2006/relationships/theme" Target="theme/theme1.xml"/><Relationship Id="rId13" Type="http://schemas.openxmlformats.org/officeDocument/2006/relationships/footer" Target="footer4.xml"/><Relationship Id="rId12" Type="http://schemas.openxmlformats.org/officeDocument/2006/relationships/footer" Target="footer3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/home/aether/E:\&#38271;&#20809;&#21355;&#26143;&#25991;&#26723;&#27169;&#26495;V1.01.do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长光卫星文档模板V1.01.dot</Template>
  <Company>Microsoft</Company>
  <Pages>82</Pages>
  <Words>14049</Words>
  <Characters>21637</Characters>
  <Lines>3606</Lines>
  <Paragraphs>3568</Paragraphs>
  <TotalTime>0</TotalTime>
  <ScaleCrop>false</ScaleCrop>
  <LinksUpToDate>false</LinksUpToDate>
  <CharactersWithSpaces>32118</CharactersWithSpaces>
  <Application>WPS Office_12.1.2.25838_F1E327BC-269C-435d-A152-05C5408002CA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2025-07-18T10:17:00Z</dcterms:created>
  <dc:creator>user</dc:creator>
  <cp:lastModifiedBy>aether</cp:lastModifiedBy>
  <cp:lastPrinted>2025-01-05T10:34:00Z</cp:lastPrinted>
  <dcterms:modified xsi:type="dcterms:W3CDTF">2026-04-21T11:33:48Z</dcterms:modified>
  <dc:title> </dc:title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eyJoZGlkIjoiMDVhYWYyYTRmYjlmN2NhZWQ1NTVhMmU1ZTRiOGRmOGUifQ==</vt:lpwstr>
  </property>
  <property fmtid="{D5CDD505-2E9C-101B-9397-08002B2CF9AE}" pid="3" name="KSOProductBuildVer">
    <vt:lpwstr>2052-12.1.2.25838</vt:lpwstr>
  </property>
  <property fmtid="{D5CDD505-2E9C-101B-9397-08002B2CF9AE}" pid="4" name="ICV">
    <vt:lpwstr>FAD50EFC28F9FE401CF0E669CB900C6C_43</vt:lpwstr>
  </property>
</Properties>
</file>